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C6DE84" w14:textId="77777777" w:rsidR="00A773EB" w:rsidRPr="008A0AB3" w:rsidRDefault="00A773EB" w:rsidP="008A0AB3">
      <w:pPr>
        <w:spacing w:line="240" w:lineRule="auto"/>
        <w:jc w:val="center"/>
        <w:rPr>
          <w:rFonts w:cstheme="minorHAnsi"/>
          <w:b/>
          <w:i/>
          <w:color w:val="000000" w:themeColor="text1"/>
        </w:rPr>
      </w:pPr>
      <w:r w:rsidRPr="008A0AB3">
        <w:rPr>
          <w:rFonts w:cstheme="minorHAnsi"/>
          <w:b/>
          <w:i/>
          <w:color w:val="000000" w:themeColor="text1"/>
        </w:rPr>
        <w:t>SUBMISSION TO ________________</w:t>
      </w:r>
    </w:p>
    <w:p w14:paraId="36533A15" w14:textId="77777777" w:rsidR="00A773EB" w:rsidRPr="008A0AB3" w:rsidRDefault="00A773EB" w:rsidP="008A0AB3">
      <w:pPr>
        <w:spacing w:line="240" w:lineRule="auto"/>
        <w:rPr>
          <w:rFonts w:cstheme="minorHAnsi"/>
          <w:b/>
          <w:color w:val="000000" w:themeColor="text1"/>
        </w:rPr>
      </w:pPr>
    </w:p>
    <w:p w14:paraId="31E80016" w14:textId="204D44D5" w:rsidR="00A773EB" w:rsidRPr="008A0AB3" w:rsidRDefault="00A773EB" w:rsidP="008A0AB3">
      <w:pPr>
        <w:spacing w:line="240" w:lineRule="auto"/>
        <w:rPr>
          <w:rFonts w:cstheme="minorHAnsi"/>
          <w:color w:val="000000" w:themeColor="text1"/>
        </w:rPr>
      </w:pPr>
      <w:r w:rsidRPr="008A0AB3">
        <w:rPr>
          <w:rFonts w:cstheme="minorHAnsi"/>
          <w:b/>
          <w:color w:val="000000" w:themeColor="text1"/>
        </w:rPr>
        <w:t xml:space="preserve">Title: </w:t>
      </w:r>
      <w:r w:rsidRPr="008A0AB3">
        <w:rPr>
          <w:rFonts w:cstheme="minorHAnsi"/>
          <w:color w:val="000000" w:themeColor="text1"/>
        </w:rPr>
        <w:t xml:space="preserve">Measles </w:t>
      </w:r>
      <w:r w:rsidR="008A0AB3" w:rsidRPr="00340F9B">
        <w:rPr>
          <w:rFonts w:cstheme="minorHAnsi"/>
          <w:color w:val="000000" w:themeColor="text1"/>
        </w:rPr>
        <w:t>o</w:t>
      </w:r>
      <w:r w:rsidRPr="008A0AB3">
        <w:rPr>
          <w:rFonts w:cstheme="minorHAnsi"/>
          <w:color w:val="000000" w:themeColor="text1"/>
        </w:rPr>
        <w:t xml:space="preserve">utbreaks in </w:t>
      </w:r>
      <w:r w:rsidR="008A0AB3" w:rsidRPr="008A0AB3">
        <w:rPr>
          <w:rFonts w:cstheme="minorHAnsi"/>
          <w:color w:val="000000" w:themeColor="text1"/>
        </w:rPr>
        <w:t>c</w:t>
      </w:r>
      <w:r w:rsidRPr="008A0AB3">
        <w:rPr>
          <w:rFonts w:cstheme="minorHAnsi"/>
          <w:color w:val="000000" w:themeColor="text1"/>
        </w:rPr>
        <w:t>onflict-</w:t>
      </w:r>
      <w:r w:rsidR="008A0AB3" w:rsidRPr="008A0AB3">
        <w:rPr>
          <w:rFonts w:cstheme="minorHAnsi"/>
          <w:color w:val="000000" w:themeColor="text1"/>
        </w:rPr>
        <w:t>a</w:t>
      </w:r>
      <w:r w:rsidRPr="008A0AB3">
        <w:rPr>
          <w:rFonts w:cstheme="minorHAnsi"/>
          <w:color w:val="000000" w:themeColor="text1"/>
        </w:rPr>
        <w:t xml:space="preserve">ffected </w:t>
      </w:r>
      <w:r w:rsidR="008A0AB3" w:rsidRPr="008A0AB3">
        <w:rPr>
          <w:rFonts w:cstheme="minorHAnsi"/>
          <w:color w:val="000000" w:themeColor="text1"/>
        </w:rPr>
        <w:t>n</w:t>
      </w:r>
      <w:r w:rsidRPr="008A0AB3">
        <w:rPr>
          <w:rFonts w:cstheme="minorHAnsi"/>
          <w:color w:val="000000" w:themeColor="text1"/>
        </w:rPr>
        <w:t>orthern Syria:</w:t>
      </w:r>
      <w:r w:rsidR="008A0AB3" w:rsidRPr="008A0AB3">
        <w:rPr>
          <w:rFonts w:cstheme="minorHAnsi"/>
          <w:color w:val="000000" w:themeColor="text1"/>
        </w:rPr>
        <w:t xml:space="preserve"> Results from an ongoing</w:t>
      </w:r>
      <w:r w:rsidRPr="008A0AB3">
        <w:rPr>
          <w:rFonts w:cstheme="minorHAnsi"/>
          <w:color w:val="000000" w:themeColor="text1"/>
        </w:rPr>
        <w:t xml:space="preserve"> </w:t>
      </w:r>
      <w:r w:rsidR="008A0AB3" w:rsidRPr="008A0AB3">
        <w:rPr>
          <w:rFonts w:cstheme="minorHAnsi"/>
          <w:color w:val="000000" w:themeColor="text1"/>
        </w:rPr>
        <w:t>outbreak s</w:t>
      </w:r>
      <w:r w:rsidRPr="008A0AB3">
        <w:rPr>
          <w:rFonts w:cstheme="minorHAnsi"/>
          <w:color w:val="000000" w:themeColor="text1"/>
        </w:rPr>
        <w:t xml:space="preserve">urveillance </w:t>
      </w:r>
      <w:r w:rsidR="008A0AB3" w:rsidRPr="008A0AB3">
        <w:rPr>
          <w:rFonts w:cstheme="minorHAnsi"/>
          <w:color w:val="000000" w:themeColor="text1"/>
        </w:rPr>
        <w:t>program</w:t>
      </w:r>
      <w:r w:rsidRPr="008A0AB3">
        <w:rPr>
          <w:rFonts w:cstheme="minorHAnsi"/>
          <w:color w:val="000000" w:themeColor="text1"/>
        </w:rPr>
        <w:t xml:space="preserve"> </w:t>
      </w:r>
    </w:p>
    <w:p w14:paraId="2C581845" w14:textId="77777777" w:rsidR="00A773EB" w:rsidRPr="008A0AB3" w:rsidRDefault="00A773EB" w:rsidP="008A0AB3">
      <w:pPr>
        <w:spacing w:line="240" w:lineRule="auto"/>
        <w:rPr>
          <w:rFonts w:cstheme="minorHAnsi"/>
          <w:color w:val="000000" w:themeColor="text1"/>
        </w:rPr>
      </w:pPr>
    </w:p>
    <w:p w14:paraId="4AA7E575" w14:textId="40560EF8" w:rsidR="00A773EB" w:rsidRPr="008A0AB3" w:rsidRDefault="00A773EB" w:rsidP="008A0AB3">
      <w:pPr>
        <w:spacing w:line="240" w:lineRule="auto"/>
        <w:rPr>
          <w:rFonts w:cstheme="minorHAnsi"/>
          <w:b/>
          <w:color w:val="000000" w:themeColor="text1"/>
        </w:rPr>
      </w:pPr>
      <w:r w:rsidRPr="008A0AB3">
        <w:rPr>
          <w:rFonts w:cstheme="minorHAnsi"/>
          <w:b/>
          <w:color w:val="000000" w:themeColor="text1"/>
        </w:rPr>
        <w:t xml:space="preserve">Authors:  </w:t>
      </w:r>
      <w:r w:rsidRPr="008A0AB3">
        <w:rPr>
          <w:rFonts w:cstheme="minorHAnsi"/>
          <w:color w:val="000000" w:themeColor="text1"/>
        </w:rPr>
        <w:t xml:space="preserve">Sammy Mehtar*, </w:t>
      </w:r>
      <w:commentRangeStart w:id="0"/>
      <w:r w:rsidRPr="008A0AB3">
        <w:rPr>
          <w:rFonts w:cstheme="minorHAnsi"/>
          <w:color w:val="000000" w:themeColor="text1"/>
        </w:rPr>
        <w:t xml:space="preserve">Naser </w:t>
      </w:r>
      <w:proofErr w:type="spellStart"/>
      <w:r w:rsidRPr="008A0AB3">
        <w:rPr>
          <w:rFonts w:cstheme="minorHAnsi"/>
          <w:color w:val="000000" w:themeColor="text1"/>
        </w:rPr>
        <w:t>AlMhawish</w:t>
      </w:r>
      <w:proofErr w:type="spellEnd"/>
      <w:r w:rsidRPr="008A0AB3">
        <w:rPr>
          <w:rFonts w:cstheme="minorHAnsi"/>
          <w:color w:val="000000" w:themeColor="text1"/>
        </w:rPr>
        <w:t xml:space="preserve">*, Mohamed </w:t>
      </w:r>
      <w:proofErr w:type="spellStart"/>
      <w:r w:rsidRPr="008A0AB3">
        <w:rPr>
          <w:rFonts w:cstheme="minorHAnsi"/>
          <w:color w:val="000000" w:themeColor="text1"/>
        </w:rPr>
        <w:t>Redwan</w:t>
      </w:r>
      <w:commentRangeEnd w:id="0"/>
      <w:proofErr w:type="spellEnd"/>
      <w:r w:rsidR="008A0AB3" w:rsidRPr="008A0AB3">
        <w:rPr>
          <w:rStyle w:val="CommentReference"/>
          <w:rFonts w:cstheme="minorHAnsi"/>
          <w:sz w:val="22"/>
          <w:szCs w:val="22"/>
        </w:rPr>
        <w:commentReference w:id="0"/>
      </w:r>
      <w:proofErr w:type="gramStart"/>
      <w:r w:rsidRPr="008A0AB3">
        <w:rPr>
          <w:rFonts w:cstheme="minorHAnsi"/>
          <w:color w:val="000000" w:themeColor="text1"/>
        </w:rPr>
        <w:t>, ,</w:t>
      </w:r>
      <w:proofErr w:type="gramEnd"/>
      <w:r w:rsidRPr="008A0AB3">
        <w:rPr>
          <w:rFonts w:cstheme="minorHAnsi"/>
          <w:color w:val="000000" w:themeColor="text1"/>
        </w:rPr>
        <w:t xml:space="preserve"> Arthur </w:t>
      </w:r>
      <w:commentRangeStart w:id="1"/>
      <w:proofErr w:type="spellStart"/>
      <w:r w:rsidRPr="008A0AB3">
        <w:rPr>
          <w:rFonts w:cstheme="minorHAnsi"/>
          <w:color w:val="000000" w:themeColor="text1"/>
        </w:rPr>
        <w:t>Reingold</w:t>
      </w:r>
      <w:commentRangeEnd w:id="1"/>
      <w:proofErr w:type="spellEnd"/>
      <w:r w:rsidR="008A0AB3" w:rsidRPr="008A0AB3">
        <w:rPr>
          <w:rStyle w:val="CommentReference"/>
          <w:rFonts w:cstheme="minorHAnsi"/>
          <w:sz w:val="22"/>
          <w:szCs w:val="22"/>
        </w:rPr>
        <w:commentReference w:id="1"/>
      </w:r>
      <w:r w:rsidRPr="008A0AB3">
        <w:rPr>
          <w:rFonts w:cstheme="minorHAnsi"/>
          <w:color w:val="000000" w:themeColor="text1"/>
        </w:rPr>
        <w:t xml:space="preserve">, </w:t>
      </w:r>
      <w:r w:rsidR="008A0AB3" w:rsidRPr="008A0AB3">
        <w:rPr>
          <w:rFonts w:cstheme="minorHAnsi"/>
          <w:color w:val="000000" w:themeColor="text1"/>
        </w:rPr>
        <w:t>Rohini J. Haar</w:t>
      </w:r>
    </w:p>
    <w:p w14:paraId="261AA3E7" w14:textId="77777777" w:rsidR="00A773EB" w:rsidRPr="008A0AB3" w:rsidRDefault="00A773EB" w:rsidP="008A0AB3">
      <w:pPr>
        <w:spacing w:line="240" w:lineRule="auto"/>
        <w:rPr>
          <w:rFonts w:cstheme="minorHAnsi"/>
          <w:color w:val="000000" w:themeColor="text1"/>
        </w:rPr>
      </w:pPr>
    </w:p>
    <w:p w14:paraId="670EAC0F" w14:textId="77777777" w:rsidR="00A773EB" w:rsidRPr="008A0AB3" w:rsidRDefault="00A773EB" w:rsidP="008A0AB3">
      <w:pPr>
        <w:spacing w:line="240" w:lineRule="auto"/>
        <w:rPr>
          <w:rFonts w:cstheme="minorHAnsi"/>
          <w:i/>
          <w:color w:val="000000" w:themeColor="text1"/>
        </w:rPr>
      </w:pPr>
      <w:r w:rsidRPr="008A0AB3">
        <w:rPr>
          <w:rFonts w:cstheme="minorHAnsi"/>
          <w:i/>
          <w:color w:val="000000" w:themeColor="text1"/>
        </w:rPr>
        <w:t>Author Affiliations</w:t>
      </w:r>
    </w:p>
    <w:tbl>
      <w:tblPr>
        <w:tblStyle w:val="TableGrid"/>
        <w:tblpPr w:leftFromText="180" w:rightFromText="180" w:vertAnchor="text" w:horzAnchor="page" w:tblpX="1864" w:tblpY="160"/>
        <w:tblW w:w="10004" w:type="dxa"/>
        <w:tblLayout w:type="fixed"/>
        <w:tblLook w:val="04A0" w:firstRow="1" w:lastRow="0" w:firstColumn="1" w:lastColumn="0" w:noHBand="0" w:noVBand="1"/>
      </w:tblPr>
      <w:tblGrid>
        <w:gridCol w:w="1800"/>
        <w:gridCol w:w="1120"/>
        <w:gridCol w:w="1540"/>
        <w:gridCol w:w="2600"/>
        <w:gridCol w:w="2944"/>
      </w:tblGrid>
      <w:tr w:rsidR="00A773EB" w:rsidRPr="008A0AB3" w14:paraId="3E219380" w14:textId="77777777" w:rsidTr="0001467A">
        <w:tc>
          <w:tcPr>
            <w:tcW w:w="1800" w:type="dxa"/>
          </w:tcPr>
          <w:p w14:paraId="38EB9ECE" w14:textId="77777777" w:rsidR="00A773EB" w:rsidRPr="008A0AB3" w:rsidRDefault="00A773EB" w:rsidP="00572DF8">
            <w:pPr>
              <w:rPr>
                <w:rFonts w:cstheme="minorHAnsi"/>
                <w:color w:val="000000" w:themeColor="text1"/>
              </w:rPr>
            </w:pPr>
            <w:r w:rsidRPr="008A0AB3">
              <w:rPr>
                <w:rFonts w:cstheme="minorHAnsi"/>
                <w:color w:val="000000" w:themeColor="text1"/>
              </w:rPr>
              <w:t>Name</w:t>
            </w:r>
          </w:p>
        </w:tc>
        <w:tc>
          <w:tcPr>
            <w:tcW w:w="1120" w:type="dxa"/>
          </w:tcPr>
          <w:p w14:paraId="42381921" w14:textId="77777777" w:rsidR="00A773EB" w:rsidRPr="008A0AB3" w:rsidRDefault="00A773EB" w:rsidP="00572DF8">
            <w:pPr>
              <w:rPr>
                <w:rFonts w:cstheme="minorHAnsi"/>
                <w:color w:val="000000" w:themeColor="text1"/>
              </w:rPr>
            </w:pPr>
            <w:r w:rsidRPr="008A0AB3">
              <w:rPr>
                <w:rFonts w:cstheme="minorHAnsi"/>
                <w:color w:val="000000" w:themeColor="text1"/>
              </w:rPr>
              <w:t>Degrees</w:t>
            </w:r>
          </w:p>
        </w:tc>
        <w:tc>
          <w:tcPr>
            <w:tcW w:w="1540" w:type="dxa"/>
          </w:tcPr>
          <w:p w14:paraId="7D28EE16" w14:textId="77777777" w:rsidR="00A773EB" w:rsidRPr="008A0AB3" w:rsidRDefault="00A773EB" w:rsidP="00572DF8">
            <w:pPr>
              <w:rPr>
                <w:rFonts w:cstheme="minorHAnsi"/>
                <w:color w:val="000000" w:themeColor="text1"/>
              </w:rPr>
            </w:pPr>
            <w:r w:rsidRPr="008A0AB3">
              <w:rPr>
                <w:rFonts w:cstheme="minorHAnsi"/>
                <w:color w:val="000000" w:themeColor="text1"/>
              </w:rPr>
              <w:t>Title</w:t>
            </w:r>
          </w:p>
        </w:tc>
        <w:tc>
          <w:tcPr>
            <w:tcW w:w="2600" w:type="dxa"/>
          </w:tcPr>
          <w:p w14:paraId="2642BFCC" w14:textId="77777777" w:rsidR="00A773EB" w:rsidRPr="008A0AB3" w:rsidRDefault="00A773EB" w:rsidP="00572DF8">
            <w:pPr>
              <w:rPr>
                <w:rFonts w:cstheme="minorHAnsi"/>
                <w:color w:val="000000" w:themeColor="text1"/>
              </w:rPr>
            </w:pPr>
            <w:r w:rsidRPr="008A0AB3">
              <w:rPr>
                <w:rFonts w:cstheme="minorHAnsi"/>
                <w:color w:val="000000" w:themeColor="text1"/>
              </w:rPr>
              <w:t>Organization</w:t>
            </w:r>
          </w:p>
        </w:tc>
        <w:tc>
          <w:tcPr>
            <w:tcW w:w="2944" w:type="dxa"/>
          </w:tcPr>
          <w:p w14:paraId="69C4CE0C" w14:textId="77777777" w:rsidR="00A773EB" w:rsidRPr="008A0AB3" w:rsidRDefault="00A773EB" w:rsidP="00572DF8">
            <w:pPr>
              <w:rPr>
                <w:rFonts w:cstheme="minorHAnsi"/>
                <w:color w:val="000000" w:themeColor="text1"/>
              </w:rPr>
            </w:pPr>
            <w:r w:rsidRPr="008A0AB3">
              <w:rPr>
                <w:rFonts w:cstheme="minorHAnsi"/>
                <w:color w:val="000000" w:themeColor="text1"/>
              </w:rPr>
              <w:t>Email</w:t>
            </w:r>
          </w:p>
        </w:tc>
      </w:tr>
      <w:tr w:rsidR="00A773EB" w:rsidRPr="008A0AB3" w14:paraId="10FF5307" w14:textId="77777777" w:rsidTr="0001467A">
        <w:tc>
          <w:tcPr>
            <w:tcW w:w="1800" w:type="dxa"/>
          </w:tcPr>
          <w:p w14:paraId="292479FB" w14:textId="77777777" w:rsidR="00A773EB" w:rsidRPr="008A0AB3" w:rsidRDefault="00A773EB" w:rsidP="00572DF8">
            <w:pPr>
              <w:ind w:left="-26" w:right="-296"/>
              <w:rPr>
                <w:rFonts w:cstheme="minorHAnsi"/>
                <w:color w:val="000000" w:themeColor="text1"/>
              </w:rPr>
            </w:pPr>
          </w:p>
        </w:tc>
        <w:tc>
          <w:tcPr>
            <w:tcW w:w="1120" w:type="dxa"/>
          </w:tcPr>
          <w:p w14:paraId="77685BE9" w14:textId="77777777" w:rsidR="00A773EB" w:rsidRPr="008A0AB3" w:rsidRDefault="00A773EB" w:rsidP="00572DF8">
            <w:pPr>
              <w:rPr>
                <w:rFonts w:cstheme="minorHAnsi"/>
                <w:color w:val="000000" w:themeColor="text1"/>
              </w:rPr>
            </w:pPr>
          </w:p>
        </w:tc>
        <w:tc>
          <w:tcPr>
            <w:tcW w:w="1540" w:type="dxa"/>
          </w:tcPr>
          <w:p w14:paraId="799AEFA7" w14:textId="77777777" w:rsidR="00A773EB" w:rsidRPr="008A0AB3" w:rsidRDefault="00A773EB" w:rsidP="00572DF8">
            <w:pPr>
              <w:rPr>
                <w:rFonts w:cstheme="minorHAnsi"/>
                <w:color w:val="000000" w:themeColor="text1"/>
              </w:rPr>
            </w:pPr>
          </w:p>
        </w:tc>
        <w:tc>
          <w:tcPr>
            <w:tcW w:w="2600" w:type="dxa"/>
          </w:tcPr>
          <w:p w14:paraId="47E8DD2B" w14:textId="77777777" w:rsidR="00A773EB" w:rsidRPr="008A0AB3" w:rsidRDefault="00A773EB" w:rsidP="00572DF8">
            <w:pPr>
              <w:rPr>
                <w:rFonts w:cstheme="minorHAnsi"/>
                <w:color w:val="000000" w:themeColor="text1"/>
              </w:rPr>
            </w:pPr>
          </w:p>
        </w:tc>
        <w:tc>
          <w:tcPr>
            <w:tcW w:w="2944" w:type="dxa"/>
          </w:tcPr>
          <w:p w14:paraId="4B798C11" w14:textId="77777777" w:rsidR="00A773EB" w:rsidRPr="008A0AB3" w:rsidRDefault="00A773EB" w:rsidP="00572DF8">
            <w:pPr>
              <w:rPr>
                <w:rFonts w:cstheme="minorHAnsi"/>
                <w:color w:val="000000" w:themeColor="text1"/>
              </w:rPr>
            </w:pPr>
          </w:p>
        </w:tc>
      </w:tr>
      <w:tr w:rsidR="00A773EB" w:rsidRPr="008A0AB3" w14:paraId="39262947" w14:textId="77777777" w:rsidTr="0001467A">
        <w:tc>
          <w:tcPr>
            <w:tcW w:w="1800" w:type="dxa"/>
          </w:tcPr>
          <w:p w14:paraId="2E20E7C5" w14:textId="77777777" w:rsidR="00A773EB" w:rsidRPr="008A0AB3" w:rsidRDefault="00A773EB" w:rsidP="00572DF8">
            <w:pPr>
              <w:rPr>
                <w:rFonts w:cstheme="minorHAnsi"/>
                <w:color w:val="000000" w:themeColor="text1"/>
              </w:rPr>
            </w:pPr>
            <w:r w:rsidRPr="008A0AB3">
              <w:rPr>
                <w:rFonts w:cstheme="minorHAnsi"/>
                <w:color w:val="000000" w:themeColor="text1"/>
              </w:rPr>
              <w:t>Sammy Mehtar</w:t>
            </w:r>
          </w:p>
          <w:p w14:paraId="3F683B32" w14:textId="77777777" w:rsidR="00A773EB" w:rsidRPr="008A0AB3" w:rsidRDefault="00A773EB" w:rsidP="00572DF8">
            <w:pPr>
              <w:rPr>
                <w:rFonts w:cstheme="minorHAnsi"/>
                <w:color w:val="000000" w:themeColor="text1"/>
              </w:rPr>
            </w:pPr>
            <w:r w:rsidRPr="008A0AB3">
              <w:rPr>
                <w:rFonts w:cstheme="minorHAnsi"/>
                <w:color w:val="000000" w:themeColor="text1"/>
              </w:rPr>
              <w:t>*corresponding author</w:t>
            </w:r>
          </w:p>
        </w:tc>
        <w:tc>
          <w:tcPr>
            <w:tcW w:w="1120" w:type="dxa"/>
          </w:tcPr>
          <w:p w14:paraId="1CB3C3B5" w14:textId="77777777" w:rsidR="00A773EB" w:rsidRPr="008A0AB3" w:rsidRDefault="00A773EB" w:rsidP="00572DF8">
            <w:pPr>
              <w:rPr>
                <w:rFonts w:cstheme="minorHAnsi"/>
                <w:color w:val="000000" w:themeColor="text1"/>
              </w:rPr>
            </w:pPr>
            <w:r w:rsidRPr="008A0AB3">
              <w:rPr>
                <w:rFonts w:cstheme="minorHAnsi"/>
                <w:color w:val="000000" w:themeColor="text1"/>
              </w:rPr>
              <w:t>BA, MS in December</w:t>
            </w:r>
          </w:p>
        </w:tc>
        <w:tc>
          <w:tcPr>
            <w:tcW w:w="1540" w:type="dxa"/>
          </w:tcPr>
          <w:p w14:paraId="3767C8BA" w14:textId="77777777" w:rsidR="00A773EB" w:rsidRPr="008A0AB3" w:rsidRDefault="00A773EB" w:rsidP="00572DF8">
            <w:pPr>
              <w:rPr>
                <w:rFonts w:cstheme="minorHAnsi"/>
                <w:color w:val="000000" w:themeColor="text1"/>
              </w:rPr>
            </w:pPr>
            <w:r w:rsidRPr="008A0AB3">
              <w:rPr>
                <w:rFonts w:cstheme="minorHAnsi"/>
                <w:color w:val="000000" w:themeColor="text1"/>
              </w:rPr>
              <w:t>Medical Student</w:t>
            </w:r>
          </w:p>
        </w:tc>
        <w:tc>
          <w:tcPr>
            <w:tcW w:w="2600" w:type="dxa"/>
          </w:tcPr>
          <w:p w14:paraId="238C5679" w14:textId="77777777" w:rsidR="00A773EB" w:rsidRPr="008A0AB3" w:rsidRDefault="00A773EB" w:rsidP="00572DF8">
            <w:pPr>
              <w:rPr>
                <w:rFonts w:cstheme="minorHAnsi"/>
                <w:color w:val="000000" w:themeColor="text1"/>
              </w:rPr>
            </w:pPr>
            <w:r w:rsidRPr="008A0AB3">
              <w:rPr>
                <w:rFonts w:cstheme="minorHAnsi"/>
                <w:color w:val="000000" w:themeColor="text1"/>
              </w:rPr>
              <w:t>UC Berkeley – UCSF Joint Medical Program</w:t>
            </w:r>
          </w:p>
        </w:tc>
        <w:tc>
          <w:tcPr>
            <w:tcW w:w="2944" w:type="dxa"/>
          </w:tcPr>
          <w:p w14:paraId="59DE1DB2" w14:textId="77777777" w:rsidR="00A773EB" w:rsidRPr="008A0AB3" w:rsidRDefault="00A773EB" w:rsidP="00572DF8">
            <w:pPr>
              <w:rPr>
                <w:rFonts w:cstheme="minorHAnsi"/>
                <w:color w:val="000000" w:themeColor="text1"/>
              </w:rPr>
            </w:pPr>
            <w:r w:rsidRPr="008A0AB3">
              <w:rPr>
                <w:rFonts w:cstheme="minorHAnsi"/>
                <w:color w:val="000000" w:themeColor="text1"/>
              </w:rPr>
              <w:t>smehtar@berkeley.edu</w:t>
            </w:r>
          </w:p>
        </w:tc>
      </w:tr>
      <w:tr w:rsidR="00A773EB" w:rsidRPr="008A0AB3" w14:paraId="7DAF096C" w14:textId="77777777" w:rsidTr="0001467A">
        <w:tc>
          <w:tcPr>
            <w:tcW w:w="1800" w:type="dxa"/>
          </w:tcPr>
          <w:p w14:paraId="080A6D0D" w14:textId="77777777" w:rsidR="00A773EB" w:rsidRPr="008A0AB3" w:rsidRDefault="00A773EB" w:rsidP="00572DF8">
            <w:pPr>
              <w:rPr>
                <w:rFonts w:cstheme="minorHAnsi"/>
                <w:color w:val="000000" w:themeColor="text1"/>
              </w:rPr>
            </w:pPr>
            <w:r w:rsidRPr="008A0AB3">
              <w:rPr>
                <w:rFonts w:cstheme="minorHAnsi"/>
                <w:color w:val="000000" w:themeColor="text1"/>
              </w:rPr>
              <w:t xml:space="preserve">Naser </w:t>
            </w:r>
            <w:proofErr w:type="spellStart"/>
            <w:r w:rsidRPr="008A0AB3">
              <w:rPr>
                <w:rFonts w:cstheme="minorHAnsi"/>
                <w:color w:val="000000" w:themeColor="text1"/>
              </w:rPr>
              <w:t>AlMhawish</w:t>
            </w:r>
            <w:proofErr w:type="spellEnd"/>
          </w:p>
        </w:tc>
        <w:tc>
          <w:tcPr>
            <w:tcW w:w="1120" w:type="dxa"/>
          </w:tcPr>
          <w:p w14:paraId="1306408D" w14:textId="77777777" w:rsidR="00A773EB" w:rsidRPr="008A0AB3" w:rsidRDefault="00A773EB" w:rsidP="00572DF8">
            <w:pPr>
              <w:rPr>
                <w:rFonts w:cstheme="minorHAnsi"/>
                <w:color w:val="000000" w:themeColor="text1"/>
              </w:rPr>
            </w:pPr>
            <w:r w:rsidRPr="008A0AB3">
              <w:rPr>
                <w:rFonts w:cstheme="minorHAnsi"/>
                <w:color w:val="000000" w:themeColor="text1"/>
              </w:rPr>
              <w:t>MD</w:t>
            </w:r>
          </w:p>
        </w:tc>
        <w:tc>
          <w:tcPr>
            <w:tcW w:w="1540" w:type="dxa"/>
          </w:tcPr>
          <w:p w14:paraId="71E716DE" w14:textId="72C8A097" w:rsidR="00A773EB" w:rsidRPr="008A0AB3" w:rsidRDefault="00BF02A2" w:rsidP="00572DF8">
            <w:pPr>
              <w:rPr>
                <w:rFonts w:cstheme="minorHAnsi"/>
                <w:color w:val="000000" w:themeColor="text1"/>
              </w:rPr>
            </w:pPr>
            <w:r>
              <w:rPr>
                <w:rFonts w:cstheme="minorHAnsi"/>
                <w:color w:val="000000" w:themeColor="text1"/>
              </w:rPr>
              <w:t>Surveillance Coordinator</w:t>
            </w:r>
          </w:p>
        </w:tc>
        <w:tc>
          <w:tcPr>
            <w:tcW w:w="2600" w:type="dxa"/>
          </w:tcPr>
          <w:p w14:paraId="496544F3" w14:textId="77777777" w:rsidR="00A773EB" w:rsidRPr="008A0AB3" w:rsidRDefault="00A773EB" w:rsidP="00572DF8">
            <w:pPr>
              <w:rPr>
                <w:rFonts w:cstheme="minorHAnsi"/>
                <w:b/>
                <w:color w:val="000000" w:themeColor="text1"/>
              </w:rPr>
            </w:pPr>
            <w:r w:rsidRPr="008A0AB3">
              <w:rPr>
                <w:rFonts w:cstheme="minorHAnsi"/>
                <w:color w:val="000000" w:themeColor="text1"/>
              </w:rPr>
              <w:t>ACU</w:t>
            </w:r>
          </w:p>
          <w:p w14:paraId="4D12F352" w14:textId="77777777" w:rsidR="00A773EB" w:rsidRPr="008A0AB3" w:rsidRDefault="00A773EB" w:rsidP="00572DF8">
            <w:pPr>
              <w:rPr>
                <w:rFonts w:cstheme="minorHAnsi"/>
                <w:color w:val="000000" w:themeColor="text1"/>
              </w:rPr>
            </w:pPr>
          </w:p>
        </w:tc>
        <w:tc>
          <w:tcPr>
            <w:tcW w:w="2944" w:type="dxa"/>
          </w:tcPr>
          <w:p w14:paraId="6B0D70D8" w14:textId="3EC3A61E" w:rsidR="00A773EB" w:rsidRPr="008A0AB3" w:rsidRDefault="00BF02A2" w:rsidP="00572DF8">
            <w:pPr>
              <w:rPr>
                <w:rFonts w:cstheme="minorHAnsi"/>
                <w:color w:val="000000" w:themeColor="text1"/>
              </w:rPr>
            </w:pPr>
            <w:r>
              <w:rPr>
                <w:rFonts w:cstheme="minorHAnsi"/>
                <w:color w:val="000000" w:themeColor="text1"/>
              </w:rPr>
              <w:t>Naser.m@acu-sy.org</w:t>
            </w:r>
          </w:p>
        </w:tc>
      </w:tr>
      <w:tr w:rsidR="00841744" w:rsidRPr="008A0AB3" w14:paraId="404FF9D2" w14:textId="77777777" w:rsidTr="00FD2E9E">
        <w:trPr>
          <w:trHeight w:val="497"/>
        </w:trPr>
        <w:tc>
          <w:tcPr>
            <w:tcW w:w="1800" w:type="dxa"/>
          </w:tcPr>
          <w:p w14:paraId="3E774029" w14:textId="782AD875" w:rsidR="00841744" w:rsidRPr="008A0AB3" w:rsidRDefault="00841744" w:rsidP="00572DF8">
            <w:pPr>
              <w:rPr>
                <w:rFonts w:cstheme="minorHAnsi"/>
                <w:color w:val="000000" w:themeColor="text1"/>
              </w:rPr>
            </w:pPr>
            <w:r w:rsidRPr="00841744">
              <w:rPr>
                <w:rFonts w:cstheme="minorHAnsi"/>
                <w:color w:val="000000" w:themeColor="text1"/>
              </w:rPr>
              <w:t xml:space="preserve">Ahmad </w:t>
            </w:r>
            <w:proofErr w:type="spellStart"/>
            <w:r w:rsidRPr="00841744">
              <w:rPr>
                <w:rFonts w:cstheme="minorHAnsi"/>
                <w:color w:val="000000" w:themeColor="text1"/>
              </w:rPr>
              <w:t>Alyousef</w:t>
            </w:r>
            <w:proofErr w:type="spellEnd"/>
          </w:p>
        </w:tc>
        <w:tc>
          <w:tcPr>
            <w:tcW w:w="1120" w:type="dxa"/>
          </w:tcPr>
          <w:p w14:paraId="7FE5465F" w14:textId="1D6615B7" w:rsidR="00841744" w:rsidRPr="008A0AB3" w:rsidRDefault="00841744" w:rsidP="00572DF8">
            <w:pPr>
              <w:rPr>
                <w:rFonts w:cstheme="minorHAnsi"/>
                <w:color w:val="000000" w:themeColor="text1"/>
              </w:rPr>
            </w:pPr>
            <w:r>
              <w:rPr>
                <w:rFonts w:cstheme="minorHAnsi"/>
                <w:color w:val="000000" w:themeColor="text1"/>
              </w:rPr>
              <w:t>MD</w:t>
            </w:r>
          </w:p>
        </w:tc>
        <w:tc>
          <w:tcPr>
            <w:tcW w:w="1540" w:type="dxa"/>
          </w:tcPr>
          <w:p w14:paraId="19C9B6C8" w14:textId="0C735841" w:rsidR="00841744" w:rsidRDefault="00841744" w:rsidP="00572DF8">
            <w:pPr>
              <w:rPr>
                <w:rFonts w:cstheme="minorHAnsi"/>
                <w:color w:val="000000" w:themeColor="text1"/>
              </w:rPr>
            </w:pPr>
          </w:p>
        </w:tc>
        <w:tc>
          <w:tcPr>
            <w:tcW w:w="2600" w:type="dxa"/>
          </w:tcPr>
          <w:p w14:paraId="6A75CB54" w14:textId="0F10AB79" w:rsidR="00841744" w:rsidRPr="008A0AB3" w:rsidRDefault="00841744" w:rsidP="00572DF8">
            <w:pPr>
              <w:rPr>
                <w:rFonts w:cstheme="minorHAnsi"/>
                <w:color w:val="000000" w:themeColor="text1"/>
              </w:rPr>
            </w:pPr>
            <w:r>
              <w:rPr>
                <w:rFonts w:cstheme="minorHAnsi"/>
                <w:color w:val="000000" w:themeColor="text1"/>
              </w:rPr>
              <w:t>ACU</w:t>
            </w:r>
          </w:p>
        </w:tc>
        <w:tc>
          <w:tcPr>
            <w:tcW w:w="2944" w:type="dxa"/>
          </w:tcPr>
          <w:p w14:paraId="440649F4" w14:textId="45912C48" w:rsidR="00841744" w:rsidRDefault="00FD2E9E" w:rsidP="00572DF8">
            <w:pPr>
              <w:rPr>
                <w:rFonts w:cstheme="minorHAnsi"/>
                <w:color w:val="000000" w:themeColor="text1"/>
              </w:rPr>
            </w:pPr>
            <w:r>
              <w:rPr>
                <w:rStyle w:val="gi"/>
              </w:rPr>
              <w:t>a.alyousef@acu-sy.org</w:t>
            </w:r>
          </w:p>
        </w:tc>
      </w:tr>
      <w:tr w:rsidR="00A773EB" w:rsidRPr="008A0AB3" w14:paraId="048DC683" w14:textId="77777777" w:rsidTr="0001467A">
        <w:tc>
          <w:tcPr>
            <w:tcW w:w="1800" w:type="dxa"/>
          </w:tcPr>
          <w:p w14:paraId="3F097749" w14:textId="77777777" w:rsidR="00A773EB" w:rsidRPr="008A0AB3" w:rsidRDefault="00A773EB" w:rsidP="00572DF8">
            <w:pPr>
              <w:rPr>
                <w:rFonts w:cstheme="minorHAnsi"/>
                <w:color w:val="000000" w:themeColor="text1"/>
              </w:rPr>
            </w:pPr>
            <w:commentRangeStart w:id="2"/>
            <w:r w:rsidRPr="008A0AB3">
              <w:rPr>
                <w:rFonts w:cstheme="minorHAnsi"/>
                <w:color w:val="000000" w:themeColor="text1"/>
              </w:rPr>
              <w:t xml:space="preserve">Mohamed </w:t>
            </w:r>
            <w:proofErr w:type="spellStart"/>
            <w:r w:rsidRPr="008A0AB3">
              <w:rPr>
                <w:rFonts w:cstheme="minorHAnsi"/>
                <w:color w:val="000000" w:themeColor="text1"/>
              </w:rPr>
              <w:t>Redwan</w:t>
            </w:r>
            <w:proofErr w:type="spellEnd"/>
          </w:p>
        </w:tc>
        <w:tc>
          <w:tcPr>
            <w:tcW w:w="1120" w:type="dxa"/>
          </w:tcPr>
          <w:p w14:paraId="6931F985" w14:textId="77777777" w:rsidR="00A773EB" w:rsidRPr="008A0AB3" w:rsidRDefault="00A773EB" w:rsidP="00572DF8">
            <w:pPr>
              <w:rPr>
                <w:rFonts w:cstheme="minorHAnsi"/>
                <w:color w:val="000000" w:themeColor="text1"/>
              </w:rPr>
            </w:pPr>
            <w:r w:rsidRPr="008A0AB3">
              <w:rPr>
                <w:rFonts w:cstheme="minorHAnsi"/>
                <w:color w:val="000000" w:themeColor="text1"/>
              </w:rPr>
              <w:t>MD</w:t>
            </w:r>
          </w:p>
        </w:tc>
        <w:tc>
          <w:tcPr>
            <w:tcW w:w="1540" w:type="dxa"/>
          </w:tcPr>
          <w:p w14:paraId="3D3E4087" w14:textId="64DE5F62" w:rsidR="00A773EB" w:rsidRPr="008A0AB3" w:rsidRDefault="0004765D" w:rsidP="00572DF8">
            <w:pPr>
              <w:rPr>
                <w:rFonts w:cstheme="minorHAnsi"/>
                <w:color w:val="000000" w:themeColor="text1"/>
              </w:rPr>
            </w:pPr>
            <w:r>
              <w:rPr>
                <w:rFonts w:cstheme="minorHAnsi"/>
                <w:color w:val="000000" w:themeColor="text1"/>
              </w:rPr>
              <w:t>Response Coordinator</w:t>
            </w:r>
          </w:p>
        </w:tc>
        <w:tc>
          <w:tcPr>
            <w:tcW w:w="2600" w:type="dxa"/>
          </w:tcPr>
          <w:p w14:paraId="183E5363" w14:textId="77777777" w:rsidR="00A773EB" w:rsidRPr="008A0AB3" w:rsidRDefault="00A773EB" w:rsidP="00572DF8">
            <w:pPr>
              <w:rPr>
                <w:rFonts w:cstheme="minorHAnsi"/>
                <w:color w:val="000000" w:themeColor="text1"/>
              </w:rPr>
            </w:pPr>
            <w:r w:rsidRPr="008A0AB3">
              <w:rPr>
                <w:rFonts w:cstheme="minorHAnsi"/>
                <w:color w:val="000000" w:themeColor="text1"/>
              </w:rPr>
              <w:t>ACU</w:t>
            </w:r>
            <w:commentRangeEnd w:id="2"/>
            <w:r w:rsidRPr="008A0AB3">
              <w:rPr>
                <w:rStyle w:val="CommentReference"/>
                <w:rFonts w:cstheme="minorHAnsi"/>
                <w:sz w:val="22"/>
                <w:szCs w:val="22"/>
              </w:rPr>
              <w:commentReference w:id="2"/>
            </w:r>
          </w:p>
        </w:tc>
        <w:tc>
          <w:tcPr>
            <w:tcW w:w="2944" w:type="dxa"/>
          </w:tcPr>
          <w:p w14:paraId="2A11B65D" w14:textId="2A03ABAD" w:rsidR="00A773EB" w:rsidRPr="008A0AB3" w:rsidRDefault="0004765D" w:rsidP="00572DF8">
            <w:pPr>
              <w:rPr>
                <w:rFonts w:cstheme="minorHAnsi"/>
                <w:color w:val="000000" w:themeColor="text1"/>
              </w:rPr>
            </w:pPr>
            <w:r>
              <w:rPr>
                <w:rFonts w:cstheme="minorHAnsi"/>
                <w:color w:val="000000" w:themeColor="text1"/>
              </w:rPr>
              <w:t>Muhannad.r@acu-sy.org</w:t>
            </w:r>
          </w:p>
        </w:tc>
      </w:tr>
      <w:tr w:rsidR="00A773EB" w:rsidRPr="008A0AB3" w14:paraId="5CB5C9BB" w14:textId="77777777" w:rsidTr="0001467A">
        <w:tc>
          <w:tcPr>
            <w:tcW w:w="1800" w:type="dxa"/>
          </w:tcPr>
          <w:p w14:paraId="4E052FF5" w14:textId="77777777" w:rsidR="00A773EB" w:rsidRPr="008A0AB3" w:rsidRDefault="00A773EB" w:rsidP="00572DF8">
            <w:pPr>
              <w:rPr>
                <w:rFonts w:cstheme="minorHAnsi"/>
                <w:color w:val="000000" w:themeColor="text1"/>
              </w:rPr>
            </w:pPr>
            <w:r w:rsidRPr="008A0AB3">
              <w:rPr>
                <w:rFonts w:cstheme="minorHAnsi"/>
                <w:color w:val="000000" w:themeColor="text1"/>
              </w:rPr>
              <w:t>Rohini J. Haar</w:t>
            </w:r>
          </w:p>
          <w:p w14:paraId="380DB5D4" w14:textId="77777777" w:rsidR="00A773EB" w:rsidRPr="008A0AB3" w:rsidRDefault="00A773EB" w:rsidP="00572DF8">
            <w:pPr>
              <w:rPr>
                <w:rFonts w:cstheme="minorHAnsi"/>
                <w:color w:val="000000" w:themeColor="text1"/>
              </w:rPr>
            </w:pPr>
          </w:p>
        </w:tc>
        <w:tc>
          <w:tcPr>
            <w:tcW w:w="1120" w:type="dxa"/>
          </w:tcPr>
          <w:p w14:paraId="0105481B" w14:textId="77777777" w:rsidR="00A773EB" w:rsidRPr="008A0AB3" w:rsidRDefault="00A773EB" w:rsidP="00572DF8">
            <w:pPr>
              <w:rPr>
                <w:rFonts w:cstheme="minorHAnsi"/>
                <w:color w:val="000000" w:themeColor="text1"/>
              </w:rPr>
            </w:pPr>
            <w:r w:rsidRPr="008A0AB3">
              <w:rPr>
                <w:rFonts w:cstheme="minorHAnsi"/>
                <w:color w:val="000000" w:themeColor="text1"/>
              </w:rPr>
              <w:t>MD MPH</w:t>
            </w:r>
          </w:p>
        </w:tc>
        <w:tc>
          <w:tcPr>
            <w:tcW w:w="1540" w:type="dxa"/>
          </w:tcPr>
          <w:p w14:paraId="42ABEF3A" w14:textId="77777777" w:rsidR="00A773EB" w:rsidRPr="008A0AB3" w:rsidRDefault="00A773EB" w:rsidP="00572DF8">
            <w:pPr>
              <w:rPr>
                <w:rFonts w:cstheme="minorHAnsi"/>
                <w:color w:val="000000" w:themeColor="text1"/>
              </w:rPr>
            </w:pPr>
            <w:r w:rsidRPr="008A0AB3">
              <w:rPr>
                <w:rFonts w:cstheme="minorHAnsi"/>
                <w:color w:val="000000" w:themeColor="text1"/>
              </w:rPr>
              <w:t>Lecturer</w:t>
            </w:r>
          </w:p>
        </w:tc>
        <w:tc>
          <w:tcPr>
            <w:tcW w:w="2600" w:type="dxa"/>
          </w:tcPr>
          <w:p w14:paraId="59055F7C" w14:textId="77777777" w:rsidR="00A773EB" w:rsidRPr="008A0AB3" w:rsidRDefault="00A773EB" w:rsidP="00572DF8">
            <w:pPr>
              <w:rPr>
                <w:rFonts w:cstheme="minorHAnsi"/>
                <w:color w:val="000000" w:themeColor="text1"/>
              </w:rPr>
            </w:pPr>
            <w:r w:rsidRPr="008A0AB3">
              <w:rPr>
                <w:rFonts w:cstheme="minorHAnsi"/>
                <w:color w:val="000000" w:themeColor="text1"/>
              </w:rPr>
              <w:t>University of California, Berkeley. School of Public Health, Division of Epidemiology, Berkeley, CA</w:t>
            </w:r>
          </w:p>
        </w:tc>
        <w:tc>
          <w:tcPr>
            <w:tcW w:w="2944" w:type="dxa"/>
          </w:tcPr>
          <w:p w14:paraId="3E2CEE11" w14:textId="77777777" w:rsidR="00A773EB" w:rsidRPr="008A0AB3" w:rsidRDefault="00A773EB" w:rsidP="00572DF8">
            <w:pPr>
              <w:rPr>
                <w:rFonts w:cstheme="minorHAnsi"/>
                <w:color w:val="000000" w:themeColor="text1"/>
              </w:rPr>
            </w:pPr>
            <w:r w:rsidRPr="008A0AB3">
              <w:rPr>
                <w:rFonts w:cstheme="minorHAnsi"/>
              </w:rPr>
              <w:t>rohinihaar@berkeley.edu</w:t>
            </w:r>
          </w:p>
        </w:tc>
      </w:tr>
      <w:tr w:rsidR="00A773EB" w:rsidRPr="008A0AB3" w14:paraId="406FE29C" w14:textId="77777777" w:rsidTr="0001467A">
        <w:tc>
          <w:tcPr>
            <w:tcW w:w="1800" w:type="dxa"/>
          </w:tcPr>
          <w:p w14:paraId="7425948E" w14:textId="4E9E5E83" w:rsidR="00A773EB" w:rsidRPr="008A0AB3" w:rsidRDefault="00A773EB" w:rsidP="00572DF8">
            <w:pPr>
              <w:rPr>
                <w:rFonts w:cstheme="minorHAnsi"/>
                <w:color w:val="000000" w:themeColor="text1"/>
              </w:rPr>
            </w:pPr>
            <w:r w:rsidRPr="008A0AB3">
              <w:rPr>
                <w:rFonts w:cstheme="minorHAnsi"/>
                <w:color w:val="000000" w:themeColor="text1"/>
              </w:rPr>
              <w:t xml:space="preserve">Arthur </w:t>
            </w:r>
            <w:proofErr w:type="spellStart"/>
            <w:r w:rsidRPr="008A0AB3">
              <w:rPr>
                <w:rFonts w:cstheme="minorHAnsi"/>
                <w:color w:val="000000" w:themeColor="text1"/>
              </w:rPr>
              <w:t>Reingold</w:t>
            </w:r>
            <w:proofErr w:type="spellEnd"/>
          </w:p>
        </w:tc>
        <w:tc>
          <w:tcPr>
            <w:tcW w:w="1120" w:type="dxa"/>
          </w:tcPr>
          <w:p w14:paraId="60C0FDC6" w14:textId="22B10022" w:rsidR="00A773EB" w:rsidRPr="008A0AB3" w:rsidRDefault="00A773EB" w:rsidP="00572DF8">
            <w:pPr>
              <w:rPr>
                <w:rFonts w:cstheme="minorHAnsi"/>
                <w:color w:val="000000" w:themeColor="text1"/>
              </w:rPr>
            </w:pPr>
            <w:r w:rsidRPr="008A0AB3">
              <w:rPr>
                <w:rFonts w:cstheme="minorHAnsi"/>
                <w:color w:val="000000" w:themeColor="text1"/>
              </w:rPr>
              <w:t>MD</w:t>
            </w:r>
          </w:p>
        </w:tc>
        <w:tc>
          <w:tcPr>
            <w:tcW w:w="1540" w:type="dxa"/>
          </w:tcPr>
          <w:p w14:paraId="66D48E3D" w14:textId="175215BE" w:rsidR="00A773EB" w:rsidRPr="008A0AB3" w:rsidRDefault="00A773EB" w:rsidP="00572DF8">
            <w:pPr>
              <w:rPr>
                <w:rFonts w:cstheme="minorHAnsi"/>
                <w:color w:val="000000" w:themeColor="text1"/>
              </w:rPr>
            </w:pPr>
            <w:r w:rsidRPr="008A0AB3">
              <w:rPr>
                <w:rFonts w:cstheme="minorHAnsi"/>
                <w:color w:val="000000" w:themeColor="text1"/>
              </w:rPr>
              <w:t>Professor</w:t>
            </w:r>
          </w:p>
        </w:tc>
        <w:tc>
          <w:tcPr>
            <w:tcW w:w="2600" w:type="dxa"/>
          </w:tcPr>
          <w:p w14:paraId="036196ED" w14:textId="46C8E0CD" w:rsidR="00A773EB" w:rsidRPr="008A0AB3" w:rsidRDefault="00A773EB" w:rsidP="00572DF8">
            <w:pPr>
              <w:rPr>
                <w:rFonts w:cstheme="minorHAnsi"/>
                <w:color w:val="000000" w:themeColor="text1"/>
              </w:rPr>
            </w:pPr>
            <w:r w:rsidRPr="008A0AB3">
              <w:rPr>
                <w:rFonts w:cstheme="minorHAnsi"/>
                <w:color w:val="000000" w:themeColor="text1"/>
              </w:rPr>
              <w:t>University of California, Berkeley. School of Public Health</w:t>
            </w:r>
          </w:p>
        </w:tc>
        <w:tc>
          <w:tcPr>
            <w:tcW w:w="2944" w:type="dxa"/>
          </w:tcPr>
          <w:p w14:paraId="51E7B0A1" w14:textId="3838724F" w:rsidR="00A773EB" w:rsidRPr="008A0AB3" w:rsidRDefault="00FD2E9E" w:rsidP="00572DF8">
            <w:pPr>
              <w:rPr>
                <w:rFonts w:cstheme="minorHAnsi"/>
              </w:rPr>
            </w:pPr>
            <w:r>
              <w:rPr>
                <w:rFonts w:cstheme="minorHAnsi"/>
              </w:rPr>
              <w:t>reingold@berkeley.edu</w:t>
            </w:r>
          </w:p>
        </w:tc>
      </w:tr>
    </w:tbl>
    <w:p w14:paraId="4508F6AE" w14:textId="77777777" w:rsidR="00A773EB" w:rsidRPr="008A0AB3" w:rsidRDefault="00A773EB" w:rsidP="008A0AB3">
      <w:pPr>
        <w:spacing w:line="240" w:lineRule="auto"/>
        <w:rPr>
          <w:rFonts w:cstheme="minorHAnsi"/>
          <w:color w:val="000000" w:themeColor="text1"/>
        </w:rPr>
      </w:pPr>
      <w:r w:rsidRPr="008A0AB3">
        <w:rPr>
          <w:rFonts w:cstheme="minorHAnsi"/>
          <w:color w:val="000000" w:themeColor="text1"/>
        </w:rPr>
        <w:t xml:space="preserve"> </w:t>
      </w:r>
    </w:p>
    <w:p w14:paraId="03EC52B2" w14:textId="77777777" w:rsidR="00A773EB" w:rsidRPr="008A0AB3" w:rsidRDefault="00A773EB" w:rsidP="008A0AB3">
      <w:pPr>
        <w:spacing w:line="240" w:lineRule="auto"/>
        <w:rPr>
          <w:rFonts w:cstheme="minorHAnsi"/>
          <w:b/>
          <w:color w:val="000000" w:themeColor="text1"/>
        </w:rPr>
      </w:pPr>
    </w:p>
    <w:p w14:paraId="1C2D3635" w14:textId="77777777" w:rsidR="00A773EB" w:rsidRPr="008A0AB3" w:rsidRDefault="00A773EB" w:rsidP="008A0AB3">
      <w:pPr>
        <w:spacing w:line="240" w:lineRule="auto"/>
        <w:rPr>
          <w:rFonts w:cstheme="minorHAnsi"/>
          <w:color w:val="000000" w:themeColor="text1"/>
        </w:rPr>
      </w:pPr>
      <w:r w:rsidRPr="008A0AB3">
        <w:rPr>
          <w:rFonts w:cstheme="minorHAnsi"/>
          <w:b/>
          <w:color w:val="000000" w:themeColor="text1"/>
        </w:rPr>
        <w:t>Keywords:</w:t>
      </w:r>
      <w:r w:rsidRPr="008A0AB3">
        <w:rPr>
          <w:rFonts w:cstheme="minorHAnsi"/>
          <w:color w:val="000000" w:themeColor="text1"/>
        </w:rPr>
        <w:t xml:space="preserve"> </w:t>
      </w:r>
    </w:p>
    <w:p w14:paraId="0D8543EF" w14:textId="6C3FC7B0" w:rsidR="00A773EB" w:rsidRPr="008A0AB3" w:rsidRDefault="00A773EB" w:rsidP="008A0AB3">
      <w:pPr>
        <w:spacing w:line="240" w:lineRule="auto"/>
        <w:rPr>
          <w:rFonts w:cstheme="minorHAnsi"/>
          <w:color w:val="000000" w:themeColor="text1"/>
        </w:rPr>
      </w:pPr>
      <w:r w:rsidRPr="008A0AB3">
        <w:rPr>
          <w:rFonts w:cstheme="minorHAnsi"/>
          <w:color w:val="000000" w:themeColor="text1"/>
        </w:rPr>
        <w:t xml:space="preserve">Syria, conflict, </w:t>
      </w:r>
      <w:r w:rsidR="0019344F" w:rsidRPr="008A0AB3">
        <w:rPr>
          <w:rFonts w:cstheme="minorHAnsi"/>
          <w:color w:val="000000" w:themeColor="text1"/>
        </w:rPr>
        <w:t xml:space="preserve">war, </w:t>
      </w:r>
      <w:r w:rsidRPr="008A0AB3">
        <w:rPr>
          <w:rFonts w:cstheme="minorHAnsi"/>
          <w:color w:val="000000" w:themeColor="text1"/>
        </w:rPr>
        <w:t>measles,</w:t>
      </w:r>
      <w:r w:rsidR="0019344F" w:rsidRPr="008A0AB3">
        <w:rPr>
          <w:rFonts w:cstheme="minorHAnsi"/>
          <w:color w:val="000000" w:themeColor="text1"/>
        </w:rPr>
        <w:t xml:space="preserve"> epidemic,</w:t>
      </w:r>
      <w:r w:rsidRPr="008A0AB3">
        <w:rPr>
          <w:rFonts w:cstheme="minorHAnsi"/>
          <w:color w:val="000000" w:themeColor="text1"/>
        </w:rPr>
        <w:t xml:space="preserve"> infectious diseases, surveillance</w:t>
      </w:r>
      <w:r w:rsidR="0019344F" w:rsidRPr="008A0AB3">
        <w:rPr>
          <w:rFonts w:cstheme="minorHAnsi"/>
          <w:color w:val="000000" w:themeColor="text1"/>
        </w:rPr>
        <w:t>, vaccine, vaccine-preventable disease</w:t>
      </w:r>
    </w:p>
    <w:p w14:paraId="0635D733" w14:textId="77777777" w:rsidR="00A773EB" w:rsidRPr="008A0AB3" w:rsidRDefault="00A773EB" w:rsidP="00572DF8">
      <w:pPr>
        <w:spacing w:line="240" w:lineRule="auto"/>
        <w:jc w:val="center"/>
        <w:rPr>
          <w:rFonts w:cstheme="minorHAnsi"/>
        </w:rPr>
      </w:pPr>
    </w:p>
    <w:p w14:paraId="018CE780" w14:textId="1B3A3EA2" w:rsidR="00A773EB" w:rsidRPr="008A0AB3" w:rsidRDefault="00A773EB" w:rsidP="00572DF8">
      <w:pPr>
        <w:spacing w:line="240" w:lineRule="auto"/>
        <w:jc w:val="center"/>
        <w:rPr>
          <w:rFonts w:cstheme="minorHAnsi"/>
        </w:rPr>
      </w:pPr>
    </w:p>
    <w:p w14:paraId="24817F21" w14:textId="16F6EA42" w:rsidR="00A773EB" w:rsidRPr="008A0AB3" w:rsidRDefault="00A773EB" w:rsidP="00572DF8">
      <w:pPr>
        <w:spacing w:line="240" w:lineRule="auto"/>
        <w:jc w:val="center"/>
        <w:rPr>
          <w:rFonts w:cstheme="minorHAnsi"/>
        </w:rPr>
      </w:pPr>
    </w:p>
    <w:p w14:paraId="1985B494" w14:textId="396D59FF" w:rsidR="00A773EB" w:rsidRPr="008A0AB3" w:rsidRDefault="00A773EB" w:rsidP="00572DF8">
      <w:pPr>
        <w:spacing w:line="240" w:lineRule="auto"/>
        <w:jc w:val="center"/>
        <w:rPr>
          <w:rFonts w:cstheme="minorHAnsi"/>
        </w:rPr>
      </w:pPr>
    </w:p>
    <w:p w14:paraId="33226960" w14:textId="4A314444" w:rsidR="00A773EB" w:rsidRPr="008A0AB3" w:rsidRDefault="00A773EB" w:rsidP="00572DF8">
      <w:pPr>
        <w:spacing w:line="240" w:lineRule="auto"/>
        <w:jc w:val="center"/>
        <w:rPr>
          <w:rFonts w:cstheme="minorHAnsi"/>
        </w:rPr>
      </w:pPr>
    </w:p>
    <w:p w14:paraId="3C7D2CF6" w14:textId="62D71F47" w:rsidR="0024083E" w:rsidRPr="008A0AB3" w:rsidRDefault="0024083E" w:rsidP="00572DF8">
      <w:pPr>
        <w:spacing w:line="240" w:lineRule="auto"/>
        <w:jc w:val="center"/>
        <w:rPr>
          <w:rFonts w:cstheme="minorHAnsi"/>
        </w:rPr>
      </w:pPr>
      <w:r w:rsidRPr="008A0AB3">
        <w:rPr>
          <w:rFonts w:cstheme="minorHAnsi"/>
        </w:rPr>
        <w:lastRenderedPageBreak/>
        <w:t>Paper 2 Draft #</w:t>
      </w:r>
      <w:r w:rsidR="000469B1">
        <w:rPr>
          <w:rFonts w:cstheme="minorHAnsi"/>
        </w:rPr>
        <w:t>4</w:t>
      </w:r>
    </w:p>
    <w:p w14:paraId="43520456" w14:textId="338B1907" w:rsidR="0024083E" w:rsidRPr="008A0AB3" w:rsidRDefault="0024083E" w:rsidP="00572DF8">
      <w:pPr>
        <w:spacing w:line="240" w:lineRule="auto"/>
        <w:ind w:left="1080" w:hanging="720"/>
        <w:jc w:val="both"/>
        <w:rPr>
          <w:rFonts w:cstheme="minorHAnsi"/>
        </w:rPr>
      </w:pPr>
    </w:p>
    <w:p w14:paraId="2F79E171" w14:textId="77777777" w:rsidR="000F1453" w:rsidRPr="00844A61" w:rsidRDefault="000F1453" w:rsidP="00572DF8">
      <w:pPr>
        <w:pStyle w:val="ListParagraph"/>
        <w:numPr>
          <w:ilvl w:val="0"/>
          <w:numId w:val="1"/>
        </w:numPr>
        <w:spacing w:line="240" w:lineRule="auto"/>
        <w:jc w:val="both"/>
        <w:rPr>
          <w:rFonts w:cstheme="minorHAnsi"/>
          <w:b/>
        </w:rPr>
      </w:pPr>
      <w:bookmarkStart w:id="3" w:name="Abstract"/>
      <w:r w:rsidRPr="00844A61">
        <w:rPr>
          <w:rFonts w:cstheme="minorHAnsi"/>
          <w:b/>
        </w:rPr>
        <w:t xml:space="preserve">Abstract </w:t>
      </w:r>
    </w:p>
    <w:bookmarkEnd w:id="3"/>
    <w:p w14:paraId="71CA7939" w14:textId="77777777" w:rsidR="000F1453" w:rsidRPr="00844A61" w:rsidRDefault="000F1453" w:rsidP="00572DF8">
      <w:pPr>
        <w:spacing w:line="240" w:lineRule="auto"/>
        <w:ind w:left="360" w:firstLine="360"/>
        <w:jc w:val="both"/>
        <w:rPr>
          <w:rFonts w:cstheme="minorHAnsi"/>
          <w:i/>
        </w:rPr>
      </w:pPr>
      <w:r w:rsidRPr="00844A61">
        <w:rPr>
          <w:rFonts w:cstheme="minorHAnsi"/>
          <w:i/>
        </w:rPr>
        <w:t>Background</w:t>
      </w:r>
    </w:p>
    <w:p w14:paraId="3F511971" w14:textId="604ACED3" w:rsidR="000F1453" w:rsidRPr="008A0AB3" w:rsidRDefault="000F1453" w:rsidP="00572DF8">
      <w:pPr>
        <w:pStyle w:val="ListParagraph"/>
        <w:spacing w:line="240" w:lineRule="auto"/>
        <w:jc w:val="both"/>
        <w:rPr>
          <w:rFonts w:cstheme="minorHAnsi"/>
        </w:rPr>
      </w:pPr>
      <w:r w:rsidRPr="008A0AB3">
        <w:rPr>
          <w:rFonts w:cstheme="minorHAnsi"/>
        </w:rPr>
        <w:t xml:space="preserve">The Syrian conflict has </w:t>
      </w:r>
      <w:r w:rsidR="007C7C01" w:rsidRPr="008A0AB3">
        <w:rPr>
          <w:rFonts w:cstheme="minorHAnsi"/>
        </w:rPr>
        <w:t>dramatically</w:t>
      </w:r>
      <w:r w:rsidRPr="008A0AB3">
        <w:rPr>
          <w:rFonts w:cstheme="minorHAnsi"/>
        </w:rPr>
        <w:t xml:space="preserve"> changed the public health landscape of Syria since its onset in March of 2011. Indiscriminate targeting of healthcare facilities, transports, medical personnel, and patients throughout the conflict have had tremendous impact on Syria’s healthcare capacity and priorities.</w:t>
      </w:r>
      <w:r w:rsidR="0001467A" w:rsidRPr="008A0AB3">
        <w:rPr>
          <w:rFonts w:cstheme="minorHAnsi"/>
        </w:rPr>
        <w:t xml:space="preserve"> Coupled with depleted resources and increased security risks, many routine services, including vaccinations, have been disrupted </w:t>
      </w:r>
      <w:r w:rsidR="006822AF" w:rsidRPr="008A0AB3">
        <w:rPr>
          <w:rFonts w:cstheme="minorHAnsi"/>
        </w:rPr>
        <w:t>across</w:t>
      </w:r>
      <w:r w:rsidR="0001467A" w:rsidRPr="008A0AB3">
        <w:rPr>
          <w:rFonts w:cstheme="minorHAnsi"/>
        </w:rPr>
        <w:t xml:space="preserve"> several regions </w:t>
      </w:r>
      <w:r w:rsidR="006822AF" w:rsidRPr="008A0AB3">
        <w:rPr>
          <w:rFonts w:cstheme="minorHAnsi"/>
        </w:rPr>
        <w:t>in</w:t>
      </w:r>
      <w:r w:rsidR="0001467A" w:rsidRPr="008A0AB3">
        <w:rPr>
          <w:rFonts w:cstheme="minorHAnsi"/>
        </w:rPr>
        <w:t xml:space="preserve"> Syria</w:t>
      </w:r>
      <w:commentRangeStart w:id="4"/>
      <w:r w:rsidR="006822AF" w:rsidRPr="008A0AB3">
        <w:rPr>
          <w:rFonts w:cstheme="minorHAnsi"/>
        </w:rPr>
        <w:t>.</w:t>
      </w:r>
      <w:commentRangeEnd w:id="4"/>
      <w:r w:rsidR="008A0AB3">
        <w:rPr>
          <w:rFonts w:cstheme="minorHAnsi"/>
        </w:rPr>
        <w:t xml:space="preserve"> </w:t>
      </w:r>
      <w:r w:rsidR="006822AF" w:rsidRPr="008A0AB3">
        <w:rPr>
          <w:rStyle w:val="CommentReference"/>
          <w:rFonts w:cstheme="minorHAnsi"/>
          <w:sz w:val="22"/>
          <w:szCs w:val="22"/>
        </w:rPr>
        <w:commentReference w:id="4"/>
      </w:r>
      <w:r w:rsidR="006822AF" w:rsidRPr="008A0AB3">
        <w:rPr>
          <w:rFonts w:cstheme="minorHAnsi"/>
        </w:rPr>
        <w:t xml:space="preserve"> </w:t>
      </w:r>
      <w:r w:rsidRPr="008A0AB3">
        <w:rPr>
          <w:rFonts w:cstheme="minorHAnsi"/>
        </w:rPr>
        <w:t xml:space="preserve">The Assistance Coordination Unit (ACU) has established a robust active surveillance system, known as the </w:t>
      </w:r>
      <w:r w:rsidR="00E75164">
        <w:rPr>
          <w:rFonts w:cstheme="minorHAnsi"/>
        </w:rPr>
        <w:t>Early</w:t>
      </w:r>
      <w:r w:rsidRPr="008A0AB3">
        <w:rPr>
          <w:rFonts w:cstheme="minorHAnsi"/>
        </w:rPr>
        <w:t xml:space="preserve"> Warning </w:t>
      </w:r>
      <w:r w:rsidR="0092489C">
        <w:rPr>
          <w:rFonts w:cstheme="minorHAnsi"/>
        </w:rPr>
        <w:t xml:space="preserve">Alert </w:t>
      </w:r>
      <w:r w:rsidRPr="008A0AB3">
        <w:rPr>
          <w:rFonts w:cstheme="minorHAnsi"/>
        </w:rPr>
        <w:t xml:space="preserve">and Response Network (EWARN), for infectious disease syndromes in opposition-held territories. </w:t>
      </w:r>
      <w:r w:rsidR="0077612C" w:rsidRPr="008A0AB3">
        <w:rPr>
          <w:rFonts w:cstheme="minorHAnsi"/>
        </w:rPr>
        <w:t xml:space="preserve">There is a critical need to better understand infectious diseases in conflict-affected communities and the ACU database provides a unique opportunity to do so in Syria. </w:t>
      </w:r>
      <w:r w:rsidR="007C7C01" w:rsidRPr="008A0AB3">
        <w:rPr>
          <w:rFonts w:cstheme="minorHAnsi"/>
        </w:rPr>
        <w:t xml:space="preserve">This study </w:t>
      </w:r>
      <w:r w:rsidR="008A0AB3">
        <w:rPr>
          <w:rFonts w:cstheme="minorHAnsi"/>
        </w:rPr>
        <w:t xml:space="preserve">focuses </w:t>
      </w:r>
      <w:proofErr w:type="gramStart"/>
      <w:r w:rsidR="008A0AB3">
        <w:rPr>
          <w:rFonts w:cstheme="minorHAnsi"/>
        </w:rPr>
        <w:t xml:space="preserve">on </w:t>
      </w:r>
      <w:r w:rsidR="007C7C01" w:rsidRPr="008A0AB3">
        <w:rPr>
          <w:rFonts w:cstheme="minorHAnsi"/>
        </w:rPr>
        <w:t xml:space="preserve"> trends</w:t>
      </w:r>
      <w:proofErr w:type="gramEnd"/>
      <w:r w:rsidR="007C7C01" w:rsidRPr="008A0AB3">
        <w:rPr>
          <w:rFonts w:cstheme="minorHAnsi"/>
        </w:rPr>
        <w:t xml:space="preserve"> of measles incidence in northern Syria,</w:t>
      </w:r>
      <w:r w:rsidR="008A0AB3">
        <w:rPr>
          <w:rFonts w:cstheme="minorHAnsi"/>
        </w:rPr>
        <w:t xml:space="preserve"> and analyzes </w:t>
      </w:r>
      <w:r w:rsidR="007C7C01" w:rsidRPr="008A0AB3">
        <w:rPr>
          <w:rFonts w:cstheme="minorHAnsi"/>
        </w:rPr>
        <w:t>on two consecutive epidemics in 2017 and 2018.</w:t>
      </w:r>
      <w:ins w:id="5" w:author="Rohini Haar" w:date="2019-09-25T13:54:00Z">
        <w:r w:rsidR="008A0AB3">
          <w:rPr>
            <w:rFonts w:cstheme="minorHAnsi"/>
          </w:rPr>
          <w:t xml:space="preserve"> Measles was chosen because… </w:t>
        </w:r>
      </w:ins>
    </w:p>
    <w:p w14:paraId="2549E6BC" w14:textId="77777777" w:rsidR="000F1453" w:rsidRPr="00844A61" w:rsidRDefault="000F1453" w:rsidP="00572DF8">
      <w:pPr>
        <w:spacing w:line="240" w:lineRule="auto"/>
        <w:ind w:firstLine="720"/>
        <w:jc w:val="both"/>
        <w:rPr>
          <w:rFonts w:cstheme="minorHAnsi"/>
          <w:i/>
        </w:rPr>
      </w:pPr>
      <w:r w:rsidRPr="00844A61">
        <w:rPr>
          <w:rFonts w:cstheme="minorHAnsi"/>
          <w:i/>
        </w:rPr>
        <w:t>Methods</w:t>
      </w:r>
    </w:p>
    <w:p w14:paraId="7B35E7FC" w14:textId="4AB2D7B3" w:rsidR="000F1453" w:rsidRPr="008A0AB3" w:rsidRDefault="000F1453" w:rsidP="00572DF8">
      <w:pPr>
        <w:spacing w:line="240" w:lineRule="auto"/>
        <w:ind w:left="720"/>
        <w:jc w:val="both"/>
        <w:rPr>
          <w:rFonts w:cstheme="minorHAnsi"/>
        </w:rPr>
      </w:pPr>
      <w:r w:rsidRPr="008A0AB3">
        <w:rPr>
          <w:rFonts w:cstheme="minorHAnsi"/>
        </w:rPr>
        <w:t>The ACU relies on modified World Health Organization case definitions for the 13 syndromes covered by EWARN</w:t>
      </w:r>
      <w:r w:rsidR="007B3F7A" w:rsidRPr="008A0AB3">
        <w:rPr>
          <w:rFonts w:cstheme="minorHAnsi"/>
        </w:rPr>
        <w:t xml:space="preserve">, including </w:t>
      </w:r>
      <w:r w:rsidR="007060E2">
        <w:rPr>
          <w:rFonts w:cstheme="minorHAnsi"/>
        </w:rPr>
        <w:t xml:space="preserve">suspected </w:t>
      </w:r>
      <w:r w:rsidR="007B3F7A" w:rsidRPr="008A0AB3">
        <w:rPr>
          <w:rFonts w:cstheme="minorHAnsi"/>
        </w:rPr>
        <w:t xml:space="preserve">measles, </w:t>
      </w:r>
      <w:r w:rsidR="007060E2">
        <w:rPr>
          <w:rFonts w:cstheme="minorHAnsi"/>
        </w:rPr>
        <w:t>acute flaccid paralysis</w:t>
      </w:r>
      <w:r w:rsidR="00FE25F5">
        <w:rPr>
          <w:rFonts w:cstheme="minorHAnsi"/>
        </w:rPr>
        <w:t>,</w:t>
      </w:r>
      <w:r w:rsidR="007B3F7A" w:rsidRPr="008A0AB3">
        <w:rPr>
          <w:rFonts w:cstheme="minorHAnsi"/>
        </w:rPr>
        <w:t xml:space="preserve"> and diarrheal diseases</w:t>
      </w:r>
      <w:r w:rsidR="00FE25F5">
        <w:rPr>
          <w:rFonts w:cstheme="minorHAnsi"/>
        </w:rPr>
        <w:t>,</w:t>
      </w:r>
      <w:r w:rsidR="0092489C">
        <w:rPr>
          <w:rFonts w:cstheme="minorHAnsi"/>
        </w:rPr>
        <w:t xml:space="preserve"> amongst others</w:t>
      </w:r>
      <w:r w:rsidRPr="008A0AB3">
        <w:rPr>
          <w:rFonts w:cstheme="minorHAnsi"/>
        </w:rPr>
        <w:t>. We conducted a retrospective ecological time-series analysis</w:t>
      </w:r>
      <w:r w:rsidR="00783A8C" w:rsidRPr="008A0AB3">
        <w:rPr>
          <w:rFonts w:cstheme="minorHAnsi"/>
        </w:rPr>
        <w:t xml:space="preserve"> on </w:t>
      </w:r>
      <w:commentRangeStart w:id="6"/>
      <w:r w:rsidR="00783A8C" w:rsidRPr="008A0AB3">
        <w:rPr>
          <w:rFonts w:cstheme="minorHAnsi"/>
        </w:rPr>
        <w:t>measles incidence</w:t>
      </w:r>
      <w:commentRangeEnd w:id="6"/>
      <w:r w:rsidR="002E5171" w:rsidRPr="008A0AB3">
        <w:rPr>
          <w:rStyle w:val="CommentReference"/>
          <w:rFonts w:cstheme="minorHAnsi"/>
          <w:sz w:val="22"/>
          <w:szCs w:val="22"/>
        </w:rPr>
        <w:commentReference w:id="6"/>
      </w:r>
      <w:r w:rsidRPr="008A0AB3">
        <w:rPr>
          <w:rFonts w:cstheme="minorHAnsi"/>
        </w:rPr>
        <w:t xml:space="preserve"> using EWARN data on clinical case counts</w:t>
      </w:r>
      <w:r w:rsidR="00D621CA" w:rsidRPr="008A0AB3">
        <w:rPr>
          <w:rFonts w:cstheme="minorHAnsi"/>
        </w:rPr>
        <w:t xml:space="preserve"> </w:t>
      </w:r>
      <w:r w:rsidRPr="008A0AB3">
        <w:rPr>
          <w:rFonts w:cstheme="minorHAnsi"/>
        </w:rPr>
        <w:t xml:space="preserve">between January 2015 – June 2019. </w:t>
      </w:r>
      <w:r w:rsidR="00783A8C" w:rsidRPr="008A0AB3">
        <w:rPr>
          <w:rFonts w:cstheme="minorHAnsi"/>
        </w:rPr>
        <w:t>We compared regional and temporal differences to assess for significant differences across between geographic areas or across time.</w:t>
      </w:r>
    </w:p>
    <w:p w14:paraId="5E11A8FA" w14:textId="5C795F10" w:rsidR="000F1453" w:rsidRPr="00844A61" w:rsidRDefault="000F1453" w:rsidP="00572DF8">
      <w:pPr>
        <w:spacing w:line="240" w:lineRule="auto"/>
        <w:ind w:firstLine="720"/>
        <w:jc w:val="both"/>
        <w:rPr>
          <w:rFonts w:cstheme="minorHAnsi"/>
          <w:i/>
        </w:rPr>
      </w:pPr>
      <w:r w:rsidRPr="00844A61">
        <w:rPr>
          <w:rFonts w:cstheme="minorHAnsi"/>
          <w:i/>
        </w:rPr>
        <w:t>Results</w:t>
      </w:r>
    </w:p>
    <w:p w14:paraId="3740C859" w14:textId="7B59DEF8" w:rsidR="005F4745" w:rsidRPr="008A0AB3" w:rsidRDefault="005F4745" w:rsidP="00387B0B">
      <w:pPr>
        <w:spacing w:line="240" w:lineRule="auto"/>
        <w:ind w:left="720"/>
        <w:jc w:val="both"/>
        <w:rPr>
          <w:rFonts w:cstheme="minorHAnsi"/>
        </w:rPr>
      </w:pPr>
      <w:r w:rsidRPr="008A0AB3">
        <w:rPr>
          <w:rFonts w:cstheme="minorHAnsi"/>
        </w:rPr>
        <w:t xml:space="preserve">There were 27,707 clinical cases of measles reported over the study period. </w:t>
      </w:r>
      <w:r w:rsidR="003D20B6" w:rsidRPr="008A0AB3">
        <w:rPr>
          <w:rFonts w:cstheme="minorHAnsi"/>
        </w:rPr>
        <w:t>Children &lt;5 years were at a greater risk</w:t>
      </w:r>
      <w:r w:rsidR="006F7530" w:rsidRPr="008A0AB3">
        <w:rPr>
          <w:rFonts w:cstheme="minorHAnsi"/>
        </w:rPr>
        <w:t xml:space="preserve"> than the rest of the population</w:t>
      </w:r>
      <w:r w:rsidR="003D20B6" w:rsidRPr="008A0AB3">
        <w:rPr>
          <w:rFonts w:cstheme="minorHAnsi"/>
        </w:rPr>
        <w:t xml:space="preserve"> </w:t>
      </w:r>
      <w:commentRangeStart w:id="7"/>
      <w:r w:rsidR="003D20B6" w:rsidRPr="008A0AB3">
        <w:rPr>
          <w:rFonts w:cstheme="minorHAnsi"/>
        </w:rPr>
        <w:t>(</w:t>
      </w:r>
      <w:r w:rsidR="006D054D">
        <w:rPr>
          <w:rFonts w:cstheme="minorHAnsi"/>
        </w:rPr>
        <w:t>Wilcoxon</w:t>
      </w:r>
      <w:r w:rsidR="00F84287">
        <w:rPr>
          <w:rFonts w:cstheme="minorHAnsi"/>
        </w:rPr>
        <w:t xml:space="preserve"> signed-rank test</w:t>
      </w:r>
      <w:r w:rsidR="005E2798">
        <w:rPr>
          <w:rFonts w:cstheme="minorHAnsi"/>
        </w:rPr>
        <w:t xml:space="preserve">, </w:t>
      </w:r>
      <w:r w:rsidR="003D20B6" w:rsidRPr="008A0AB3">
        <w:rPr>
          <w:rFonts w:cstheme="minorHAnsi"/>
        </w:rPr>
        <w:t>p</w:t>
      </w:r>
      <w:r w:rsidR="00F93558">
        <w:rPr>
          <w:rFonts w:cstheme="minorHAnsi"/>
        </w:rPr>
        <w:t xml:space="preserve">-value </w:t>
      </w:r>
      <w:r w:rsidR="008A0AB3">
        <w:rPr>
          <w:rFonts w:cstheme="minorHAnsi"/>
        </w:rPr>
        <w:t>&lt;</w:t>
      </w:r>
      <w:r w:rsidR="00000210">
        <w:rPr>
          <w:rFonts w:cstheme="minorHAnsi"/>
        </w:rPr>
        <w:t xml:space="preserve"> 0</w:t>
      </w:r>
      <w:r w:rsidR="008A0AB3">
        <w:rPr>
          <w:rFonts w:cstheme="minorHAnsi"/>
        </w:rPr>
        <w:t>.001</w:t>
      </w:r>
      <w:r w:rsidR="003D20B6" w:rsidRPr="008A0AB3">
        <w:rPr>
          <w:rFonts w:cstheme="minorHAnsi"/>
        </w:rPr>
        <w:t>)</w:t>
      </w:r>
      <w:r w:rsidR="006F7530" w:rsidRPr="008A0AB3">
        <w:rPr>
          <w:rFonts w:cstheme="minorHAnsi"/>
        </w:rPr>
        <w:t xml:space="preserve">, </w:t>
      </w:r>
      <w:commentRangeEnd w:id="7"/>
      <w:r w:rsidR="008A0AB3">
        <w:rPr>
          <w:rStyle w:val="CommentReference"/>
        </w:rPr>
        <w:commentReference w:id="7"/>
      </w:r>
      <w:r w:rsidR="006F7530" w:rsidRPr="008A0AB3">
        <w:rPr>
          <w:rFonts w:cstheme="minorHAnsi"/>
        </w:rPr>
        <w:t>and there was no significant difference between males and females across all ages (</w:t>
      </w:r>
      <w:r w:rsidR="00F84287">
        <w:rPr>
          <w:rFonts w:cstheme="minorHAnsi"/>
        </w:rPr>
        <w:t>Wilcoxon signed-rank test</w:t>
      </w:r>
      <w:r w:rsidR="009364A5" w:rsidRPr="008A0AB3">
        <w:rPr>
          <w:rFonts w:cstheme="minorHAnsi"/>
        </w:rPr>
        <w:t xml:space="preserve">, </w:t>
      </w:r>
      <w:r w:rsidR="006F7530" w:rsidRPr="008A0AB3">
        <w:rPr>
          <w:rFonts w:cstheme="minorHAnsi"/>
        </w:rPr>
        <w:t xml:space="preserve">p-value = 0.1431); however, there </w:t>
      </w:r>
      <w:r w:rsidR="008A0AB3">
        <w:rPr>
          <w:rFonts w:cstheme="minorHAnsi"/>
        </w:rPr>
        <w:t xml:space="preserve">was a </w:t>
      </w:r>
      <w:r w:rsidR="006F7530" w:rsidRPr="008A0AB3">
        <w:rPr>
          <w:rFonts w:cstheme="minorHAnsi"/>
        </w:rPr>
        <w:t xml:space="preserve">significant difference between males ≥5 years and females ≥5 years, with more clinical cases of </w:t>
      </w:r>
      <w:r w:rsidR="00660064" w:rsidRPr="008A0AB3">
        <w:rPr>
          <w:rFonts w:cstheme="minorHAnsi"/>
        </w:rPr>
        <w:t>fe</w:t>
      </w:r>
      <w:r w:rsidR="006F7530" w:rsidRPr="008A0AB3">
        <w:rPr>
          <w:rFonts w:cstheme="minorHAnsi"/>
        </w:rPr>
        <w:t>males (</w:t>
      </w:r>
      <w:r w:rsidR="00F84287">
        <w:rPr>
          <w:rFonts w:cstheme="minorHAnsi"/>
        </w:rPr>
        <w:t xml:space="preserve">Wilcoxon signed-rank </w:t>
      </w:r>
      <w:r w:rsidR="009364A5" w:rsidRPr="008A0AB3">
        <w:rPr>
          <w:rFonts w:cstheme="minorHAnsi"/>
        </w:rPr>
        <w:t xml:space="preserve">test, </w:t>
      </w:r>
      <w:r w:rsidR="006F7530" w:rsidRPr="008A0AB3">
        <w:rPr>
          <w:rFonts w:cstheme="minorHAnsi"/>
        </w:rPr>
        <w:t>p-value = 0.02637). There were significant differences in measles incidence across years</w:t>
      </w:r>
      <w:r w:rsidR="009364A5" w:rsidRPr="008A0AB3">
        <w:rPr>
          <w:rFonts w:cstheme="minorHAnsi"/>
        </w:rPr>
        <w:t xml:space="preserve"> (</w:t>
      </w:r>
      <w:proofErr w:type="spellStart"/>
      <w:r w:rsidR="009364A5" w:rsidRPr="008A0AB3">
        <w:rPr>
          <w:rFonts w:cstheme="minorHAnsi"/>
        </w:rPr>
        <w:t>Kruskall</w:t>
      </w:r>
      <w:proofErr w:type="spellEnd"/>
      <w:r w:rsidR="009364A5" w:rsidRPr="008A0AB3">
        <w:rPr>
          <w:rFonts w:cstheme="minorHAnsi"/>
        </w:rPr>
        <w:t>-Wallis test, p-value &lt;</w:t>
      </w:r>
      <w:r w:rsidR="009F6131">
        <w:rPr>
          <w:rFonts w:cstheme="minorHAnsi"/>
        </w:rPr>
        <w:t xml:space="preserve"> 0.001</w:t>
      </w:r>
      <w:r w:rsidR="009364A5" w:rsidRPr="008A0AB3">
        <w:rPr>
          <w:rFonts w:eastAsiaTheme="minorEastAsia" w:cstheme="minorHAnsi"/>
        </w:rPr>
        <w:t>)</w:t>
      </w:r>
      <w:r w:rsidR="006F7530" w:rsidRPr="008A0AB3">
        <w:rPr>
          <w:rFonts w:cstheme="minorHAnsi"/>
        </w:rPr>
        <w:t>, as well as across different geographic regions</w:t>
      </w:r>
      <w:r w:rsidR="009364A5" w:rsidRPr="008A0AB3">
        <w:rPr>
          <w:rFonts w:cstheme="minorHAnsi"/>
        </w:rPr>
        <w:t xml:space="preserve"> </w:t>
      </w:r>
      <w:r w:rsidR="00F93558">
        <w:rPr>
          <w:rFonts w:cstheme="minorHAnsi"/>
        </w:rPr>
        <w:t>(</w:t>
      </w:r>
      <w:proofErr w:type="spellStart"/>
      <w:r w:rsidR="009364A5" w:rsidRPr="008A0AB3">
        <w:rPr>
          <w:rFonts w:cstheme="minorHAnsi"/>
        </w:rPr>
        <w:t>Kruskall</w:t>
      </w:r>
      <w:proofErr w:type="spellEnd"/>
      <w:r w:rsidR="009364A5" w:rsidRPr="008A0AB3">
        <w:rPr>
          <w:rFonts w:cstheme="minorHAnsi"/>
        </w:rPr>
        <w:t>-Wallis test</w:t>
      </w:r>
      <w:r w:rsidR="006F7530" w:rsidRPr="008A0AB3">
        <w:rPr>
          <w:rFonts w:cstheme="minorHAnsi"/>
        </w:rPr>
        <w:t>,</w:t>
      </w:r>
      <w:r w:rsidR="009364A5" w:rsidRPr="008A0AB3">
        <w:rPr>
          <w:rFonts w:cstheme="minorHAnsi"/>
        </w:rPr>
        <w:t xml:space="preserve"> </w:t>
      </w:r>
      <w:r w:rsidR="009F6131">
        <w:rPr>
          <w:rFonts w:cstheme="minorHAnsi"/>
        </w:rPr>
        <w:t>p-value &lt; 0.001</w:t>
      </w:r>
      <w:r w:rsidR="009364A5" w:rsidRPr="008A0AB3">
        <w:rPr>
          <w:rFonts w:eastAsiaTheme="minorEastAsia" w:cstheme="minorHAnsi"/>
        </w:rPr>
        <w:t xml:space="preserve">). There were major measles </w:t>
      </w:r>
      <w:r w:rsidR="009364A5" w:rsidRPr="008A0AB3">
        <w:rPr>
          <w:rFonts w:cstheme="minorHAnsi"/>
        </w:rPr>
        <w:t xml:space="preserve">outbreaks in 2017 and 2018, </w:t>
      </w:r>
      <w:r w:rsidR="003F37FA" w:rsidRPr="008A0AB3">
        <w:rPr>
          <w:rFonts w:cstheme="minorHAnsi"/>
        </w:rPr>
        <w:t>primarily in</w:t>
      </w:r>
      <w:r w:rsidR="006F7530" w:rsidRPr="008A0AB3">
        <w:rPr>
          <w:rFonts w:cstheme="minorHAnsi"/>
        </w:rPr>
        <w:t xml:space="preserve"> the eastern governorates of Ar-Raqqa and Deir-</w:t>
      </w:r>
      <w:proofErr w:type="spellStart"/>
      <w:r w:rsidR="006F7530" w:rsidRPr="008A0AB3">
        <w:rPr>
          <w:rFonts w:cstheme="minorHAnsi"/>
        </w:rPr>
        <w:t>ez</w:t>
      </w:r>
      <w:proofErr w:type="spellEnd"/>
      <w:r w:rsidR="006F7530" w:rsidRPr="008A0AB3">
        <w:rPr>
          <w:rFonts w:cstheme="minorHAnsi"/>
        </w:rPr>
        <w:t>-</w:t>
      </w:r>
      <w:proofErr w:type="spellStart"/>
      <w:r w:rsidR="006F7530" w:rsidRPr="008A0AB3">
        <w:rPr>
          <w:rFonts w:cstheme="minorHAnsi"/>
        </w:rPr>
        <w:t>Zor</w:t>
      </w:r>
      <w:proofErr w:type="spellEnd"/>
      <w:r w:rsidR="003F37FA" w:rsidRPr="008A0AB3">
        <w:rPr>
          <w:rFonts w:cstheme="minorHAnsi"/>
        </w:rPr>
        <w:t>.</w:t>
      </w:r>
    </w:p>
    <w:p w14:paraId="35D267C9" w14:textId="77777777" w:rsidR="00815C31" w:rsidRPr="00844A61" w:rsidRDefault="000F1453" w:rsidP="00572DF8">
      <w:pPr>
        <w:spacing w:line="240" w:lineRule="auto"/>
        <w:ind w:firstLine="720"/>
        <w:jc w:val="both"/>
        <w:rPr>
          <w:rFonts w:cstheme="minorHAnsi"/>
          <w:i/>
        </w:rPr>
      </w:pPr>
      <w:commentRangeStart w:id="8"/>
      <w:r w:rsidRPr="00844A61">
        <w:rPr>
          <w:rFonts w:cstheme="minorHAnsi"/>
          <w:i/>
        </w:rPr>
        <w:t>Conclusions</w:t>
      </w:r>
      <w:commentRangeEnd w:id="8"/>
      <w:r w:rsidR="00622284" w:rsidRPr="00844A61">
        <w:rPr>
          <w:rStyle w:val="CommentReference"/>
          <w:rFonts w:cstheme="minorHAnsi"/>
          <w:i/>
          <w:sz w:val="22"/>
          <w:szCs w:val="22"/>
        </w:rPr>
        <w:commentReference w:id="8"/>
      </w:r>
    </w:p>
    <w:p w14:paraId="4C80787A" w14:textId="71CA6A1E" w:rsidR="004A3012" w:rsidRPr="008A0AB3" w:rsidRDefault="00FB693E" w:rsidP="00973F94">
      <w:pPr>
        <w:spacing w:line="240" w:lineRule="auto"/>
        <w:ind w:left="720"/>
        <w:jc w:val="both"/>
        <w:rPr>
          <w:rFonts w:cstheme="minorHAnsi"/>
        </w:rPr>
      </w:pPr>
      <w:r>
        <w:rPr>
          <w:rFonts w:cstheme="minorHAnsi"/>
        </w:rPr>
        <w:t>Outbreaks of measles in 2017 and 2019</w:t>
      </w:r>
      <w:r w:rsidRPr="008A0AB3">
        <w:rPr>
          <w:rFonts w:cstheme="minorHAnsi"/>
        </w:rPr>
        <w:t xml:space="preserve"> </w:t>
      </w:r>
      <w:r w:rsidR="0048668E" w:rsidRPr="008A0AB3">
        <w:rPr>
          <w:rFonts w:cstheme="minorHAnsi"/>
        </w:rPr>
        <w:t xml:space="preserve">were the largest since Syria had eliminated </w:t>
      </w:r>
      <w:r>
        <w:rPr>
          <w:rFonts w:cstheme="minorHAnsi"/>
        </w:rPr>
        <w:t xml:space="preserve">the </w:t>
      </w:r>
      <w:r w:rsidR="003B2A38">
        <w:rPr>
          <w:rFonts w:cstheme="minorHAnsi"/>
        </w:rPr>
        <w:t>disease</w:t>
      </w:r>
      <w:r w:rsidRPr="008A0AB3">
        <w:rPr>
          <w:rFonts w:cstheme="minorHAnsi"/>
        </w:rPr>
        <w:t xml:space="preserve"> </w:t>
      </w:r>
      <w:r w:rsidR="0048668E" w:rsidRPr="008A0AB3">
        <w:rPr>
          <w:rFonts w:cstheme="minorHAnsi"/>
        </w:rPr>
        <w:t xml:space="preserve">in 1999. </w:t>
      </w:r>
      <w:r w:rsidR="004A3012" w:rsidRPr="008A0AB3">
        <w:rPr>
          <w:rFonts w:cstheme="minorHAnsi"/>
        </w:rPr>
        <w:t xml:space="preserve">The </w:t>
      </w:r>
      <w:r w:rsidR="00973F94" w:rsidRPr="008A0AB3">
        <w:rPr>
          <w:rFonts w:cstheme="minorHAnsi"/>
        </w:rPr>
        <w:t>r</w:t>
      </w:r>
      <w:r w:rsidR="004A3012" w:rsidRPr="008A0AB3">
        <w:rPr>
          <w:rFonts w:cstheme="minorHAnsi"/>
        </w:rPr>
        <w:t xml:space="preserve">egions </w:t>
      </w:r>
      <w:r w:rsidR="00973F94" w:rsidRPr="008A0AB3">
        <w:rPr>
          <w:rFonts w:cstheme="minorHAnsi"/>
        </w:rPr>
        <w:t xml:space="preserve">most </w:t>
      </w:r>
      <w:r w:rsidR="004A3012" w:rsidRPr="008A0AB3">
        <w:rPr>
          <w:rFonts w:cstheme="minorHAnsi"/>
        </w:rPr>
        <w:t xml:space="preserve">affected </w:t>
      </w:r>
      <w:r w:rsidR="00973F94" w:rsidRPr="008A0AB3">
        <w:rPr>
          <w:rFonts w:cstheme="minorHAnsi"/>
        </w:rPr>
        <w:t xml:space="preserve">by </w:t>
      </w:r>
      <w:r w:rsidR="004A3012" w:rsidRPr="008A0AB3">
        <w:rPr>
          <w:rFonts w:cstheme="minorHAnsi"/>
        </w:rPr>
        <w:t xml:space="preserve">the </w:t>
      </w:r>
      <w:r w:rsidR="0048668E" w:rsidRPr="008A0AB3">
        <w:rPr>
          <w:rFonts w:cstheme="minorHAnsi"/>
        </w:rPr>
        <w:t xml:space="preserve">2017 and 2018 measles </w:t>
      </w:r>
      <w:r w:rsidR="004A3012" w:rsidRPr="008A0AB3">
        <w:rPr>
          <w:rFonts w:cstheme="minorHAnsi"/>
        </w:rPr>
        <w:t xml:space="preserve">outbreaks were </w:t>
      </w:r>
      <w:r w:rsidR="008F67DD" w:rsidRPr="008A0AB3">
        <w:rPr>
          <w:rFonts w:cstheme="minorHAnsi"/>
        </w:rPr>
        <w:t xml:space="preserve">regions </w:t>
      </w:r>
      <w:r w:rsidR="004A3012" w:rsidRPr="008A0AB3">
        <w:rPr>
          <w:rFonts w:cstheme="minorHAnsi"/>
        </w:rPr>
        <w:t xml:space="preserve">heavily </w:t>
      </w:r>
      <w:r w:rsidR="00973F94" w:rsidRPr="008A0AB3">
        <w:rPr>
          <w:rFonts w:cstheme="minorHAnsi"/>
        </w:rPr>
        <w:t>targeted</w:t>
      </w:r>
      <w:r w:rsidR="004A3012" w:rsidRPr="008A0AB3">
        <w:rPr>
          <w:rFonts w:cstheme="minorHAnsi"/>
        </w:rPr>
        <w:t xml:space="preserve"> in the conflict</w:t>
      </w:r>
      <w:r w:rsidR="008F67DD" w:rsidRPr="008A0AB3">
        <w:rPr>
          <w:rFonts w:cstheme="minorHAnsi"/>
        </w:rPr>
        <w:t xml:space="preserve"> and </w:t>
      </w:r>
      <w:r w:rsidR="00026976" w:rsidRPr="008A0AB3">
        <w:rPr>
          <w:rFonts w:cstheme="minorHAnsi"/>
          <w:i/>
          <w:iCs/>
        </w:rPr>
        <w:t>Daesh</w:t>
      </w:r>
      <w:r w:rsidR="000E255A">
        <w:rPr>
          <w:rFonts w:cstheme="minorHAnsi"/>
        </w:rPr>
        <w:t xml:space="preserve"> </w:t>
      </w:r>
      <w:r w:rsidR="00026976" w:rsidRPr="008A0AB3">
        <w:rPr>
          <w:rFonts w:cstheme="minorHAnsi"/>
        </w:rPr>
        <w:t>strongholds until 2017</w:t>
      </w:r>
      <w:r w:rsidR="00973F94" w:rsidRPr="008A0AB3">
        <w:rPr>
          <w:rFonts w:cstheme="minorHAnsi"/>
        </w:rPr>
        <w:t xml:space="preserve">. There was limited </w:t>
      </w:r>
      <w:r w:rsidR="004A3012" w:rsidRPr="008A0AB3">
        <w:rPr>
          <w:rFonts w:cstheme="minorHAnsi"/>
        </w:rPr>
        <w:t>access to aid organizations or government services</w:t>
      </w:r>
      <w:r w:rsidR="0048668E" w:rsidRPr="008A0AB3">
        <w:rPr>
          <w:rFonts w:cstheme="minorHAnsi"/>
        </w:rPr>
        <w:t xml:space="preserve"> and</w:t>
      </w:r>
      <w:r w:rsidR="004A3012" w:rsidRPr="008A0AB3">
        <w:rPr>
          <w:rFonts w:cstheme="minorHAnsi"/>
        </w:rPr>
        <w:t xml:space="preserve"> vaccination rates </w:t>
      </w:r>
      <w:r w:rsidR="0048668E" w:rsidRPr="008A0AB3">
        <w:rPr>
          <w:rFonts w:cstheme="minorHAnsi"/>
        </w:rPr>
        <w:t>decreased</w:t>
      </w:r>
      <w:r w:rsidR="00972813" w:rsidRPr="008A0AB3">
        <w:rPr>
          <w:rFonts w:cstheme="minorHAnsi"/>
        </w:rPr>
        <w:t xml:space="preserve"> during that time</w:t>
      </w:r>
      <w:r w:rsidR="004A3012" w:rsidRPr="008A0AB3">
        <w:rPr>
          <w:rFonts w:cstheme="minorHAnsi"/>
        </w:rPr>
        <w:t>.</w:t>
      </w:r>
      <w:r w:rsidR="0048668E" w:rsidRPr="008A0AB3">
        <w:rPr>
          <w:rFonts w:cstheme="minorHAnsi"/>
        </w:rPr>
        <w:t xml:space="preserve"> Furthermore, 2017 was the first year in which all children &lt;5 years were born during the conflict</w:t>
      </w:r>
      <w:r w:rsidR="003465AF" w:rsidRPr="008A0AB3">
        <w:rPr>
          <w:rFonts w:cstheme="minorHAnsi"/>
        </w:rPr>
        <w:t xml:space="preserve">, most </w:t>
      </w:r>
      <w:r w:rsidR="001C1C97" w:rsidRPr="008A0AB3">
        <w:rPr>
          <w:rFonts w:cstheme="minorHAnsi"/>
        </w:rPr>
        <w:t>never having had</w:t>
      </w:r>
      <w:r w:rsidR="003465AF" w:rsidRPr="008A0AB3">
        <w:rPr>
          <w:rFonts w:cstheme="minorHAnsi"/>
        </w:rPr>
        <w:t xml:space="preserve"> access to routine care</w:t>
      </w:r>
      <w:r w:rsidR="001C1C97" w:rsidRPr="008A0AB3">
        <w:rPr>
          <w:rFonts w:cstheme="minorHAnsi"/>
        </w:rPr>
        <w:t xml:space="preserve">. </w:t>
      </w:r>
      <w:r w:rsidR="004A3012" w:rsidRPr="008A0AB3">
        <w:rPr>
          <w:rFonts w:cstheme="minorHAnsi"/>
        </w:rPr>
        <w:t xml:space="preserve">Further studies relating the severity of the conflict or attacks on healthcare facilities should be </w:t>
      </w:r>
      <w:r w:rsidR="004A3012" w:rsidRPr="008A0AB3">
        <w:rPr>
          <w:rFonts w:cstheme="minorHAnsi"/>
        </w:rPr>
        <w:lastRenderedPageBreak/>
        <w:t xml:space="preserve">conducted to better assess </w:t>
      </w:r>
      <w:r w:rsidR="0048668E" w:rsidRPr="008A0AB3">
        <w:rPr>
          <w:rFonts w:cstheme="minorHAnsi"/>
        </w:rPr>
        <w:t>the</w:t>
      </w:r>
      <w:r w:rsidR="004A3012" w:rsidRPr="008A0AB3">
        <w:rPr>
          <w:rFonts w:cstheme="minorHAnsi"/>
        </w:rPr>
        <w:t xml:space="preserve"> relationship </w:t>
      </w:r>
      <w:r w:rsidR="00485BAD" w:rsidRPr="008A0AB3">
        <w:rPr>
          <w:rFonts w:cstheme="minorHAnsi"/>
        </w:rPr>
        <w:t xml:space="preserve">between conflict and </w:t>
      </w:r>
      <w:r w:rsidR="004A3012" w:rsidRPr="008A0AB3">
        <w:rPr>
          <w:rFonts w:cstheme="minorHAnsi"/>
        </w:rPr>
        <w:t xml:space="preserve">vaccine preventable diseases. </w:t>
      </w:r>
    </w:p>
    <w:p w14:paraId="63E45984" w14:textId="77777777" w:rsidR="000F1453" w:rsidRPr="008A0AB3" w:rsidRDefault="000F1453" w:rsidP="00572DF8">
      <w:pPr>
        <w:pStyle w:val="ListParagraph"/>
        <w:spacing w:line="240" w:lineRule="auto"/>
        <w:rPr>
          <w:rFonts w:cstheme="minorHAnsi"/>
        </w:rPr>
      </w:pPr>
    </w:p>
    <w:p w14:paraId="4A4B1271" w14:textId="77777777" w:rsidR="000F1453" w:rsidRPr="00844A61" w:rsidRDefault="000F1453" w:rsidP="00572DF8">
      <w:pPr>
        <w:pStyle w:val="ListParagraph"/>
        <w:numPr>
          <w:ilvl w:val="0"/>
          <w:numId w:val="1"/>
        </w:numPr>
        <w:spacing w:line="240" w:lineRule="auto"/>
        <w:jc w:val="both"/>
        <w:rPr>
          <w:rFonts w:cstheme="minorHAnsi"/>
          <w:b/>
        </w:rPr>
      </w:pPr>
      <w:bookmarkStart w:id="9" w:name="Introduction"/>
      <w:r w:rsidRPr="00844A61">
        <w:rPr>
          <w:rFonts w:cstheme="minorHAnsi"/>
          <w:b/>
        </w:rPr>
        <w:t>Introduction</w:t>
      </w:r>
      <w:bookmarkEnd w:id="9"/>
      <w:r w:rsidRPr="00844A61">
        <w:rPr>
          <w:rFonts w:cstheme="minorHAnsi"/>
          <w:b/>
        </w:rPr>
        <w:t>/Background</w:t>
      </w:r>
    </w:p>
    <w:p w14:paraId="3D0F4BB2" w14:textId="3AA48294" w:rsidR="003E76C6" w:rsidRPr="008A0AB3" w:rsidRDefault="003E76C6" w:rsidP="00572DF8">
      <w:pPr>
        <w:spacing w:line="240" w:lineRule="auto"/>
        <w:jc w:val="both"/>
        <w:rPr>
          <w:rFonts w:cstheme="minorHAnsi"/>
        </w:rPr>
      </w:pPr>
      <w:r w:rsidRPr="008A0AB3">
        <w:rPr>
          <w:rFonts w:cstheme="minorHAnsi"/>
        </w:rPr>
        <w:t xml:space="preserve">Armed conflict </w:t>
      </w:r>
      <w:r w:rsidR="00D82D78" w:rsidRPr="008A0AB3">
        <w:rPr>
          <w:rFonts w:cstheme="minorHAnsi"/>
        </w:rPr>
        <w:t>is a major source of death and injury worldwide.</w:t>
      </w:r>
      <w:r w:rsidR="00D35341" w:rsidRPr="008A0AB3">
        <w:rPr>
          <w:rFonts w:cstheme="minorHAnsi"/>
        </w:rPr>
        <w:fldChar w:fldCharType="begin" w:fldLock="1"/>
      </w:r>
      <w:r w:rsidR="00450CB0" w:rsidRPr="008A0AB3">
        <w:rPr>
          <w:rFonts w:cstheme="minorHAnsi"/>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Health","type":"article-journal"},"uris":["http://www.mendeley.com/documents/?uuid=137c4720-4e2b-449b-b2c7-ec00b40eeb83"]},{"id":"ITEM-3","itemData":{"DOI":"10.1513/AnnalsATS.201510-661PS","ISBN":"2325-6621","ISSN":"23256621","PMID":"26784922","abstract":"The Syrian crisis, now in its fifth year, has created an unprecedented strain on health services and systems due to the protracted nature of the warfare, the targeting of medics and health care infrastructure, the exodus of physicians and nurses, the shortage of medical supplies and medications, and the disruption of medical education and training. Within a few short years, the life expectancy of resident Syrians has declined by 20 years. Over the first 4 years of the conflict, more than 75,000 civilians died from injuries incurred in the violence. More than twice as many civilians, including many women and children, have died prematurely of infectious and noninfectious chronic diseases for want of adequate health care. Doctors, local administrators, and nongovernmental organizations are struggling to manage the consequences of the conflict under substandard conditions, often using unorthodox methods of health care delivery in field hospitals and remotely by telehealth communication. Much-needed medical supplies are channeled through dangerous routes across the borders from Lebanon, Jordan, and Turkey. Physicians in the United States and other western nations have helped Syrian physicians make the most of the situation by providing training on introducing innovations in technology and treatment. Portable ultrasound machines have been introduced and are being used extensively in the management of trauma and shock. This report, prepared by members of the Syrian American Medical Society, documents current needs for health care relief within Syria, focusing on pulmonary, critical care, and sleep medicine, and some of the efforts currently underway to meet those needs.","author":[{"dropping-particle":"","family":"Sahloul","given":"Mohammed Z.","non-dropping-particle":"","parse-names":false,"suffix":""},{"dropping-particle":"","family":"Monla-Hassan","given":"Jaber","non-dropping-particle":"","parse-names":false,"suffix":""},{"dropping-particle":"","family":"Sankari","given":"Abdulghani","non-dropping-particle":"","parse-names":false,"suffix":""},{"dropping-particle":"","family":"Kherallah","given":"Mazen","non-dropping-particle":"","parse-names":false,"suffix":""},{"dropping-particle":"","family":"Atassi","given":"Bassel","non-dropping-particle":"","parse-names":false,"suffix":""},{"dropping-particle":"","family":"Badr","given":"Safwan","non-dropping-particle":"","parse-names":false,"suffix":""},{"dropping-particle":"","family":"Abbara","given":"Aula","non-dropping-particle":"","parse-names":false,"suffix":""},{"dropping-particle":"","family":"Sparrow","given":"Annie","non-dropping-particle":"","parse-names":false,"suffix":""}],"container-title":"Annals of the American Thoracic Society","id":"ITEM-3","issue":"2","issued":{"date-parts":[["2016"]]},"page":"147-155","title":"War is the enemy of health pulmonary, critical care, and sleep medicine in war-torn Syria","type":"article-journal","volume":"13"},"uris":["http://www.mendeley.com/documents/?uuid=9bc5fe6e-06d3-467f-85a8-eca0981a9ed3"]},{"id":"ITEM-4","itemData":{"DOI":"10.1016/S0140-6736(09)61926-7","ISBN":"0140-6736\\r1474-547X","ISSN":"01406736","PMID":"20109960","abstract":"Assaults on patients and medical personnel, facilities, and transports, denial of access to medical services, and misuse of medical facilities and emblems have become a feature of armed conflict despite their prohibition by the laws of war. Strategies to improve compliance with these laws, protection, and accountability are lacking, and regular reporting of violations is absent. A systematic review of the frequency of reporting and types of violations has not been done for more than 15 years. To gain a better understanding of the scope and extent of the problem, we used uniform search criteria to review three global sources of human rights reports in armed conflicts for 2003-08, and in-depth reports on violations committed in armed conflict during 1989-2008. Findings from this review showed deficiencies in the extent and methods of reporting, but also identified three major trends in such assaults: attacks on medical functions seem to be part of a broad assault on civilians; assaults on medical functions are used to achieve a military advantage; and combatants do not respect the ethical duty of health professionals to provide care to patients irrespective of affiliation. WHO needs to lead robust and systematic documentation of these violations, and countries and the medical community need to take steps to improve compliance, protection, and accountability. © 2010 Elsevier Ltd. All rights reserved.","author":[{"dropping-particle":"","family":"Rubenstein","given":"Leonard S.","non-dropping-particle":"","parse-names":false,"suffix":""},{"dropping-particle":"","family":"Bittle","given":"Melanie D.","non-dropping-particle":"","parse-names":false,"suffix":""}],"container-title":"The Lancet","id":"ITEM-4","issue":"9711","issued":{"date-parts":[["2010"]]},"page":"329-340","publisher":"Elsevier Ltd","title":"Responsibility for protection of medical workers and facilities in armed conflict","type":"article-journal","volume":"375"},"uris":["http://www.mendeley.com/documents/?uuid=e2dcb059-9e0e-4466-943e-1b9392ac4c27"]}],"mendeley":{"formattedCitation":"&lt;sup&gt;1–4&lt;/sup&gt;","plainTextFormattedCitation":"1–4","previouslyFormattedCitation":"&lt;sup&gt;1–4&lt;/sup&gt;"},"properties":{"noteIndex":0},"schema":"https://github.com/citation-style-language/schema/raw/master/csl-citation.json"}</w:instrText>
      </w:r>
      <w:r w:rsidR="00D35341" w:rsidRPr="008A0AB3">
        <w:rPr>
          <w:rFonts w:cstheme="minorHAnsi"/>
        </w:rPr>
        <w:fldChar w:fldCharType="separate"/>
      </w:r>
      <w:r w:rsidR="00D35341" w:rsidRPr="008A0AB3">
        <w:rPr>
          <w:rFonts w:cstheme="minorHAnsi"/>
          <w:noProof/>
          <w:vertAlign w:val="superscript"/>
        </w:rPr>
        <w:t>1–4</w:t>
      </w:r>
      <w:r w:rsidR="00D35341" w:rsidRPr="008A0AB3">
        <w:rPr>
          <w:rFonts w:cstheme="minorHAnsi"/>
        </w:rPr>
        <w:fldChar w:fldCharType="end"/>
      </w:r>
      <w:r w:rsidRPr="008A0AB3">
        <w:rPr>
          <w:rFonts w:cstheme="minorHAnsi"/>
        </w:rPr>
        <w:t xml:space="preserve"> Some of the effects of armed conflict on public health are direct and </w:t>
      </w:r>
      <w:r w:rsidR="00ED466E">
        <w:rPr>
          <w:rFonts w:cstheme="minorHAnsi"/>
        </w:rPr>
        <w:t>self-evident</w:t>
      </w:r>
      <w:r w:rsidR="00450CB0" w:rsidRPr="008A0AB3">
        <w:rPr>
          <w:rFonts w:cstheme="minorHAnsi"/>
        </w:rPr>
        <w:t xml:space="preserve">, such as battlefield wounds or traumatic injuries. </w:t>
      </w:r>
      <w:r w:rsidR="005F7686">
        <w:rPr>
          <w:rFonts w:cstheme="minorHAnsi"/>
        </w:rPr>
        <w:t>I</w:t>
      </w:r>
      <w:r w:rsidR="00450CB0" w:rsidRPr="008A0AB3">
        <w:rPr>
          <w:rFonts w:cstheme="minorHAnsi"/>
        </w:rPr>
        <w:t xml:space="preserve">ndirect consequences </w:t>
      </w:r>
      <w:r w:rsidR="005F7686">
        <w:rPr>
          <w:rFonts w:cstheme="minorHAnsi"/>
        </w:rPr>
        <w:t>are more tortuous</w:t>
      </w:r>
      <w:r w:rsidR="00450CB0" w:rsidRPr="008A0AB3">
        <w:rPr>
          <w:rFonts w:cstheme="minorHAnsi"/>
        </w:rPr>
        <w:t xml:space="preserve">, </w:t>
      </w:r>
      <w:r w:rsidR="00BD40A2">
        <w:rPr>
          <w:rFonts w:cstheme="minorHAnsi"/>
        </w:rPr>
        <w:t>and includes</w:t>
      </w:r>
      <w:r w:rsidR="00450CB0" w:rsidRPr="008A0AB3">
        <w:rPr>
          <w:rFonts w:cstheme="minorHAnsi"/>
        </w:rPr>
        <w:t xml:space="preserve"> disrupted health systems, displaced populations and health workforce,</w:t>
      </w:r>
      <w:r w:rsidR="00AD044C">
        <w:rPr>
          <w:rFonts w:cstheme="minorHAnsi"/>
        </w:rPr>
        <w:t xml:space="preserve"> the</w:t>
      </w:r>
      <w:r w:rsidR="00450CB0" w:rsidRPr="008A0AB3">
        <w:rPr>
          <w:rFonts w:cstheme="minorHAnsi"/>
        </w:rPr>
        <w:t xml:space="preserve"> breakdown of infrastructure</w:t>
      </w:r>
      <w:r w:rsidR="005F7686">
        <w:rPr>
          <w:rFonts w:cstheme="minorHAnsi"/>
        </w:rPr>
        <w:t xml:space="preserve">, </w:t>
      </w:r>
      <w:r w:rsidR="00450CB0" w:rsidRPr="008A0AB3">
        <w:rPr>
          <w:rFonts w:cstheme="minorHAnsi"/>
        </w:rPr>
        <w:t xml:space="preserve">and heightened risk of disease transmission, </w:t>
      </w:r>
      <w:r w:rsidR="00BD40A2">
        <w:rPr>
          <w:rFonts w:cstheme="minorHAnsi"/>
        </w:rPr>
        <w:t xml:space="preserve">which </w:t>
      </w:r>
      <w:r w:rsidR="00450CB0" w:rsidRPr="008A0AB3">
        <w:rPr>
          <w:rFonts w:cstheme="minorHAnsi"/>
        </w:rPr>
        <w:t>may impact a significantly larger group of inhabitants over years or decades.</w:t>
      </w:r>
      <w:r w:rsidRPr="008A0AB3">
        <w:rPr>
          <w:rFonts w:cstheme="minorHAnsi"/>
        </w:rPr>
        <w:fldChar w:fldCharType="begin" w:fldLock="1"/>
      </w:r>
      <w:r w:rsidR="00450CB0" w:rsidRPr="008A0AB3">
        <w:rPr>
          <w:rFonts w:cstheme="minorHAnsi"/>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Health","type":"article-journal"},"uris":["http://www.mendeley.com/documents/?uuid=137c4720-4e2b-449b-b2c7-ec00b40eeb83"]},{"id":"ITEM-3","itemData":{"DOI":"10.1016/S0140-6736(09)61926-7","ISBN":"0140-6736\\r1474-547X","ISSN":"01406736","PMID":"20109960","abstract":"Assaults on patients and medical personnel, facilities, and transports, denial of access to medical services, and misuse of medical facilities and emblems have become a feature of armed conflict despite their prohibition by the laws of war. Strategies to improve compliance with these laws, protection, and accountability are lacking, and regular reporting of violations is absent. A systematic review of the frequency of reporting and types of violations has not been done for more than 15 years. To gain a better understanding of the scope and extent of the problem, we used uniform search criteria to review three global sources of human rights reports in armed conflicts for 2003-08, and in-depth reports on violations committed in armed conflict during 1989-2008. Findings from this review showed deficiencies in the extent and methods of reporting, but also identified three major trends in such assaults: attacks on medical functions seem to be part of a broad assault on civilians; assaults on medical functions are used to achieve a military advantage; and combatants do not respect the ethical duty of health professionals to provide care to patients irrespective of affiliation. WHO needs to lead robust and systematic documentation of these violations, and countries and the medical community need to take steps to improve compliance, protection, and accountability. © 2010 Elsevier Ltd. All rights reserved.","author":[{"dropping-particle":"","family":"Rubenstein","given":"Leonard S.","non-dropping-particle":"","parse-names":false,"suffix":""},{"dropping-particle":"","family":"Bittle","given":"Melanie D.","non-dropping-particle":"","parse-names":false,"suffix":""}],"container-title":"The Lancet","id":"ITEM-3","issue":"9711","issued":{"date-parts":[["2010"]]},"page":"329-340","publisher":"Elsevier Ltd","title":"Responsibility for protection of medical workers and facilities in armed conflict","type":"article-journal","volume":"375"},"uris":["http://www.mendeley.com/documents/?uuid=e2dcb059-9e0e-4466-943e-1b9392ac4c27"]},{"id":"ITEM-4","itemData":{"DOI":"10.1371/journal.pmed.1002559","ISBN":"1111111111","ISSN":"15491676","PMID":"29689085","abstract":"BACKGROUND Violent attacks on and interferences with hospitals, ambulances, health workers, and patients during conflict destroy vital health services during a time when they are most needed and undermine the long-term capacity of the health system. In Syria, such attacks have been frequent and intense and represent grave violations of the Geneva Conventions, but the number reported has varied considerably. A systematic mechanism to document these attacks could assist in designing more protection strategies and play a critical role in influencing policy, promoting justice, and addressing the health needs of the population. METHODS AND FINDINGS We developed a mobile data collection questionnaire to collect data on incidents of attacks on healthcare directly from the field. Data collectors from the Syrian American Medical Society (SAMS), using the tool or a text messaging system, recorded information on incidents across four of Syria's northern governorates (Aleppo, Idleb, Hama, and Homs) from January 1, 2016, to December 31, 2016. SAMS recorded a total of 200 attacks on healthcare in 2016, 102 of them using the mobile data collection tool. Direct attacks on health facilities comprised the majority of attacks recorded (88.0%; n = 176). One hundred and twelve healthcare staff and 185 patients were killed in these incidents. Thirty-five percent of the facilities were attacked more than once over the data collection period; hospitals were significantly more likely to be attacked more than once compared to clinics and other types of healthcare facilities. Aerial bombs were used in the overwhelming majority of cases (91.5%). We also compared the SAMS data to a separate database developed by Physicians for Human Rights (PHR) based on media reports and matched the incidents to compare the results from the two methods (this analysis was limited to incidents at health facilities). Among 90 relevant incidents verified by PHR and 177 by SAMS, there were 60 that could be matched to each other, highlighting the differences in results from the two methods. This study is limited by the complexities of data collection in a conflict setting, only partial use of the standardized reporting tool, and the fact that limited accessibility of some health facilities and workers and may be biased towards the reporting of attacks on larger or more visible health facilities. CONCLUSIONS The use of field data collectors and use of consistent definitions can play an important role in …","author":[{"dropping-particle":"","family":"Haar","given":"Rohini J.","non-dropping-particle":"","parse-names":false,"suffix":""},{"dropping-particle":"","family":"Risko","given":"Casey B.","non-dropping-particle":"","parse-names":false,"suffix":""},{"dropping-particle":"","family":"Singh","given":"Sonal","non-dropping-particle":"","parse-names":false,"suffix":""},{"dropping-particle":"","family":"Rayes","given":"Diana","non-dropping-particle":"","parse-names":false,"suffix":""},{"dropping-particle":"","family":"Albaik","given":"Ahmad","non-dropping-particle":"","parse-names":false,"suffix":""},{"dropping-particle":"","family":"Alnajar","given":"Mohammed","non-dropping-particle":"","parse-names":false,"suffix":""},{"dropping-particle":"","family":"Kewara","given":"Mazen","non-dropping-particle":"","parse-names":false,"suffix":""},{"dropping-particle":"","family":"Clouse","given":"Emily","non-dropping-particle":"","parse-names":false,"suffix":""},{"dropping-particle":"","family":"Baker","given":"Elise","non-dropping-particle":"","parse-names":false,"suffix":""},{"dropping-particle":"","family":"Rubenstein","given":"Leonard S.","non-dropping-particle":"","parse-names":false,"suffix":""}],"container-title":"PLoS Medicine","id":"ITEM-4","issue":"4","issued":{"date-parts":[["2018"]]},"page":"1-18","title":"Determining the scope of attacks on health in four governorates of Syria in 2016: Results of a field surveillance program","type":"article-journal","volume":"15"},"uris":["http://www.mendeley.com/documents/?uuid=3452af0d-dd4e-4a55-a2e8-16f7142e8bb0"]}],"mendeley":{"formattedCitation":"&lt;sup&gt;1,2,4,5&lt;/sup&gt;","plainTextFormattedCitation":"1,2,4,5","previouslyFormattedCitation":"&lt;sup&gt;1,2,4,5&lt;/sup&gt;"},"properties":{"noteIndex":0},"schema":"https://github.com/citation-style-language/schema/raw/master/csl-citation.json"}</w:instrText>
      </w:r>
      <w:r w:rsidRPr="008A0AB3">
        <w:rPr>
          <w:rFonts w:cstheme="minorHAnsi"/>
        </w:rPr>
        <w:fldChar w:fldCharType="separate"/>
      </w:r>
      <w:r w:rsidR="00450CB0" w:rsidRPr="008A0AB3">
        <w:rPr>
          <w:rFonts w:cstheme="minorHAnsi"/>
          <w:noProof/>
          <w:vertAlign w:val="superscript"/>
        </w:rPr>
        <w:t>1,2,4,5</w:t>
      </w:r>
      <w:r w:rsidRPr="008A0AB3">
        <w:rPr>
          <w:rFonts w:cstheme="minorHAnsi"/>
        </w:rPr>
        <w:fldChar w:fldCharType="end"/>
      </w:r>
      <w:r w:rsidRPr="008A0AB3">
        <w:rPr>
          <w:rFonts w:cstheme="minorHAnsi"/>
        </w:rPr>
        <w:t xml:space="preserve"> Many survivors of a conflict may be physically or mentally scarred for life, and the disruption of critical services and supplies, such as healthcare, education, energy, water, and food, can leave behind long-term impacts affecting future generations.</w:t>
      </w:r>
      <w:r w:rsidRPr="008A0AB3">
        <w:rPr>
          <w:rFonts w:cstheme="minorHAnsi"/>
        </w:rPr>
        <w:fldChar w:fldCharType="begin" w:fldLock="1"/>
      </w:r>
      <w:r w:rsidRPr="008A0AB3">
        <w:rPr>
          <w:rFonts w:cstheme="minorHAnsi"/>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mendeley":{"formattedCitation":"&lt;sup&gt;1,2&lt;/sup&gt;","plainTextFormattedCitation":"1,2","previouslyFormattedCitation":"&lt;sup&gt;1,2&lt;/sup&gt;"},"properties":{"noteIndex":0},"schema":"https://github.com/citation-style-language/schema/raw/master/csl-citation.json"}</w:instrText>
      </w:r>
      <w:r w:rsidRPr="008A0AB3">
        <w:rPr>
          <w:rFonts w:cstheme="minorHAnsi"/>
        </w:rPr>
        <w:fldChar w:fldCharType="separate"/>
      </w:r>
      <w:r w:rsidRPr="008A0AB3">
        <w:rPr>
          <w:rFonts w:cstheme="minorHAnsi"/>
          <w:noProof/>
          <w:vertAlign w:val="superscript"/>
        </w:rPr>
        <w:t>1,2</w:t>
      </w:r>
      <w:r w:rsidRPr="008A0AB3">
        <w:rPr>
          <w:rFonts w:cstheme="minorHAnsi"/>
        </w:rPr>
        <w:fldChar w:fldCharType="end"/>
      </w:r>
    </w:p>
    <w:p w14:paraId="0ED7D2EB" w14:textId="50B6084B" w:rsidR="003E76C6" w:rsidRPr="008A0AB3" w:rsidRDefault="003E76C6" w:rsidP="00572DF8">
      <w:pPr>
        <w:spacing w:line="240" w:lineRule="auto"/>
        <w:jc w:val="both"/>
        <w:rPr>
          <w:rFonts w:cstheme="minorHAnsi"/>
        </w:rPr>
      </w:pPr>
      <w:commentRangeStart w:id="10"/>
      <w:r w:rsidRPr="008A0AB3">
        <w:rPr>
          <w:rFonts w:cstheme="minorHAnsi"/>
        </w:rPr>
        <w:t xml:space="preserve">Since its onset in 2011, the Syrian conflict has </w:t>
      </w:r>
      <w:r w:rsidR="00B2236B" w:rsidRPr="008A0AB3">
        <w:rPr>
          <w:rFonts w:cstheme="minorHAnsi"/>
        </w:rPr>
        <w:t>evolved into a</w:t>
      </w:r>
      <w:r w:rsidRPr="008A0AB3">
        <w:rPr>
          <w:rFonts w:cstheme="minorHAnsi"/>
        </w:rPr>
        <w:t xml:space="preserve"> complex humanitarian disaster, resulting</w:t>
      </w:r>
      <w:r w:rsidR="003E7A2E" w:rsidRPr="008A0AB3">
        <w:rPr>
          <w:rFonts w:cstheme="minorHAnsi"/>
        </w:rPr>
        <w:t xml:space="preserve"> in</w:t>
      </w:r>
      <w:r w:rsidRPr="008A0AB3">
        <w:rPr>
          <w:rFonts w:cstheme="minorHAnsi"/>
        </w:rPr>
        <w:t xml:space="preserve"> over 5.6 million refugees, 6.6 million internally displaced persons</w:t>
      </w:r>
      <w:r w:rsidR="003E7A2E" w:rsidRPr="008A0AB3">
        <w:rPr>
          <w:rFonts w:cstheme="minorHAnsi"/>
        </w:rPr>
        <w:t xml:space="preserve">, and an untold number of casualties </w:t>
      </w:r>
      <w:r w:rsidRPr="008A0AB3">
        <w:rPr>
          <w:rFonts w:cstheme="minorHAnsi"/>
        </w:rPr>
        <w:t>out of an estimated pre-war population of 23 million people.</w:t>
      </w:r>
      <w:r w:rsidRPr="008A0AB3">
        <w:rPr>
          <w:rFonts w:cstheme="minorHAnsi"/>
        </w:rPr>
        <w:fldChar w:fldCharType="begin" w:fldLock="1"/>
      </w:r>
      <w:r w:rsidR="00136CD3" w:rsidRPr="008A0AB3">
        <w:rPr>
          <w:rFonts w:cstheme="minorHAnsi"/>
        </w:rPr>
        <w:instrText>ADDIN CSL_CITATION {"citationItems":[{"id":"ITEM-1","itemData":{"URL":"https://www.cia.gov/library/publications/the-world-factbook/geos/sy.html","author":[{"dropping-particle":"","family":"Agency","given":"Central Intelligence","non-dropping-particle":"","parse-names":false,"suffix":""}],"container-title":"The World Factbook","id":"ITEM-1","issued":{"date-parts":[["2019"]]},"page":"1-24","title":"The World Factbook: Syria","type":"webpage","volume":"2019"},"uris":["http://www.mendeley.com/documents/?uuid=1282e15b-c644-4203-bc78-4f79d28da7c6"]},{"id":"ITEM-2","itemData":{"URL":"https://data2.unhcr.org/en/situations/syria","author":[{"dropping-particle":"","family":"UNHCR","given":"","non-dropping-particle":"","parse-names":false,"suffix":""}],"container-title":"15 August 2019","id":"ITEM-2","issued":{"date-parts":[["2019"]]},"page":"1-19","title":"Situation in Syria Regional Refugee Response","type":"webpage"},"uris":["http://www.mendeley.com/documents/?uuid=95c3a1b4-edbe-4973-9a2e-098d10733cd7"]},{"id":"ITEM-3","itemData":{"author":[{"dropping-particle":"","family":"Specia","given":"Megan","non-dropping-particle":"","parse-names":false,"suffix":""}],"container-title":"New York Times","id":"ITEM-3","issued":{"date-parts":[["2018","4","13"]]},"title":"How Syria’s Death Toll Is Lost in the Fog of War","type":"article-newspaper"},"uris":["http://www.mendeley.com/documents/?uuid=8b08989a-df42-477d-bb1c-e057f9746cc5"]}],"mendeley":{"formattedCitation":"&lt;sup&gt;6–8&lt;/sup&gt;","plainTextFormattedCitation":"6–8","previouslyFormattedCitation":"&lt;sup&gt;6–8&lt;/sup&gt;"},"properties":{"noteIndex":0},"schema":"https://github.com/citation-style-language/schema/raw/master/csl-citation.json"}</w:instrText>
      </w:r>
      <w:r w:rsidRPr="008A0AB3">
        <w:rPr>
          <w:rFonts w:cstheme="minorHAnsi"/>
        </w:rPr>
        <w:fldChar w:fldCharType="separate"/>
      </w:r>
      <w:r w:rsidR="0075299F" w:rsidRPr="008A0AB3">
        <w:rPr>
          <w:rFonts w:cstheme="minorHAnsi"/>
          <w:noProof/>
          <w:vertAlign w:val="superscript"/>
        </w:rPr>
        <w:t>6–8</w:t>
      </w:r>
      <w:r w:rsidRPr="008A0AB3">
        <w:rPr>
          <w:rFonts w:cstheme="minorHAnsi"/>
        </w:rPr>
        <w:fldChar w:fldCharType="end"/>
      </w:r>
      <w:r w:rsidRPr="008A0AB3">
        <w:rPr>
          <w:rFonts w:cstheme="minorHAnsi"/>
        </w:rPr>
        <w:t xml:space="preserve"> During this period, Syria has suffered </w:t>
      </w:r>
      <w:r w:rsidR="00E96F14" w:rsidRPr="008A0AB3">
        <w:rPr>
          <w:rFonts w:cstheme="minorHAnsi"/>
        </w:rPr>
        <w:t xml:space="preserve">significant </w:t>
      </w:r>
      <w:r w:rsidRPr="008A0AB3">
        <w:rPr>
          <w:rFonts w:cstheme="minorHAnsi"/>
        </w:rPr>
        <w:t>health and healthcare challenges, including the reemergence of vaccine preventable diseases, such as polio and measles, targeted attacks on healthcare facilities, workers, patients, and supplies, and the disruption of public health services</w:t>
      </w:r>
      <w:r w:rsidR="00080424">
        <w:rPr>
          <w:rFonts w:cstheme="minorHAnsi"/>
        </w:rPr>
        <w:t xml:space="preserve"> in opposition</w:t>
      </w:r>
      <w:r w:rsidR="00E671B7">
        <w:rPr>
          <w:rFonts w:cstheme="minorHAnsi"/>
        </w:rPr>
        <w:t>-</w:t>
      </w:r>
      <w:r w:rsidR="00080424">
        <w:rPr>
          <w:rFonts w:cstheme="minorHAnsi"/>
        </w:rPr>
        <w:t>held territories</w:t>
      </w:r>
      <w:r w:rsidRPr="008A0AB3">
        <w:rPr>
          <w:rFonts w:cstheme="minorHAnsi"/>
        </w:rPr>
        <w:t>.</w:t>
      </w:r>
      <w:r w:rsidR="00633A96" w:rsidRPr="008A0AB3">
        <w:rPr>
          <w:rFonts w:cstheme="minorHAnsi"/>
        </w:rPr>
        <w:fldChar w:fldCharType="begin" w:fldLock="1"/>
      </w:r>
      <w:r w:rsidR="004B40FC" w:rsidRPr="008A0AB3">
        <w:rPr>
          <w:rFonts w:cstheme="minorHAnsi"/>
        </w:rPr>
        <w:instrText>ADDIN CSL_CITATION {"citationItems":[{"id":"ITEM-1","itemData":{"DOI":"10.1371/journal.pone.0168145","ISBN":"1932-6203","ISSN":"19326203","PMID":"27992470","abstract":"INTRODUCTION: With the high proportion of refugee population throughout Lebanon and continuous population movement, it is sensible to believe that, in particular vulnerable areas, vaccination coverage may not be at an optimal level. Therefore, we assessed the vaccination coverage in children under 5 in a district of the Akkar governorate before and after a vaccination campaign. During the vaccination campaign, conducted in August 2015, 2,509 children were vaccinated. MATERIALS AND METHODS: We conducted a pre- and post-vaccination campaign coverage surveys adapting the WHO EPI cluster survey to the Lebanese MoPH vaccination calendar. Percentages of coverage for each dose of each vaccine were calculated for both surveys. Factors associated with complete vaccination were explored. RESULTS: Comparing the pre- with the post-campaign surveys, coverage for polio vaccine increased from 51.9% to 84.3%, for Pentavalent from 49.0% to 71.9%, for MMR from 36.2% to 61.0%, while the percentage of children with fully updated vaccination calendar increased from 32.9% to 53.8%. While Lebanese children were found to be better covered for some antigens compared to Syrians at the first survey, this difference disappeared at the post-campaign survey. Awareness and logistic obstacles were the primary reported causes of not complete vaccination in both surveys. DISCUSSION: Vaccination campaigns remain a quick and effective approach to increase vaccination coverage in crisis-affected areas. However, campaigns cannot be considered as a replacement of routine vaccination services to maintain a good level of coverage.","author":[{"dropping-particle":"","family":"Rossi","given":"Rodolfo","non-dropping-particle":"","parse-names":false,"suffix":""},{"dropping-particle":"","family":"Assaad","given":"Ramia","non-dropping-particle":"","parse-names":false,"suffix":""},{"dropping-particle":"","family":"Rebeschini","given":"Arianna","non-dropping-particle":"","parse-names":false,"suffix":""},{"dropping-particle":"","family":"Hamadeh","given":"Randa","non-dropping-particle":"","parse-names":false,"suffix":""}],"container-title":"PLoS ONE","id":"ITEM-1","issue":"12","issued":{"date-parts":[["2016"]]},"title":"Vaccination coverage cluster surveys in middle Dreib - Akkar, Lebanon: Comparison of vaccination coverage in children aged 12-59 months Pre-and post-vaccination campaign","type":"article","volume":"11"},"uris":["http://www.mendeley.com/documents/?uuid=e7e1f5f9-8586-4e00-b2eb-9f8995b8f685"]},{"id":"ITEM-2","itemData":{"DOI":"10.1136/bmjgh-2017-000302","ISBN":"2017000302","ISSN":"2059-7908","PMID":"29225945","abstract":"Introduction Women and children account for a disproportionate morbidity burden among conflict-affected populations, and yet they are not included in global accountability frameworks for women’s and children’s health. We use Countdown to 2015 (Millennium Development Goals) health indicators to provide an up-to-date review and analysis of the best available data on Syrian refugees in Jordan, Lebanon and Turkey and internally displaced within Syria and explore data challenges in this conflict setting.\n\nMethods We searched Medline, PubMed, Scopus, Popline and Index Medicus for WHO Eastern Mediterranean Region Office and relevant development/humanitarian databases in all languages from January 2011 until December 2015. We met in person or emailed relevant key stakeholders in Lebanon, Jordan, Syria and Turkey to obtain any unpublished or missing data. We convened a meeting of experts working with these populations to discuss the results.\n\nResults The following trends were found based on available data for these populations as compared with preconflict Syria. Birth registration in Syria and in host neighbouring countries decreased and was very low in Lebanon. In Syria, the infant mortality rate and under-five mortality rate increased, and coverage of antenatal care (one visit with a skilled attendant), skilled birth attendance and vaccination (except for DTP3 vaccine) declined. The number of Syrian refugee women attending more than four antenatal care visits was low in Lebanon and in non-camp settings in Jordan. Few data were available on these indicators among the internally displaced. In conflict settings such as that of Syria, coverage rates of interventions are often unknown or difficult to ascertain because of measurement challenges in accessing conflict-affected populations or to the inability to determine relevant denominators in this dynamic setting.\n\nConclusion Research, monitoring and evaluation in humanitarian settings could better inform public health interventions if findings were more widely shared, methodologies were more explicit and globally agreed definitions and indicators were used consistently.","author":[{"dropping-particle":"","family":"DeJong","given":"Jocelyn","non-dropping-particle":"","parse-names":false,"suffix":""},{"dropping-particle":"","family":"Ghattas","given":"Hala","non-dropping-particle":"","parse-names":false,"suffix":""},{"dropping-particle":"","family":"Bashour","given":"Hyam","non-dropping-particle":"","parse-names":false,"suffix":""},{"dropping-particle":"","family":"Mourtada","given":"Rima","non-dropping-particle":"","parse-names":false,"suffix":""},{"dropping-particle":"","family":"Akik","given":"Chaza","non-dropping-particle":"","parse-names":false,"suffix":""},{"dropping-particle":"","family":"Reese-Masterson","given":"Amelia","non-dropping-particle":"","parse-names":false,"suffix":""}],"container-title":"BMJ Global Health","id":"ITEM-2","issue":"3","issued":{"date-parts":[["2017"]]},"page":"e000302","title":"Reproductive, maternal, neonatal and child health in conflict: a case study on Syria using Countdown indicators","type":"article-journal","volume":"2"},"uris":["http://www.mendeley.com/documents/?uuid=2c0f04c0-880e-44cc-bc2b-69b08c5fa45b"]},{"id":"ITEM-3","itemData":{"DOI":"10.1371/journal.ppat.1004438","ISBN":"15537366","ISSN":"15537374","PMID":"25393545","abstract":"The article discusses the spread of infectious diseases among Syrian civilians, refugees, and citizens of neighboring countries in the wake of Syrian civil war in 2014. Topics discussed include the health care system in Syria before the conflict, the risk factors for infectious diseases such as poliomyelitis, measles, and leishmaniasis, and other diseases that affect the mentioned populations including typhoid fever, hepatitis A, and meningitis.","author":[{"dropping-particle":"","family":"Sharara","given":"Sima L.","non-dropping-particle":"","parse-names":false,"suffix":""},{"dropping-particle":"","family":"Kanj","given":"Souha S.","non-dropping-particle":"","parse-names":false,"suffix":""}],"container-title":"PLoS pathogens","id":"ITEM-3","issue":"10","issued":{"date-parts":[["2014"]]},"page":"e1004438","title":"War and infectious diseases: challenges of the Syrian civil war","type":"article-journal","volume":"10"},"uris":["http://www.mendeley.com/documents/?uuid=302bf992-faae-4bd4-aea9-dcb498734b5c"]},{"id":"ITEM-4","itemData":{"DOI":"10.1007/s00431-017-3057-y","ISBN":"1432-1076\r0340-6199","ISSN":"14321076","PMID":"29255951","abstract":"Few data are available to evaluate the impact of Syrian war on civilian population; to describe this impact on child health, this article uses data from Médecins Sans Frontières-Operational Centre Amsterdam's activities in Tal-Abyad and Kobane cities, northern Syria (2013-2016). Data were obtained from routine medical datasets and narrative reports, for out-patient clinics, immunisation, nutritional monitoring and assessments, and in-patient care, and were analysed quantitatively and qualitatively. Infections were the largest contributor to morbidity. The proportion of &lt; 5 year out-patient consultations of infectious diseases that are listed for outbreak monitoring in emergencies was 15% in 2013, 51% in 2014, 75% in 2015 and 70% in 2016. Thalassemia was recorded in 0.5% of 2014 &lt; 5 year out-patient consultations and 3.4% of 2013-2014 &lt; 18-year in-patient admissions. Measles immunisation activities and routine Extended Programme for Immunisation were re-activated across northern Syria; however, immunisation coverage could not be calculated. Results from our routine data must be compared cautiously, due to differences in settings and disease categories. CONCLUSION With such scattered interventions, routine data are limited in providing a quantified evidence of emergency's health impact; however, they help in drawing a picture of children's health status and highlighting difficulties in providing curative and preventive services, in order to reflect part of population's plight. What is Known • Few data exist to evaluate the impact of the Syrian war on the health of children; • Médecins Sans Frontières (MSF-OCA) has worked in northern Syria during different times since 2013. What is New • Quantitative and qualitative analysis of MSF's routine medical data and situtation reports show that one fifth of all consultations in children &lt; 5 years in MSF health facilities in northern Syria 2013-2016 were due to communicable diseases; • The analysis also highlights the burden of chronic conditions that were prevalent in Syria before the war, e.g. thalassemia.","author":[{"dropping-particle":"","family":"Meiqari","given":"Lana","non-dropping-particle":"","parse-names":false,"suffix":""},{"dropping-particle":"","family":"Hoetjes","given":"Maartje","non-dropping-particle":"","parse-names":false,"suffix":""},{"dropping-particle":"","family":"Baxter","given":"Louisa","non-dropping-particle":"","parse-names":false,"suffix":""},{"dropping-particle":"","family":"Lenglet","given":"Annick","non-dropping-particle":"","parse-names":false,"suffix":""}],"container-title":"European Journal of Pediatrics","id":"ITEM-4","issue":"3","issued":{"date-parts":[["2018"]]},"page":"371-380","publisher":"European Journal of Pediatrics","title":"Impact of war on child health in northern Syria: the experience of Médecins Sans Frontières","type":"article-journal","volume":"177"},"uris":["http://www.mendeley.com/documents/?uuid=88e7efcf-457d-4803-b34d-cf8c60a42892"]},{"id":"ITEM-5","itemData":{"author":[{"dropping-particle":"","family":"Taub","given":"Ben","non-dropping-particle":"","parse-names":false,"suffix":""}],"container-title":"The New Yorker","id":"ITEM-5","issued":{"date-parts":[["2016","6"]]},"page":"21","title":"The Shadow Doctors","type":"article-magazine"},"uris":["http://www.mendeley.com/documents/?uuid=61d0860f-c0eb-4a94-a1f7-2a6862204832"]},{"id":"ITEM-6","itemData":{"DOI":"10.1093/pubmed/fds090","ISBN":"1741-3842","ISSN":"17413842","PMID":"23179240","abstract":"The past 18 months have witnessed considerable turmoil in countries of the MENA region. The Syrian Arab Republic (SAR) is one such country, currently in the midst of a civil war. This report draws attention to some of the recent achievements of its health services, where, despite a dearth of published materials, the country achieved remarkable declines in maternal mortality and infant mortality rates. Its health sector now faces destruction from on-going violence compounded by economic sanctions that has affected access to health care, to medicines and to basic essentials as well as the destruction of infrastructure. This paper draws attention to the achievements of the country's health services and explores some of the consequences of conflict and of sanctions on population health. Readers need to be mindful that the situation on the ground in a civil war can alter on a daily basis. This is the case for Syria with much destruction of health facilities and increasing numbers of people killed and injured. We retain however our focus on the core theme of this paper which is on conflict and on sanctions.","author":[{"dropping-particle":"","family":"Sen","given":"Kasturi","non-dropping-particle":"","parse-names":false,"suffix":""},{"dropping-particle":"","family":"Al-Faisal","given":"Waleed","non-dropping-particle":"","parse-names":false,"suffix":""},{"dropping-particle":"","family":"Alsaleh","given":"Yaser","non-dropping-particle":"","parse-names":false,"suffix":""}],"container-title":"Journal of Public Health (United Kingdom)","id":"ITEM-6","issue":"2","issued":{"date-parts":[["2013"]]},"page":"195-199","title":"Syria: Effects of conflict and sanctions on public health","type":"article-journal","volume":"35"},"uris":["http://www.mendeley.com/documents/?uuid=b4b04732-36eb-4b9b-84b6-abd2608fac71"]},{"id":"ITEM-7","itemData":{"DOI":"10.1016/S0140-6736(17)30741-9","ISBN":"0140-6736","ISSN":"1474547X","PMID":"28314568","abstract":"The conflict in Syria presents new and unprecedented challenges that undermine the principles and practice of medical neutrality in armed conflict. With direct and repeated targeting of health workers, health facilities, and ambulances, Syria has become the most dangerous place on earth for health-care providers. The weaponisation of health care—a strategy of using people's need for health care as a weapon against them by violently depriving them of it—has translated into hundreds of health workers killed, hundreds more incarcerated or tortured, and hundreds of health facilities deliberately and systematically attacked. Evidence shows use of this strategy on an unprecedented scale by the Syrian Government and allied forces, in what human rights organisations described as a war-crime strategy, although all parties seem to have committed violations. Attacks on health care have sparked a large-scale exodus of experienced health workers. Formidable challenges face health workers who have stayed behind, and with no health care a major factor in the flight of refugees, the effect extends well beyond Syria. The international community has left these violations of international humanitarian and human rights law largely unanswered, despite their enormous consequences. There have been repudiated denunciations, but little action on bringing the perpetrators to justice. This inadequate response challenges the foundation of medical neutrality needed to sustain the operations of global health and humanitarian agencies in situations of armed conflict. In this Health Policy, we analyse the situation of health workers facing such systematic and serious violations of international humanitarian law. We describe the tremendous pressures that health workers have been under and continue to endure, and the remarkable resilience and resourcefulness they have displayed in response to this crisis. We propose policy imperatives to protect and support health workers working in armed conflict zones.","author":[{"dropping-particle":"","family":"Fouad","given":"Fouad M.","non-dropping-particle":"","parse-names":false,"suffix":""},{"dropping-particle":"","family":"Sparrow","given":"Annie","non-dropping-particle":"","parse-names":false,"suffix":""},{"dropping-particle":"","family":"Tarakji","given":"Ahmad","non-dropping-particle":"","parse-names":false,"suffix":""},{"dropping-particle":"","family":"Alameddine","given":"Mohamad","non-dropping-particle":"","parse-names":false,"suffix":""},{"dropping-particle":"","family":"El-Jardali","given":"Fadi","non-dropping-particle":"","parse-names":false,"suffix":""},{"dropping-particle":"","family":"Coutts","given":"Adam P.","non-dropping-particle":"","parse-names":false,"suffix":""},{"dropping-particle":"","family":"Arnaout","given":"Nour","non-dropping-particle":"El","parse-names":false,"suffix":""},{"dropping-particle":"","family":"Karroum","given":"Lama Bou","non-dropping-particle":"","parse-names":false,"suffix":""},{"dropping-particle":"","family":"Jawad","given":"Mohammed","non-dropping-particle":"","parse-names":false,"suffix":""},{"dropping-particle":"","family":"Roborgh","given":"Sophie","non-dropping-particle":"","parse-names":false,"suffix":""},{"dropping-particle":"","family":"Abbara","given":"Aula","non-dropping-particle":"","parse-names":false,"suffix":""},{"dropping-particle":"","family":"Alhalabi","given":"Fadi","non-dropping-particle":"","parse-names":false,"suffix":""},{"dropping-particle":"","family":"AlMasri","given":"Ibrahim","non-dropping-particle":"","parse-names":false,"suffix":""},{"dropping-particle":"","family":"Jabbour","given":"Samer","non-dropping-particle":"","parse-names":false,"suffix":""}],"container-title":"The Lancet","id":"ITEM-7","issue":"10111","issued":{"date-parts":[["2017"]]},"page":"2516-2526","publisher":"Elsevier Ltd","title":"Health workers and the weaponisation of health care in Syria: a preliminary inquiry for The Lancet–American University of Beirut Commission on Syria","type":"article-journal","volume":"390"},"uris":["http://www.mendeley.com/documents/?uuid=bbd66648-16ae-469c-9e32-87466cfa0914"]},{"id":"ITEM-8","itemData":{"abstract":"The Syrian government’s ongoing assault on health care is one of the most egregious the world has ever seen. PHR has documented the deaths of 687 medical personnel and 329 attacks on medical facilities from the beginning of the conflict through October 2015. This report focuses specifically on the state of health care in eastern Aleppo city – the city hit hardest by such attacks – and tells a story of courage and resilience in the face of tremendous human suffering and loss. PHR’s findings illustrate that unlawful attacks on health have significantly degraded Aleppo’s health care system; more than two-thirds of the hospitals no longer function and roughly 95 percent of doctors have fled, been detained, or killed. However, the remaining medical personnel have persevered and manage to provide health care in the midst of a horrific war, despite minimal access to equipment and medication. This report also points to the failure of the international community to stop these violations. The UN Security Council has failed to do its duty for more than four years, and, as a result, hundreds of Syrian medical personnel and thousands of their patients have lost their lives. Health workers in Aleppo understand the UN Security Council’s failure all too well. They live with the reality of disappeared colleagues and hospital attacks every day. Yet they have not given up hope, and they continue to ask for one simple thing: an end to the attacks on hospitals, medical personnel, patients, and civilians. PHR chose Aleppo as a case study because it illustrates what a dedicated and resilient medical community can achieve in some of the worst circumstances. The story of Aleppo exemplifies the ingenuity and resolve of the many Syrians who have chosen to stand up for human rights and international law rather than surrender to tyranny.","author":[{"dropping-particle":"","family":"PHR","given":"","non-dropping-particle":"","parse-names":false,"suffix":""}],"id":"ITEM-8","issue":"November","issued":{"date-parts":[["2015"]]},"title":"Aleppo Abandoned: A Case Study on Health Care in Syria","type":"article-journal"},"uris":["http://www.mendeley.com/documents/?uuid=d0c2f01b-3ae4-40bb-b1c0-b015bc8aaf1d"]},{"id":"ITEM-9","itemData":{"DOI":"10.1016/S0140-6736(09)61926-7","ISBN":"0140-6736\\r1474-547X","ISSN":"01406736","PMID":"20109960","abstract":"Assaults on patients and medical personnel, facilities, and transports, denial of access to medical services, and misuse of medical facilities and emblems have become a feature of armed conflict despite their prohibition by the laws of war. Strategies to improve compliance with these laws, protection, and accountability are lacking, and regular reporting of violations is absent. A systematic review of the frequency of reporting and types of violations has not been done for more than 15 years. To gain a better understanding of the scope and extent of the problem, we used uniform search criteria to review three global sources of human rights reports in armed conflicts for 2003-08, and in-depth reports on violations committed in armed conflict during 1989-2008. Findings from this review showed deficiencies in the extent and methods of reporting, but also identified three major trends in such assaults: attacks on medical functions seem to be part of a broad assault on civilians; assaults on medical functions are used to achieve a military advantage; and combatants do not respect the ethical duty of health professionals to provide care to patients irrespective of affiliation. WHO needs to lead robust and systematic documentation of these violations, and countries and the medical community need to take steps to improve compliance, protection, and accountability. © 2010 Elsevier Ltd. All rights reserved.","author":[{"dropping-particle":"","family":"Rubenstein","given":"Leonard S.","non-dropping-particle":"","parse-names":false,"suffix":""},{"dropping-particle":"","family":"Bittle","given":"Melanie D.","non-dropping-particle":"","parse-names":false,"suffix":""}],"container-title":"The Lancet","id":"ITEM-9","issue":"9711","issued":{"date-parts":[["2010"]]},"page":"329-340","publisher":"Elsevier Ltd","title":"Responsibility for protection of medical workers and facilities in armed conflict","type":"article-journal","volume":"375"},"uris":["http://www.mendeley.com/documents/?uuid=e2dcb059-9e0e-4466-943e-1b9392ac4c27"]},{"id":"ITEM-10","itemData":{"author":[{"dropping-particle":"","family":"WHO","given":"","non-dropping-particle":"","parse-names":false,"suffix":""}],"id":"ITEM-10","issued":{"date-parts":[["2013"]]},"number-of-pages":"1","title":"Emergencies Preparedness, Response: Polio in the Syrian Arab Republic","type":"report"},"uris":["http://www.mendeley.com/documents/?uuid=8229f9c3-4c4f-46f0-82e0-770fc127cdeb"]}],"mendeley":{"formattedCitation":"&lt;sup&gt;4,9–17&lt;/sup&gt;","plainTextFormattedCitation":"4,9–17","previouslyFormattedCitation":"&lt;sup&gt;4,9–17&lt;/sup&gt;"},"properties":{"noteIndex":0},"schema":"https://github.com/citation-style-language/schema/raw/master/csl-citation.json"}</w:instrText>
      </w:r>
      <w:r w:rsidR="00633A96" w:rsidRPr="008A0AB3">
        <w:rPr>
          <w:rFonts w:cstheme="minorHAnsi"/>
        </w:rPr>
        <w:fldChar w:fldCharType="separate"/>
      </w:r>
      <w:r w:rsidR="004B40FC" w:rsidRPr="008A0AB3">
        <w:rPr>
          <w:rFonts w:cstheme="minorHAnsi"/>
          <w:noProof/>
          <w:vertAlign w:val="superscript"/>
        </w:rPr>
        <w:t>4,9–17</w:t>
      </w:r>
      <w:r w:rsidR="00633A96" w:rsidRPr="008A0AB3">
        <w:rPr>
          <w:rFonts w:cstheme="minorHAnsi"/>
        </w:rPr>
        <w:fldChar w:fldCharType="end"/>
      </w:r>
      <w:r w:rsidRPr="008A0AB3">
        <w:rPr>
          <w:rFonts w:cstheme="minorHAnsi"/>
        </w:rPr>
        <w:t xml:space="preserve"> These challenges, coupled with massive inflation, limited supplies, energy shortages, lack of safe transportation, the loss of vital infrastructure such as water </w:t>
      </w:r>
      <w:r w:rsidR="00B60706">
        <w:rPr>
          <w:rFonts w:cstheme="minorHAnsi"/>
        </w:rPr>
        <w:t xml:space="preserve">and </w:t>
      </w:r>
      <w:r w:rsidRPr="008A0AB3">
        <w:rPr>
          <w:rFonts w:cstheme="minorHAnsi"/>
        </w:rPr>
        <w:t>sanitation, and the flight of over</w:t>
      </w:r>
      <w:commentRangeStart w:id="11"/>
      <w:r w:rsidRPr="008A0AB3">
        <w:rPr>
          <w:rFonts w:cstheme="minorHAnsi"/>
        </w:rPr>
        <w:t xml:space="preserve"> half of Syria’s physicians</w:t>
      </w:r>
      <w:commentRangeEnd w:id="11"/>
      <w:r w:rsidRPr="008A0AB3">
        <w:rPr>
          <w:rStyle w:val="CommentReference"/>
          <w:rFonts w:cstheme="minorHAnsi"/>
          <w:sz w:val="22"/>
          <w:szCs w:val="22"/>
        </w:rPr>
        <w:commentReference w:id="11"/>
      </w:r>
      <w:r w:rsidRPr="008A0AB3">
        <w:rPr>
          <w:rFonts w:cstheme="minorHAnsi"/>
        </w:rPr>
        <w:t xml:space="preserve"> have led to dramatic changes</w:t>
      </w:r>
      <w:r w:rsidR="00E671B7">
        <w:rPr>
          <w:rFonts w:cstheme="minorHAnsi"/>
        </w:rPr>
        <w:t xml:space="preserve"> in the public health landscape of Syria, </w:t>
      </w:r>
      <w:commentRangeStart w:id="12"/>
      <w:r w:rsidR="00E671B7">
        <w:rPr>
          <w:rFonts w:cstheme="minorHAnsi"/>
        </w:rPr>
        <w:t xml:space="preserve">including </w:t>
      </w:r>
      <w:r w:rsidRPr="008A0AB3">
        <w:rPr>
          <w:rFonts w:cstheme="minorHAnsi"/>
        </w:rPr>
        <w:t>the epidemiology of infectious diseases.</w:t>
      </w:r>
      <w:commentRangeEnd w:id="12"/>
      <w:r w:rsidR="00FB7362">
        <w:rPr>
          <w:rStyle w:val="CommentReference"/>
        </w:rPr>
        <w:commentReference w:id="12"/>
      </w:r>
      <w:r w:rsidR="005E2F1C" w:rsidRPr="008A0AB3">
        <w:rPr>
          <w:rFonts w:cstheme="minorHAnsi"/>
        </w:rPr>
        <w:fldChar w:fldCharType="begin" w:fldLock="1"/>
      </w:r>
      <w:r w:rsidR="004B40FC" w:rsidRPr="008A0AB3">
        <w:rPr>
          <w:rFonts w:cstheme="minorHAnsi"/>
        </w:rPr>
        <w:instrText>ADDIN CSL_CITATION {"citationItems":[{"id":"ITEM-1","itemData":{"author":[{"dropping-particle":"","family":"Sparrow","given":"Annie","non-dropping-particle":"","parse-names":false,"suffix":""}],"id":"ITEM-1","issued":{"date-parts":[["2013"]]},"page":"1-7","title":"Syria ’ s Assault on Doctors","type":"article-journal"},"uris":["http://www.mendeley.com/documents/?uuid=fc270113-004b-4f0b-896d-1894c29834bb"]},{"id":"ITEM-2","itemData":{"DOI":"10.1093/infdis/jix175.Approaches","author":[{"dropping-particle":"","family":"Nnadi","given":"Chimeremma","non-dropping-particle":"","parse-names":false,"suffix":""},{"dropping-particle":"","family":"Etsano","given":"Andrew","non-dropping-particle":"","parse-names":false,"suffix":""},{"dropping-particle":"","family":"Uba","given":"Belinda","non-dropping-particle":"","parse-names":false,"suffix":""},{"dropping-particle":"","family":"Ohuabunwo","given":"Chima","non-dropping-particle":"","parse-names":false,"suffix":""},{"dropping-particle":"","family":"Melton","given":"Musa","non-dropping-particle":"","parse-names":false,"suffix":""},{"dropping-particle":"","family":"Esapa","given":"Lisa","non-dropping-particle":"","parse-names":false,"suffix":""},{"dropping-particle":"","family":"Bolu","given":"Omotayo","non-dropping-particle":"","parse-names":false,"suffix":""},{"dropping-particle":"","family":"Mahoney","given":"Frank","non-dropping-particle":"","parse-names":false,"suffix":""},{"dropping-particle":"","family":"Vertefeuille","given":"John","non-dropping-particle":"","parse-names":false,"suffix":""},{"dropping-particle":"","family":"Durry","given":"Elias","non-dropping-particle":"","parse-names":false,"suffix":""},{"dropping-particle":"","family":"Division","given":"Immunization","non-dropping-particle":"","parse-names":false,"suffix":""},{"dropping-particle":"","family":"Emergency","given":"Polio","non-dropping-particle":"","parse-names":false,"suffix":""},{"dropping-particle":"","family":"Primary","given":"National","non-dropping-particle":"","parse-names":false,"suffix":""},{"dropping-particle":"","family":"Care","given":"Health","non-dropping-particle":"","parse-names":false,"suffix":""},{"dropping-particle":"","family":"Epidemiology","given":"Africa Field","non-dropping-particle":"","parse-names":false,"suffix":""},{"dropping-particle":"","family":"Network","given":"Training","non-dropping-particle":"","parse-names":false,"suffix":""}],"id":"ITEM-2","issue":"Suppl 1","issued":{"date-parts":[["2018"]]},"page":"1-10","title":"HHS Public Access","type":"article-journal","volume":"216"},"uris":["http://www.mendeley.com/documents/?uuid=730f6b97-ee54-46cd-b575-a005610caa0c"]},{"id":"ITEM-3","itemData":{"DOI":"10.1016/j.vaccine.2016.08.025","ISBN":"0264-410x","ISSN":"18732518","PMID":"27527818","abstract":"Complex humanitarian emergencies affect 40–60 million people annually and are a growing public health concern worldwide. Despite efforts to provide medical and public health services to populations affected by complex emergencies, significant morbidity and mortality persist. Measles is a major communicable disease threat, but through vaccination of broader target age groups beyond the traditional immunization schedule, measles-related mortality has been significantly reduced during crises. Yet, a limited number of vaccine-preventable diseases continue to contribute disproportionately to morbidity and mortality in complex emergencies. The literature suggests that Streptococcus pneumoniae, Rotavirus, and Haemophilus influenzae type-b should be key targets for vaccination programs. Because of the significant contribution of these three pathogens to complex humanitarian emergencies in low and middle-income countries regardless of disaster type, geography, or population, their vaccines should be considered essential components of the standard emergency response effort. We discuss the barriers to vaccine distribution and provide evidence for strategies to improve distribution, including expanded target age-range and reduced dose schedules. Our review includes specific recommendations for the expanded use of these three vaccines in complex emergencies in low and middle-income countries as a way to guide future policy discussions.","author":[{"dropping-particle":"","family":"Close","given":"Ryan M.","non-dropping-particle":"","parse-names":false,"suffix":""},{"dropping-particle":"","family":"Pearson","given":"Catherine","non-dropping-particle":"","parse-names":false,"suffix":""},{"dropping-particle":"","family":"Cohn","given":"Jennifer","non-dropping-particle":"","parse-names":false,"suffix":""}],"container-title":"Vaccine","id":"ITEM-3","issue":"39","issued":{"date-parts":[["2016"]]},"page":"4649-4655","publisher":"Elsevier Ltd","title":"Vaccine-preventable disease and the under-utilization of immunizations in complex humanitarian emergencies","type":"article-journal","volume":"34"},"uris":["http://www.mendeley.com/documents/?uuid=4fd9baa7-5b98-45e1-b95b-2630386305f4"]},{"id":"ITEM-4","itemData":{"DOI":"10.1136/medethics-2014-102383","ISBN":"0306-6800","ISSN":"14734257","PMID":"25135799","abstract":"Recent instances of governments and others refusing humanitarian assistance to refugees and IDPs (internally-displaced persons) unless they agreed to polio immunization for their children raise difficult ethical challenges. The authors argue that states have the right and a responsibility to require such vaccinations in instances where the serious vaccine-preventable disease(s) at issue threaten others, including local populations, humanitarian workers, and others in camps or support settings.","author":[{"dropping-particle":"","family":"Caplan","given":"A. L.","non-dropping-particle":"","parse-names":false,"suffix":""},{"dropping-particle":"","family":"Curry","given":"David R.","non-dropping-particle":"","parse-names":false,"suffix":""}],"container-title":"Journal of Medical Ethics","id":"ITEM-4","issue":"3","issued":{"date-parts":[["2015"]]},"page":"276-277","title":"Refugees, humanitarian aid and the right to decline vaccinations","type":"article-journal","volume":"41"},"uris":["http://www.mendeley.com/documents/?uuid=414796a5-d02c-4ebd-8c1d-cba49c244a45"]},{"id":"ITEM-5","itemData":{"DOI":"10.1080/21645515.2015.1096457","ISBN":"2164-554X (Electronic)\\r2164-5515 (Linking)","ISSN":"2164554X","PMID":"26406333","abstract":"Humanitarian emergencies may result in breakdown of regular health services including routine vaccination programs. Displaced populations including refugees and internally displaced persons are particularly susceptible to outbreaks of communicable diseases such as vaccine-preventable diseases (VPDs). Common VPDs encountered in humanitarian emergencies include measles, polio, and depending on geographical location, meningococcal meningitis, yellow fever, hepatitis A, and cholera.Weconducted a reviewof 50 published articles from 2000 to 2015 concerning VPDs in humanitarian emergencies. This article provides an update on the available literature regarding vaccinations among this highly vulnerable population and describes the unique challenges of VPDs during humanitarian emergencies. Humanitarian emergencies place affected populations at risk for elevatedmorbidity andmortality from VPDs due to creation or exacerbation of factors associated with disease transmission such asmass populationmovements, overcrowding, malnutrition, and poor water and sanitation conditions. Vaccination is one of the most basic and critical health interventions for protecting vulnerable populations during emergencies. Growing insecurity, as seen in the increasing number of targeted attacks on health workers in recent years, as well as destruction of cold chain and infrastructure for transportation of supplies, are creating new challenges in provision of life saving vaccines in conflict settings. Population displacement can also threaten global VPD eradication and elimination efforts. While highly effective vaccines and guidelines to combat VPDs are available, the trend of increasing number of humanitarian emergencies globally poses new and emerging challenges in providing vaccination among displaced populations.","author":[{"dropping-particle":"","family":"Lam","given":"Eugene","non-dropping-particle":"","parse-names":false,"suffix":""},{"dropping-particle":"","family":"McCarthy","given":"Amanda","non-dropping-particle":"","parse-names":false,"suffix":""},{"dropping-particle":"","family":"Brennan","given":"Muireann","non-dropping-particle":"","parse-names":false,"suffix":""}],"container-title":"Human Vaccines &amp; Immunotherapeutics","id":"ITEM-5","issue":"11","issued":{"date-parts":[["2017"]]},"page":"2627-2636","title":"Vaccine-preventable diseases in humanitarian emergencies among refugee and internally- displaced populations","type":"article-journal","volume":"11"},"uris":["http://www.mendeley.com/documents/?uuid=fbcfbf62-0651-4cec-acc1-23a63dcd94c9"]},{"id":"ITEM-6","itemData":{"DOI":"10.1136/bmj.f7375","ISSN":"17561833","PMID":"24327182","abstract":"Keir Stone-Brown, intercalating fourth year medical student1, science journalism student21University of Manchester, UK2City University London, London, UKKeir.Stone-Brown.1{at}city.ac.ukDestroyed hospitals and severe shortages of doctors and drugs are taking their toll in Syria after more than two years of civil war, which has led to more than 100 000 deaths, millions of displaced people, and the re-emergence of polio, writes Keir Stone-BrownThe Syrian civil war has become one of the worst humanitarian disasters of this century. According to Elizabeth Hoff, the World Health Organization’s representative to Syria for the past year, it has claimed 115 000 lives and injured more than 575 000 people. And, worryingly, no end seems in sight.“The health situation has drastically deteriorated over the past few months, with an estimated 6.5 million displaced within Syria. There are critical gaps in essential healthcare delivery,” she said.What began in March 2011 as a revolution driven by the hope of the Arab Spring, has since deteriorated into a stalemate between President Assad’s regime and tentatively allied opposition forces.As of June 2013, two in every five hospitals were out of service. Lack of power has forced many hospitals to operate in almost impossible conditions. In Homs, a city heavily affected by the conflict, only two hospitals remain open, with the major hospital, Al Watani, badly damaged.In the Aleppo region, near the Turkish border, the situation is unsustainable, according to Omar Abdul Gabbar, a consultant orthopaedic and spinal surgeon and medical lead for the humanitarian organisation Hand in Hand for Syria. “This is a city of five million. Assuming two million have left the town and one million are in the government controlled area, you have a population of two million served by 35 surgeons to treat everything including war injuries,” he said.WHO is providing humanitarian assistance in conjunction with 36 non-governmental organisations. But their work is not straightforward. “We have difficulties in delivering …","author":[{"dropping-particle":"","family":"Stone-Brown","given":"Keir","non-dropping-particle":"","parse-names":false,"suffix":""}],"container-title":"BMJ (Online)","id":"ITEM-6","issue":"December","issued":{"date-parts":[["2013"]]},"page":"1-3","title":"Syria: A healthcare system on the brink of collapse","type":"article-journal","volume":"347"},"uris":["http://www.mendeley.com/documents/?uuid=fa80a27c-fabe-494a-b114-c9f84921f97e"]}],"mendeley":{"formattedCitation":"&lt;sup&gt;18–23&lt;/sup&gt;","plainTextFormattedCitation":"18–23","previouslyFormattedCitation":"&lt;sup&gt;18–23&lt;/sup&gt;"},"properties":{"noteIndex":0},"schema":"https://github.com/citation-style-language/schema/raw/master/csl-citation.json"}</w:instrText>
      </w:r>
      <w:r w:rsidR="005E2F1C" w:rsidRPr="008A0AB3">
        <w:rPr>
          <w:rFonts w:cstheme="minorHAnsi"/>
        </w:rPr>
        <w:fldChar w:fldCharType="separate"/>
      </w:r>
      <w:r w:rsidR="004B40FC" w:rsidRPr="008A0AB3">
        <w:rPr>
          <w:rFonts w:cstheme="minorHAnsi"/>
          <w:noProof/>
          <w:vertAlign w:val="superscript"/>
        </w:rPr>
        <w:t>18–23</w:t>
      </w:r>
      <w:r w:rsidR="005E2F1C" w:rsidRPr="008A0AB3">
        <w:rPr>
          <w:rFonts w:cstheme="minorHAnsi"/>
        </w:rPr>
        <w:fldChar w:fldCharType="end"/>
      </w:r>
      <w:commentRangeEnd w:id="10"/>
      <w:r w:rsidR="00BA14E2" w:rsidRPr="008A0AB3">
        <w:rPr>
          <w:rStyle w:val="CommentReference"/>
          <w:rFonts w:cstheme="minorHAnsi"/>
          <w:sz w:val="22"/>
          <w:szCs w:val="22"/>
        </w:rPr>
        <w:commentReference w:id="10"/>
      </w:r>
    </w:p>
    <w:p w14:paraId="0B65D4B4" w14:textId="170E5751" w:rsidR="005C39F4" w:rsidRPr="008A0AB3" w:rsidRDefault="00361FED" w:rsidP="00572DF8">
      <w:pPr>
        <w:spacing w:line="240" w:lineRule="auto"/>
        <w:jc w:val="both"/>
        <w:rPr>
          <w:rFonts w:cstheme="minorHAnsi"/>
        </w:rPr>
      </w:pPr>
      <w:r w:rsidRPr="008A0AB3">
        <w:rPr>
          <w:rFonts w:cstheme="minorHAnsi"/>
        </w:rPr>
        <w:t>The conflict has also disrupted the public health surveillance capacity of Syria, primarily in regions that fell outside of government control, since the Syrian Ministry of Health could no longer operate in those territories.</w:t>
      </w:r>
      <w:r w:rsidR="004B40FC" w:rsidRPr="008A0AB3">
        <w:rPr>
          <w:rFonts w:cstheme="minorHAnsi"/>
        </w:rPr>
        <w:fldChar w:fldCharType="begin" w:fldLock="1"/>
      </w:r>
      <w:r w:rsidR="00934E1B" w:rsidRPr="008A0AB3">
        <w:rPr>
          <w:rFonts w:cstheme="minorHAnsi"/>
        </w:rPr>
        <w:instrText>ADDIN CSL_CITATION {"citationItems":[{"id":"ITEM-1","itemData":{"abstract":"Disease surveillance is risky business in northern Syria, but it’s also critical and life-saving work. The Early Warning Alert and Response Network (EWARN), based in Gaziantep, Turkey, and supported by WHO, tracks disease patterns, sounds the alarm when outbreaks are suspected and monitors outbreaks of infectious diseases when they are confirmed.","author":[{"dropping-particle":"","family":"WHO","given":"","non-dropping-particle":"","parse-names":false,"suffix":""}],"id":"ITEM-1","issued":{"date-parts":[["2018","4","11"]]},"publisher":"World Health Organization","title":"Surveillance teams risk all to track disease outbreaks in northern Syria","type":"article-journal"},"uris":["http://www.mendeley.com/documents/?uuid=501c346b-fed1-365e-bcff-e7ca26514d8b"]},{"id":"ITEM-2","itemData":{"DOI":"10.1016/j.ijid.2016.05.011","ISBN":"1201-9712","ISSN":"18783511","PMID":"27208635","abstract":"Objectives To describe trends in major communicable diseases in Syria during the ongoing conflict, and the challenges to communicable disease surveillance and control in the context of dynamic, large-scale population displacement, unplanned mass gatherings, and disruption to critical infrastructure. Methods A rapid review of the peer-reviewed and non-peer-reviewed literature from 2005 to 2015 was performed, augmented by secondary analysis of monitoring data from two disease early warning systems currently operational in Syria, focusing mainly on three diseases: tuberculosis (TB), measles, and polio. Results Trend data show discrepancies in case report numbers between government and non-government controlled areas, especially for TB, but interpretation is hampered by uncertainties over sentinel surveillance coverage and base population numbers. Communicable disease control has been undermined by a combination of governance fragmentation, direct and indirect damage to facilities and systems, and health worker flight. Conclusions Five years into the crisis, some progress has been made in disease surveillance, but governance and coordination problems, variable immunization coverage, and the dynamic and indiscriminate nature of the conflict continue to pose a serious threat to population health in Syria and surrounding countries. The risk of major cross-border communicable disease outbreaks is high, and challenges for health in a post-conflict Syria are formidable.","author":[{"dropping-particle":"","family":"Ismail","given":"Sharif A.","non-dropping-particle":"","parse-names":false,"suffix":""},{"dropping-particle":"","family":"Abbara","given":"Aula","non-dropping-particle":"","parse-names":false,"suffix":""},{"dropping-particle":"","family":"Collin","given":"Simon M.","non-dropping-particle":"","parse-names":false,"suffix":""},{"dropping-particle":"","family":"Orcutt","given":"Miriam","non-dropping-particle":"","parse-names":false,"suffix":""},{"dropping-particle":"","family":"Coutts","given":"Adam P.","non-dropping-particle":"","parse-names":false,"suffix":""},{"dropping-particle":"","family":"Maziak","given":"Wasim","non-dropping-particle":"","parse-names":false,"suffix":""},{"dropping-particle":"","family":"Sahloul","given":"Zaher","non-dropping-particle":"","parse-names":false,"suffix":""},{"dropping-particle":"","family":"Dar","given":"Osman","non-dropping-particle":"","parse-names":false,"suffix":""},{"dropping-particle":"","family":"Corrah","given":"Tumena","non-dropping-particle":"","parse-names":false,"suffix":""},{"dropping-particle":"","family":"Fouad","given":"Fouad M.","non-dropping-particle":"","parse-names":false,"suffix":""}],"container-title":"International Journal of Infectious Diseases","id":"ITEM-2","issued":{"date-parts":[["2016"]]},"page":"15-22","publisher":"International Society for Infectious Diseases","title":"Communicable disease surveillance and control in the context of conflict and mass displacement in Syria","type":"article-journal","volume":"47"},"uris":["http://www.mendeley.com/documents/?uuid=a27afec8-2388-4b2f-9a88-89e21c832e4b"]}],"mendeley":{"formattedCitation":"&lt;sup&gt;24,25&lt;/sup&gt;","plainTextFormattedCitation":"24,25","previouslyFormattedCitation":"&lt;sup&gt;24,25&lt;/sup&gt;"},"properties":{"noteIndex":0},"schema":"https://github.com/citation-style-language/schema/raw/master/csl-citation.json"}</w:instrText>
      </w:r>
      <w:r w:rsidR="004B40FC" w:rsidRPr="008A0AB3">
        <w:rPr>
          <w:rFonts w:cstheme="minorHAnsi"/>
        </w:rPr>
        <w:fldChar w:fldCharType="separate"/>
      </w:r>
      <w:r w:rsidR="004B40FC" w:rsidRPr="008A0AB3">
        <w:rPr>
          <w:rFonts w:cstheme="minorHAnsi"/>
          <w:noProof/>
          <w:vertAlign w:val="superscript"/>
        </w:rPr>
        <w:t>24,25</w:t>
      </w:r>
      <w:r w:rsidR="004B40FC" w:rsidRPr="008A0AB3">
        <w:rPr>
          <w:rFonts w:cstheme="minorHAnsi"/>
        </w:rPr>
        <w:fldChar w:fldCharType="end"/>
      </w:r>
      <w:r w:rsidRPr="008A0AB3">
        <w:rPr>
          <w:rFonts w:cstheme="minorHAnsi"/>
        </w:rPr>
        <w:t xml:space="preserve"> Initially, this contributed to diminished preventative services and uncoordinated or delayed response efforts in those areas</w:t>
      </w:r>
      <w:r w:rsidR="000A15FA" w:rsidRPr="008A0AB3">
        <w:rPr>
          <w:rFonts w:cstheme="minorHAnsi"/>
        </w:rPr>
        <w:t>.</w:t>
      </w:r>
      <w:r w:rsidR="00934E1B" w:rsidRPr="008A0AB3">
        <w:rPr>
          <w:rFonts w:cstheme="minorHAnsi"/>
        </w:rPr>
        <w:fldChar w:fldCharType="begin" w:fldLock="1"/>
      </w:r>
      <w:r w:rsidR="00934E1B" w:rsidRPr="008A0AB3">
        <w:rPr>
          <w:rFonts w:cstheme="minorHAnsi"/>
        </w:rPr>
        <w:instrText>ADDIN CSL_CITATION {"citationItems":[{"id":"ITEM-1","itemData":{"author":[{"dropping-particle":"","family":"WHO","given":"","non-dropping-particle":"","parse-names":false,"suffix":""}],"id":"ITEM-1","issued":{"date-parts":[["2013"]]},"number-of-pages":"1","title":"Emergencies Preparedness, Response: Polio in the Syrian Arab Republic","type":"report"},"uris":["http://www.mendeley.com/documents/?uuid=8229f9c3-4c4f-46f0-82e0-770fc127cdeb"]},{"id":"ITEM-2","itemData":{"DOI":"10.1371/journal.ppat.1004438","ISBN":"15537366","ISSN":"15537374","PMID":"25393545","abstract":"The article discusses the spread of infectious diseases among Syrian civilians, refugees, and citizens of neighboring countries in the wake of Syrian civil war in 2014. Topics discussed include the health care system in Syria before the conflict, the risk factors for infectious diseases such as poliomyelitis, measles, and leishmaniasis, and other diseases that affect the mentioned populations including typhoid fever, hepatitis A, and meningitis.","author":[{"dropping-particle":"","family":"Sharara","given":"Sima L.","non-dropping-particle":"","parse-names":false,"suffix":""},{"dropping-particle":"","family":"Kanj","given":"Souha S.","non-dropping-particle":"","parse-names":false,"suffix":""}],"container-title":"PLoS pathogens","id":"ITEM-2","issue":"10","issued":{"date-parts":[["2014"]]},"page":"e1004438","title":"War and infectious diseases: challenges of the Syrian civil war","type":"article-journal","volume":"10"},"uris":["http://www.mendeley.com/documents/?uuid=302bf992-faae-4bd4-aea9-dcb498734b5c"]},{"id":"ITEM-3","itemData":{"DOI":"10.1080/14787210.2016.1177457","ISBN":"1478-7210","ISSN":"17448336","PMID":"27063349","abstract":"The conflict in Syria is a big humanitarian emergency. More than 200,000 Syrians  have been killed, with more than half of the population either having been displaced or having immigrated. Healthcare has been interrupted due to the destruction of facilities, a lack of medical staff, and a critical shortage of life-saving medications. It produced suitable conditions leading to the re-emergence of tuberculosis, cutaneous leishmaniasis, polio, and measles. Lebanon and Jordan reported increased rates of tuberculosis among Syrian refugees. Cutaneous leishmaniasis outbreaks were noted not only in Syria but also in Turkey, Jordan, and Lebanon. After a polio-free 15 years, Syria reported a polio outbreak. Ongoing measles outbreaks in the region was accelerated by the conflict. Iraq declared a cholera outbreak among the Syrian refugees. The healthcare facilities of the countries hosting immigrants, mainly Turkey, Lebanon, Jordan, Iraq, and Egypt, are overburdened. The majority of the immigrants live in crowded and unsanitary conditions. Infectious diseases are big challenges for Syria and for the countries hosting immigrants. More structured support from international organizations is needed for the prevention, control, diagnosis, and treatment of infectious diseases.","author":[{"dropping-particle":"","family":"Ozaras","given":"Resat","non-dropping-particle":"","parse-names":false,"suffix":""},{"dropping-particle":"","family":"Leblebicioglu","given":"Hakan","non-dropping-particle":"","parse-names":false,"suffix":""},{"dropping-particle":"","family":"Sunbul","given":"Mustafa","non-dropping-particle":"","parse-names":false,"suffix":""},{"dropping-particle":"","family":"Tabak","given":"Fehmi","non-dropping-particle":"","parse-names":false,"suffix":""},{"dropping-particle":"","family":"Balkan","given":"Ilker Inanc","non-dropping-particle":"","parse-names":false,"suffix":""},{"dropping-particle":"","family":"Yemisen","given":"Mucahit","non-dropping-particle":"","parse-names":false,"suffix":""},{"dropping-particle":"","family":"Sencan","given":"Irfan","non-dropping-particle":"","parse-names":false,"suffix":""},{"dropping-particle":"","family":"Ozturk","given":"Recep","non-dropping-particle":"","parse-names":false,"suffix":""}],"container-title":"Expert Review of Anti-Infective Therapy","id":"ITEM-3","issue":"6","issued":{"date-parts":[["2016"]]},"page":"547-555","publisher":"Taylor &amp; Francis","title":"The Syrian conflict and infectious diseases","type":"article-journal","volume":"14"},"uris":["http://www.mendeley.com/documents/?uuid=74eef8c2-2138-42e3-a2f2-022ec1ab7edb"]}],"mendeley":{"formattedCitation":"&lt;sup&gt;11,17,26&lt;/sup&gt;","plainTextFormattedCitation":"11,17,26","previouslyFormattedCitation":"&lt;sup&gt;11,17,26&lt;/sup&gt;"},"properties":{"noteIndex":0},"schema":"https://github.com/citation-style-language/schema/raw/master/csl-citation.json"}</w:instrText>
      </w:r>
      <w:r w:rsidR="00934E1B" w:rsidRPr="008A0AB3">
        <w:rPr>
          <w:rFonts w:cstheme="minorHAnsi"/>
        </w:rPr>
        <w:fldChar w:fldCharType="separate"/>
      </w:r>
      <w:r w:rsidR="00934E1B" w:rsidRPr="008A0AB3">
        <w:rPr>
          <w:rFonts w:cstheme="minorHAnsi"/>
          <w:noProof/>
          <w:vertAlign w:val="superscript"/>
        </w:rPr>
        <w:t>11,17,26</w:t>
      </w:r>
      <w:r w:rsidR="00934E1B" w:rsidRPr="008A0AB3">
        <w:rPr>
          <w:rFonts w:cstheme="minorHAnsi"/>
        </w:rPr>
        <w:fldChar w:fldCharType="end"/>
      </w:r>
      <w:r w:rsidRPr="008A0AB3">
        <w:rPr>
          <w:rFonts w:cstheme="minorHAnsi"/>
        </w:rPr>
        <w:t xml:space="preserve"> </w:t>
      </w:r>
      <w:r w:rsidR="000A15FA" w:rsidRPr="008A0AB3">
        <w:rPr>
          <w:rFonts w:cstheme="minorHAnsi"/>
        </w:rPr>
        <w:t xml:space="preserve">The Wild Polio Virus Type-1 (WPV-1) outbreak in 2013 was a motivating cause for the two separate surveillance efforts that have since been established, one covering territories controlled by the Syrian government, operated by the </w:t>
      </w:r>
      <w:r w:rsidR="00934E1B" w:rsidRPr="008A0AB3">
        <w:rPr>
          <w:rFonts w:cstheme="minorHAnsi"/>
        </w:rPr>
        <w:t xml:space="preserve">Syrian </w:t>
      </w:r>
      <w:r w:rsidR="000A15FA" w:rsidRPr="008A0AB3">
        <w:rPr>
          <w:rFonts w:cstheme="minorHAnsi"/>
        </w:rPr>
        <w:t>Ministry of Health, and one for opposition-held territories, operated by the non-governmental organization, the Assistance Coordination Unit (ACU).</w:t>
      </w:r>
      <w:r w:rsidR="00934E1B" w:rsidRPr="008A0AB3">
        <w:rPr>
          <w:rFonts w:cstheme="minorHAnsi"/>
        </w:rPr>
        <w:fldChar w:fldCharType="begin" w:fldLock="1"/>
      </w:r>
      <w:r w:rsidR="009A2BBF" w:rsidRPr="008A0AB3">
        <w:rPr>
          <w:rFonts w:cstheme="minorHAnsi"/>
        </w:rPr>
        <w:instrText>ADDIN CSL_CITATION {"citationItems":[{"id":"ITEM-1","itemData":{"author":[{"dropping-particle":"","family":"WHO","given":"","non-dropping-particle":"","parse-names":false,"suffix":""}],"id":"ITEM-1","issued":{"date-parts":[["2013"]]},"number-of-pages":"1","title":"Emergencies Preparedness, Response: Polio in the Syrian Arab Republic","type":"report"},"uris":["http://www.mendeley.com/documents/?uuid=8229f9c3-4c4f-46f0-82e0-770fc127cdeb"]},{"id":"ITEM-2","itemData":{"DOI":"10.1016/S1473-3099(14)70803-5","ISBN":"1474-4457 (Electronic)\\r1473-3099 (Linking)","ISSN":"14744457","PMID":"24964936","abstract":"Several commentators queried the effectiveness of the so-called Early Warning Alert and Response System that was established in September, 2012, by the Syrian Ministry of Health with technical support from WHO.1 Others argue that the early warning system has succeeded in tackling the consequences of local polio outbreaks.2 Parallel systems of reporting and immunisation have been created in opposition-held governorates, and are reportedly supported, financially and technically, by the US Centers for Disease Control and Prevention.3 Questions have been raised about the transparency and impartiality of WHO and its ability to ensure the vaccination of all children, irrespective of their location inside Syria.1,3 WHO's representatives have not remained silent through these interactions.","author":[{"dropping-particle":"","family":"Ahmad","given":"Balsam","non-dropping-particle":"","parse-names":false,"suffix":""},{"dropping-particle":"","family":"Bhattacharya","given":"Sanjoy","non-dropping-particle":"","parse-names":false,"suffix":""}],"container-title":"The Lancet Infectious Diseases","id":"ITEM-2","issue":"7","issued":{"date-parts":[["2014"]]},"page":"547-548","publisher":"Elsevier Ltd","title":"Polio eradication in Syria","type":"article-journal","volume":"14"},"uris":["http://www.mendeley.com/documents/?uuid=2fe63d9d-7cf0-4400-bcc0-832c26495531"]},{"id":"ITEM-3","itemData":{"DOI":"10.1016/j.ijid.2016.05.011","ISBN":"1201-9712","ISSN":"18783511","PMID":"27208635","abstract":"Objectives To describe trends in major communicable diseases in Syria during the ongoing conflict, and the challenges to communicable disease surveillance and control in the context of dynamic, large-scale population displacement, unplanned mass gatherings, and disruption to critical infrastructure. Methods A rapid review of the peer-reviewed and non-peer-reviewed literature from 2005 to 2015 was performed, augmented by secondary analysis of monitoring data from two disease early warning systems currently operational in Syria, focusing mainly on three diseases: tuberculosis (TB), measles, and polio. Results Trend data show discrepancies in case report numbers between government and non-government controlled areas, especially for TB, but interpretation is hampered by uncertainties over sentinel surveillance coverage and base population numbers. Communicable disease control has been undermined by a combination of governance fragmentation, direct and indirect damage to facilities and systems, and health worker flight. Conclusions Five years into the crisis, some progress has been made in disease surveillance, but governance and coordination problems, variable immunization coverage, and the dynamic and indiscriminate nature of the conflict continue to pose a serious threat to population health in Syria and surrounding countries. The risk of major cross-border communicable disease outbreaks is high, and challenges for health in a post-conflict Syria are formidable.","author":[{"dropping-particle":"","family":"Ismail","given":"Sharif A.","non-dropping-particle":"","parse-names":false,"suffix":""},{"dropping-particle":"","family":"Abbara","given":"Aula","non-dropping-particle":"","parse-names":false,"suffix":""},{"dropping-particle":"","family":"Collin","given":"Simon M.","non-dropping-particle":"","parse-names":false,"suffix":""},{"dropping-particle":"","family":"Orcutt","given":"Miriam","non-dropping-particle":"","parse-names":false,"suffix":""},{"dropping-particle":"","family":"Coutts","given":"Adam P.","non-dropping-particle":"","parse-names":false,"suffix":""},{"dropping-particle":"","family":"Maziak","given":"Wasim","non-dropping-particle":"","parse-names":false,"suffix":""},{"dropping-particle":"","family":"Sahloul","given":"Zaher","non-dropping-particle":"","parse-names":false,"suffix":""},{"dropping-particle":"","family":"Dar","given":"Osman","non-dropping-particle":"","parse-names":false,"suffix":""},{"dropping-particle":"","family":"Corrah","given":"Tumena","non-dropping-particle":"","parse-names":false,"suffix":""},{"dropping-particle":"","family":"Fouad","given":"Fouad M.","non-dropping-particle":"","parse-names":false,"suffix":""}],"container-title":"International Journal of Infectious Diseases","id":"ITEM-3","issued":{"date-parts":[["2016"]]},"page":"15-22","publisher":"International Society for Infectious Diseases","title":"Communicable disease surveillance and control in the context of conflict and mass displacement in Syria","type":"article-journal","volume":"47"},"uris":["http://www.mendeley.com/documents/?uuid=a27afec8-2388-4b2f-9a88-89e21c832e4b"]},{"id":"ITEM-4","itemData":{"URL":"https://www.acu-sy.org/en/identity/","accessed":{"date-parts":[["2019","8","20"]]},"author":[{"dropping-particle":"","family":"ACU","given":"","non-dropping-particle":"","parse-names":false,"suffix":""}],"id":"ITEM-4","issued":{"date-parts":[["2019"]]},"page":"1-5","title":"Assistance Coordination Unit: Identity","type":"webpage"},"uris":["http://www.mendeley.com/documents/?uuid=15d8fca3-cc90-4664-bd03-004ab5f43a61"]},{"id":"ITEM-5","itemData":{"DOI":"10.1093/heapol/czw148","ISSN":"14602237","abstract":"States and the World Health Organization (WHO), an international organization that is mandated to respect the sovereignty of its member states, are still the leading actors in global health. This paper explores how this discrepancy inhibits the ability of global health partnerships to implement pro-grammes in conflict-affected areas that are under the de facto control of rebel organizations. We concentrate on a single crucial case, the polio outbreak in Syria in 2013, analysing a variety of quali-tative data—twenty semi-structured interviews with key actors, official documents, and media re-ports—in order to investigate the events that preceded and followed this event. The WHO's mandate to respect the Syrian government's sovereignty inhibited its ability to prevent, identify and contain the outbreak because the Assad regime refused it permission to operate in rebel-controlled areas. The polio outbreak was identified and contained by organizations operating outside the United Nations (UN) system that disregarded the Syrian government's sovereignty claims and cooperated with the militants. Thus, we identify a serious problem with so-called global health partnerships in which nation states and international organizations remain key actors. Such initiatives function well in situations where there is a capable state that is concerned with the welfare of its citizens and has exclusivity of jurisdiction over its territory. But they can encounter difficulties in areas where rebels challenge the state's sovereignty. Although the response to the Syrian polio outbreak was ultimately effective, it was reactive, ad hoc, slow and relied on personnel who had little experience. Global health partnerships would be more effective in conflict-affected areas if they put in place proactive and institutionalized plans to implement their programmes in regions outside government control. • The WHO's mandate to respect the Syrian government's sovereignty inhibited its ability to prevent, identify and contain the polio outbreak in Syria in 2013. • The polio outbreak was identified and contained by organizations that disregarded the Syrian government's sovereignty claims and cooperated with the militants. Although these organizations were ultimately effective, they were reactive, ad hoc, slow and relied on with limited experience personnel. • Global health partnerships would benefit from putting in place proactive and institutionalized plans to implement their programmes in confl…","author":[{"dropping-particle":"","family":"Kennedy","given":"Jonathan","non-dropping-particle":"","parse-names":false,"suffix":""},{"dropping-particle":"","family":"Michailidou","given":"Domna","non-dropping-particle":"","parse-names":false,"suffix":""}],"container-title":"Health Policy and Planning","id":"ITEM-5","issue":"5","issued":{"date-parts":[["2017"]]},"page":"690-698","title":"Civil war, contested sovereignty and the limits of global health partnerships: A case study of the Syrian polio outbreak in 2013","type":"article-journal","volume":"32"},"uris":["http://www.mendeley.com/documents/?uuid=c68e6c80-9949-4308-8b9e-b52f9de7be1e"]}],"mendeley":{"formattedCitation":"&lt;sup&gt;17,25,27–29&lt;/sup&gt;","plainTextFormattedCitation":"17,25,27–29","previouslyFormattedCitation":"&lt;sup&gt;17,25,27–29&lt;/sup&gt;"},"properties":{"noteIndex":0},"schema":"https://github.com/citation-style-language/schema/raw/master/csl-citation.json"}</w:instrText>
      </w:r>
      <w:r w:rsidR="00934E1B" w:rsidRPr="008A0AB3">
        <w:rPr>
          <w:rFonts w:cstheme="minorHAnsi"/>
        </w:rPr>
        <w:fldChar w:fldCharType="separate"/>
      </w:r>
      <w:r w:rsidR="00283D82" w:rsidRPr="008A0AB3">
        <w:rPr>
          <w:rFonts w:cstheme="minorHAnsi"/>
          <w:noProof/>
          <w:vertAlign w:val="superscript"/>
        </w:rPr>
        <w:t>17,25,27–29</w:t>
      </w:r>
      <w:r w:rsidR="00934E1B" w:rsidRPr="008A0AB3">
        <w:rPr>
          <w:rFonts w:cstheme="minorHAnsi"/>
        </w:rPr>
        <w:fldChar w:fldCharType="end"/>
      </w:r>
      <w:r w:rsidR="000A15FA" w:rsidRPr="008A0AB3">
        <w:rPr>
          <w:rFonts w:cstheme="minorHAnsi"/>
        </w:rPr>
        <w:t xml:space="preserve"> </w:t>
      </w:r>
      <w:r w:rsidR="00B16A0F" w:rsidRPr="008A0AB3">
        <w:rPr>
          <w:rFonts w:cstheme="minorHAnsi"/>
        </w:rPr>
        <w:t xml:space="preserve">The ACU had established an operational </w:t>
      </w:r>
      <w:r w:rsidR="000D0AC1">
        <w:rPr>
          <w:rFonts w:cstheme="minorHAnsi"/>
        </w:rPr>
        <w:t>acute flaccid paralysis (AFP</w:t>
      </w:r>
      <w:r w:rsidR="00AF4EA5">
        <w:rPr>
          <w:rFonts w:cstheme="minorHAnsi"/>
        </w:rPr>
        <w:t>)</w:t>
      </w:r>
      <w:r w:rsidR="000D0AC1">
        <w:rPr>
          <w:rFonts w:cstheme="minorHAnsi"/>
        </w:rPr>
        <w:t xml:space="preserve"> </w:t>
      </w:r>
      <w:r w:rsidR="00B16A0F" w:rsidRPr="008A0AB3">
        <w:rPr>
          <w:rFonts w:cstheme="minorHAnsi"/>
        </w:rPr>
        <w:t xml:space="preserve">surveillance system </w:t>
      </w:r>
      <w:r w:rsidR="00AF4EA5">
        <w:rPr>
          <w:rFonts w:cstheme="minorHAnsi"/>
        </w:rPr>
        <w:t xml:space="preserve">for polio </w:t>
      </w:r>
      <w:r w:rsidR="00B16A0F" w:rsidRPr="008A0AB3">
        <w:rPr>
          <w:rFonts w:cstheme="minorHAnsi"/>
        </w:rPr>
        <w:t xml:space="preserve">by </w:t>
      </w:r>
      <w:r w:rsidR="00D60D09">
        <w:rPr>
          <w:rFonts w:cstheme="minorHAnsi"/>
        </w:rPr>
        <w:t xml:space="preserve">the end of </w:t>
      </w:r>
      <w:r w:rsidR="00B16A0F" w:rsidRPr="008A0AB3">
        <w:rPr>
          <w:rFonts w:cstheme="minorHAnsi"/>
        </w:rPr>
        <w:t>201</w:t>
      </w:r>
      <w:r w:rsidR="000D0AC1">
        <w:rPr>
          <w:rFonts w:cstheme="minorHAnsi"/>
        </w:rPr>
        <w:t>3</w:t>
      </w:r>
      <w:r w:rsidR="00B16A0F" w:rsidRPr="008A0AB3">
        <w:rPr>
          <w:rFonts w:cstheme="minorHAnsi"/>
        </w:rPr>
        <w:t xml:space="preserve">; however, ACU’s methods and coverage of multiple infectious disease syndromes did not fully develop until the start of 2015. </w:t>
      </w:r>
      <w:r w:rsidR="005C39F4" w:rsidRPr="008A0AB3">
        <w:rPr>
          <w:rFonts w:cstheme="minorHAnsi"/>
        </w:rPr>
        <w:t>Both surveillance systems are modeled after and supported by the WHO’s Emergency Surveillance and Response System (EWARS).</w:t>
      </w:r>
      <w:r w:rsidR="00124A77" w:rsidRPr="008A0AB3">
        <w:rPr>
          <w:rFonts w:cstheme="minorHAnsi"/>
        </w:rPr>
        <w:fldChar w:fldCharType="begin" w:fldLock="1"/>
      </w:r>
      <w:r w:rsidR="009A2BBF" w:rsidRPr="008A0AB3">
        <w:rPr>
          <w:rFonts w:cstheme="minorHAnsi"/>
        </w:rPr>
        <w:instrText>ADDIN CSL_CITATION {"citationItems":[{"id":"ITEM-1","itemData":{"URL":"https://www.acu-sy.org/en/identity/","accessed":{"date-parts":[["2019","8","20"]]},"author":[{"dropping-particle":"","family":"ACU","given":"","non-dropping-particle":"","parse-names":false,"suffix":""}],"id":"ITEM-1","issued":{"date-parts":[["2019"]]},"page":"1-5","title":"Assistance Coordination Unit: Identity","type":"webpage"},"uris":["http://www.mendeley.com/documents/?uuid=15d8fca3-cc90-4664-bd03-004ab5f43a61"]},{"id":"ITEM-2","itemData":{"author":[{"dropping-particle":"","family":"ACU","given":"","non-dropping-particle":"","parse-names":false,"suffix":""}],"id":"ITEM-2","issued":{"date-parts":[["2017"]]},"publisher-place":"Gaziantep, Turkey","title":"EWARN Guidelines","type":"report"},"uris":["http://www.mendeley.com/documents/?uuid=4f4fc930-f9e4-43f1-93d1-8bee38b26059"]},{"id":"ITEM-3","itemData":{"DOI":"10.1016/j.ijid.2016.05.011","ISBN":"1201-9712","ISSN":"18783511","PMID":"27208635","abstract":"Objectives To describe trends in major communicable diseases in Syria during the ongoing conflict, and the challenges to communicable disease surveillance and control in the context of dynamic, large-scale population displacement, unplanned mass gatherings, and disruption to critical infrastructure. Methods A rapid review of the peer-reviewed and non-peer-reviewed literature from 2005 to 2015 was performed, augmented by secondary analysis of monitoring data from two disease early warning systems currently operational in Syria, focusing mainly on three diseases: tuberculosis (TB), measles, and polio. Results Trend data show discrepancies in case report numbers between government and non-government controlled areas, especially for TB, but interpretation is hampered by uncertainties over sentinel surveillance coverage and base population numbers. Communicable disease control has been undermined by a combination of governance fragmentation, direct and indirect damage to facilities and systems, and health worker flight. Conclusions Five years into the crisis, some progress has been made in disease surveillance, but governance and coordination problems, variable immunization coverage, and the dynamic and indiscriminate nature of the conflict continue to pose a serious threat to population health in Syria and surrounding countries. The risk of major cross-border communicable disease outbreaks is high, and challenges for health in a post-conflict Syria are formidable.","author":[{"dropping-particle":"","family":"Ismail","given":"Sharif A.","non-dropping-particle":"","parse-names":false,"suffix":""},{"dropping-particle":"","family":"Abbara","given":"Aula","non-dropping-particle":"","parse-names":false,"suffix":""},{"dropping-particle":"","family":"Collin","given":"Simon M.","non-dropping-particle":"","parse-names":false,"suffix":""},{"dropping-particle":"","family":"Orcutt","given":"Miriam","non-dropping-particle":"","parse-names":false,"suffix":""},{"dropping-particle":"","family":"Coutts","given":"Adam P.","non-dropping-particle":"","parse-names":false,"suffix":""},{"dropping-particle":"","family":"Maziak","given":"Wasim","non-dropping-particle":"","parse-names":false,"suffix":""},{"dropping-particle":"","family":"Sahloul","given":"Zaher","non-dropping-particle":"","parse-names":false,"suffix":""},{"dropping-particle":"","family":"Dar","given":"Osman","non-dropping-particle":"","parse-names":false,"suffix":""},{"dropping-particle":"","family":"Corrah","given":"Tumena","non-dropping-particle":"","parse-names":false,"suffix":""},{"dropping-particle":"","family":"Fouad","given":"Fouad M.","non-dropping-particle":"","parse-names":false,"suffix":""}],"container-title":"International Journal of Infectious Diseases","id":"ITEM-3","issued":{"date-parts":[["2016"]]},"page":"15-22","publisher":"International Society for Infectious Diseases","title":"Communicable disease surveillance and control in the context of conflict and mass displacement in Syria","type":"article-journal","volume":"47"},"uris":["http://www.mendeley.com/documents/?uuid=a27afec8-2388-4b2f-9a88-89e21c832e4b"]}],"mendeley":{"formattedCitation":"&lt;sup&gt;25,28,30&lt;/sup&gt;","plainTextFormattedCitation":"25,28,30","previouslyFormattedCitation":"&lt;sup&gt;25,28,30&lt;/sup&gt;"},"properties":{"noteIndex":0},"schema":"https://github.com/citation-style-language/schema/raw/master/csl-citation.json"}</w:instrText>
      </w:r>
      <w:r w:rsidR="00124A77" w:rsidRPr="008A0AB3">
        <w:rPr>
          <w:rFonts w:cstheme="minorHAnsi"/>
        </w:rPr>
        <w:fldChar w:fldCharType="separate"/>
      </w:r>
      <w:r w:rsidR="00283D82" w:rsidRPr="008A0AB3">
        <w:rPr>
          <w:rFonts w:cstheme="minorHAnsi"/>
          <w:noProof/>
          <w:vertAlign w:val="superscript"/>
        </w:rPr>
        <w:t>25,28,30</w:t>
      </w:r>
      <w:r w:rsidR="00124A77" w:rsidRPr="008A0AB3">
        <w:rPr>
          <w:rFonts w:cstheme="minorHAnsi"/>
        </w:rPr>
        <w:fldChar w:fldCharType="end"/>
      </w:r>
      <w:r w:rsidR="005C39F4" w:rsidRPr="008A0AB3">
        <w:rPr>
          <w:rFonts w:cstheme="minorHAnsi"/>
        </w:rPr>
        <w:t xml:space="preserve"> The surveillance system of the Syrian MOH shares the same name, EWARS, while the surveillance system operated by the ACU is known as the </w:t>
      </w:r>
      <w:r w:rsidR="00345AED">
        <w:rPr>
          <w:rFonts w:cstheme="minorHAnsi"/>
        </w:rPr>
        <w:t>Early</w:t>
      </w:r>
      <w:r w:rsidR="005C39F4" w:rsidRPr="008A0AB3">
        <w:rPr>
          <w:rFonts w:cstheme="minorHAnsi"/>
        </w:rPr>
        <w:t xml:space="preserve"> Warning </w:t>
      </w:r>
      <w:r w:rsidR="00345AED">
        <w:rPr>
          <w:rFonts w:cstheme="minorHAnsi"/>
        </w:rPr>
        <w:t xml:space="preserve">Alert </w:t>
      </w:r>
      <w:r w:rsidR="005C39F4" w:rsidRPr="008A0AB3">
        <w:rPr>
          <w:rFonts w:cstheme="minorHAnsi"/>
        </w:rPr>
        <w:t xml:space="preserve">and Response Network (EWARN). </w:t>
      </w:r>
      <w:r w:rsidR="00B16A0F" w:rsidRPr="008A0AB3">
        <w:rPr>
          <w:rFonts w:cstheme="minorHAnsi"/>
        </w:rPr>
        <w:t>ACU publishes weekly and annual epidemiologic reports to the WHO, the Gaziantep Health Cluster, and in their online newsletter but this data has not been collated and analyzed</w:t>
      </w:r>
      <w:r w:rsidR="00B60706">
        <w:rPr>
          <w:rFonts w:cstheme="minorHAnsi"/>
        </w:rPr>
        <w:t xml:space="preserve"> publicly until now</w:t>
      </w:r>
      <w:r w:rsidR="00B16A0F" w:rsidRPr="008A0AB3">
        <w:rPr>
          <w:rFonts w:cstheme="minorHAnsi"/>
        </w:rPr>
        <w:t>.</w:t>
      </w:r>
    </w:p>
    <w:p w14:paraId="4E4CC781" w14:textId="3624FCE8" w:rsidR="00C26A57" w:rsidRPr="008A0AB3" w:rsidRDefault="00C26A57" w:rsidP="00572DF8">
      <w:pPr>
        <w:spacing w:line="240" w:lineRule="auto"/>
        <w:jc w:val="both"/>
        <w:rPr>
          <w:rFonts w:cstheme="minorHAnsi"/>
        </w:rPr>
      </w:pPr>
      <w:r w:rsidRPr="008A0AB3">
        <w:rPr>
          <w:rFonts w:cstheme="minorHAnsi"/>
          <w:highlight w:val="yellow"/>
        </w:rPr>
        <w:t>S</w:t>
      </w:r>
      <w:commentRangeStart w:id="13"/>
      <w:commentRangeStart w:id="14"/>
      <w:r w:rsidR="00886959" w:rsidRPr="008A0AB3">
        <w:rPr>
          <w:rFonts w:cstheme="minorHAnsi"/>
          <w:highlight w:val="yellow"/>
        </w:rPr>
        <w:t xml:space="preserve">everal studies have sought to describe </w:t>
      </w:r>
      <w:commentRangeEnd w:id="13"/>
      <w:r w:rsidR="0080059B" w:rsidRPr="008A0AB3">
        <w:rPr>
          <w:rStyle w:val="CommentReference"/>
          <w:rFonts w:cstheme="minorHAnsi"/>
          <w:sz w:val="22"/>
          <w:szCs w:val="22"/>
          <w:highlight w:val="yellow"/>
        </w:rPr>
        <w:commentReference w:id="13"/>
      </w:r>
      <w:commentRangeEnd w:id="14"/>
      <w:r w:rsidR="0080059B" w:rsidRPr="008A0AB3">
        <w:rPr>
          <w:rStyle w:val="CommentReference"/>
          <w:rFonts w:cstheme="minorHAnsi"/>
          <w:sz w:val="22"/>
          <w:szCs w:val="22"/>
          <w:highlight w:val="yellow"/>
        </w:rPr>
        <w:commentReference w:id="14"/>
      </w:r>
      <w:r w:rsidR="00886959" w:rsidRPr="008A0AB3">
        <w:rPr>
          <w:rFonts w:cstheme="minorHAnsi"/>
          <w:highlight w:val="yellow"/>
        </w:rPr>
        <w:t>the immed</w:t>
      </w:r>
      <w:r w:rsidR="00886959" w:rsidRPr="008A0AB3">
        <w:rPr>
          <w:rFonts w:cstheme="minorHAnsi"/>
        </w:rPr>
        <w:t>iate and local health impacts of the conflict</w:t>
      </w:r>
      <w:r w:rsidRPr="008A0AB3">
        <w:rPr>
          <w:rFonts w:cstheme="minorHAnsi"/>
        </w:rPr>
        <w:t xml:space="preserve">. </w:t>
      </w:r>
      <w:r w:rsidR="00ED4473" w:rsidRPr="008A0AB3">
        <w:rPr>
          <w:rFonts w:cstheme="minorHAnsi"/>
        </w:rPr>
        <w:t>The impacts of the conflict on health and healthcare has resulted in greater casualties than the conflict itself.</w:t>
      </w:r>
      <w:r w:rsidR="00ED4473" w:rsidRPr="008A0AB3">
        <w:rPr>
          <w:rFonts w:cstheme="minorHAnsi"/>
        </w:rPr>
        <w:fldChar w:fldCharType="begin" w:fldLock="1"/>
      </w:r>
      <w:r w:rsidR="00A40734" w:rsidRPr="008A0AB3">
        <w:rPr>
          <w:rFonts w:cstheme="minorHAnsi"/>
        </w:rPr>
        <w:instrText>ADDIN CSL_CITATION {"citationItems":[{"id":"ITEM-1","itemData":{"DOI":"10.1007/s00038-014-0586-2","abstract":"Objectives To document the ongoing destruction as a result of the tragic events in Syria, to understand the changing health care needs and priorities of Syrians. Methods A directed examination of the scientific literature and reports about Syria before and during the Syrian conflict, in addition to analyzing literature devoted to the relief and rebuilding efforts in crisis situations. Results The ongoing war has had high direct war casualty, but even higher suffering due to the destruction of health system, displacement, and the breakdown of livelihood and social fabric. Millions of Syrians either became refugees or internally displaced, and about half of the population is in urgent need for help. Access to local and international aid organizations for war-affected populations is an urgent and top priority. Conclusions Syrians continue to endure one of the biggest human tragedies in modern times. The extent of the crisis has affected all aspects of Syrians’ life. Understanding the multi-faceted transition of the Syrian population and how it reflects on their health profile can guide relief and rebuilding efforts’ scope and priorities.","author":[{"dropping-particle":"Ben","family":"Taleb","given":"Ziyad","non-dropping-particle":"","parse-names":false,"suffix":""},{"dropping-particle":"","family":"Bahelah","given":"Raed","non-dropping-particle":"","parse-names":false,"suffix":""},{"dropping-particle":"","family":"Fouad","given":"Fouad M","non-dropping-particle":"","parse-names":false,"suffix":""},{"dropping-particle":"","family":"Wilcox","given":"Meredith L","non-dropping-particle":"","parse-names":false,"suffix":""}],"container-title":"International Journal of Public Health","id":"ITEM-1","issue":"July","issued":{"date-parts":[["2014"]]},"title":"Syria : Health in a country Undergoing Tragic Transition Syria","type":"article-journal"},"uris":["http://www.mendeley.com/documents/?uuid=87547e8b-a4e8-435a-8f1a-650555100e9b"]}],"mendeley":{"formattedCitation":"&lt;sup&gt;31&lt;/sup&gt;","plainTextFormattedCitation":"31","previouslyFormattedCitation":"&lt;sup&gt;31&lt;/sup&gt;"},"properties":{"noteIndex":0},"schema":"https://github.com/citation-style-language/schema/raw/master/csl-citation.json"}</w:instrText>
      </w:r>
      <w:r w:rsidR="00ED4473" w:rsidRPr="008A0AB3">
        <w:rPr>
          <w:rFonts w:cstheme="minorHAnsi"/>
        </w:rPr>
        <w:fldChar w:fldCharType="separate"/>
      </w:r>
      <w:r w:rsidR="00ED4473" w:rsidRPr="008A0AB3">
        <w:rPr>
          <w:rFonts w:cstheme="minorHAnsi"/>
          <w:noProof/>
          <w:vertAlign w:val="superscript"/>
        </w:rPr>
        <w:t>31</w:t>
      </w:r>
      <w:r w:rsidR="00ED4473" w:rsidRPr="008A0AB3">
        <w:rPr>
          <w:rFonts w:cstheme="minorHAnsi"/>
        </w:rPr>
        <w:fldChar w:fldCharType="end"/>
      </w:r>
      <w:r w:rsidR="00ED4473" w:rsidRPr="008A0AB3">
        <w:rPr>
          <w:rFonts w:cstheme="minorHAnsi"/>
        </w:rPr>
        <w:t xml:space="preserve"> </w:t>
      </w:r>
      <w:r w:rsidR="00195CFC" w:rsidRPr="008A0AB3">
        <w:rPr>
          <w:rFonts w:cstheme="minorHAnsi"/>
        </w:rPr>
        <w:t>Access to medication and specialty care for non-infectious diseases has diminished, affecting hundreds of thousands of patients suffering from a variety of illnesses, such as diabetes mellitus or cancer.</w:t>
      </w:r>
      <w:r w:rsidR="009A2BBF" w:rsidRPr="008A0AB3">
        <w:rPr>
          <w:rFonts w:cstheme="minorHAnsi"/>
        </w:rPr>
        <w:fldChar w:fldCharType="begin" w:fldLock="1"/>
      </w:r>
      <w:r w:rsidR="009A2BBF" w:rsidRPr="008A0AB3">
        <w:rPr>
          <w:rFonts w:cstheme="minorHAnsi"/>
        </w:rPr>
        <w:instrText>ADDIN CSL_CITATION {"citationItems":[{"id":"ITEM-1","itemData":{"DOI":"10.1513/AnnalsATS.201510-661PS","ISBN":"2325-6621","ISSN":"23256621","PMID":"26784922","abstract":"The Syrian crisis, now in its fifth year, has created an unprecedented strain on health services and systems due to the protracted nature of the warfare, the targeting of medics and health care infrastructure, the exodus of physicians and nurses, the shortage of medical supplies and medications, and the disruption of medical education and training. Within a few short years, the life expectancy of resident Syrians has declined by 20 years. Over the first 4 years of the conflict, more than 75,000 civilians died from injuries incurred in the violence. More than twice as many civilians, including many women and children, have died prematurely of infectious and noninfectious chronic diseases for want of adequate health care. Doctors, local administrators, and nongovernmental organizations are struggling to manage the consequences of the conflict under substandard conditions, often using unorthodox methods of health care delivery in field hospitals and remotely by telehealth communication. Much-needed medical supplies are channeled through dangerous routes across the borders from Lebanon, Jordan, and Turkey. Physicians in the United States and other western nations have helped Syrian physicians make the most of the situation by providing training on introducing innovations in technology and treatment. Portable ultrasound machines have been introduced and are being used extensively in the management of trauma and shock. This report, prepared by members of the Syrian American Medical Society, documents current needs for health care relief within Syria, focusing on pulmonary, critical care, and sleep medicine, and some of the efforts currently underway to meet those needs.","author":[{"dropping-particle":"","family":"Sahloul","given":"Mohammed Z.","non-dropping-particle":"","parse-names":false,"suffix":""},{"dropping-particle":"","family":"Monla-Hassan","given":"Jaber","non-dropping-particle":"","parse-names":false,"suffix":""},{"dropping-particle":"","family":"Sankari","given":"Abdulghani","non-dropping-particle":"","parse-names":false,"suffix":""},{"dropping-particle":"","family":"Kherallah","given":"Mazen","non-dropping-particle":"","parse-names":false,"suffix":""},{"dropping-particle":"","family":"Atassi","given":"Bassel","non-dropping-particle":"","parse-names":false,"suffix":""},{"dropping-particle":"","family":"Badr","given":"Safwan","non-dropping-particle":"","parse-names":false,"suffix":""},{"dropping-particle":"","family":"Abbara","given":"Aula","non-dropping-particle":"","parse-names":false,"suffix":""},{"dropping-particle":"","family":"Sparrow","given":"Annie","non-dropping-particle":"","parse-names":false,"suffix":""}],"container-title":"Annals of the American Thoracic Society","id":"ITEM-1","issue":"2","issued":{"date-parts":[["2016"]]},"page":"147-155","title":"War is the enemy of health pulmonary, critical care, and sleep medicine in war-torn Syria","type":"article-journal","volume":"13"},"uris":["http://www.mendeley.com/documents/?uuid=9bc5fe6e-06d3-467f-85a8-eca0981a9ed3"]}],"mendeley":{"formattedCitation":"&lt;sup&gt;3&lt;/sup&gt;","plainTextFormattedCitation":"3","previouslyFormattedCitation":"&lt;sup&gt;3&lt;/sup&gt;"},"properties":{"noteIndex":0},"schema":"https://github.com/citation-style-language/schema/raw/master/csl-citation.json"}</w:instrText>
      </w:r>
      <w:r w:rsidR="009A2BBF" w:rsidRPr="008A0AB3">
        <w:rPr>
          <w:rFonts w:cstheme="minorHAnsi"/>
        </w:rPr>
        <w:fldChar w:fldCharType="separate"/>
      </w:r>
      <w:r w:rsidR="009A2BBF" w:rsidRPr="008A0AB3">
        <w:rPr>
          <w:rFonts w:cstheme="minorHAnsi"/>
          <w:noProof/>
          <w:vertAlign w:val="superscript"/>
        </w:rPr>
        <w:t>3</w:t>
      </w:r>
      <w:r w:rsidR="009A2BBF" w:rsidRPr="008A0AB3">
        <w:rPr>
          <w:rFonts w:cstheme="minorHAnsi"/>
        </w:rPr>
        <w:fldChar w:fldCharType="end"/>
      </w:r>
      <w:r w:rsidR="009A2BBF" w:rsidRPr="008A0AB3">
        <w:rPr>
          <w:rFonts w:cstheme="minorHAnsi"/>
        </w:rPr>
        <w:t xml:space="preserve"> </w:t>
      </w:r>
      <w:r w:rsidR="00B60706">
        <w:rPr>
          <w:rFonts w:cstheme="minorHAnsi"/>
        </w:rPr>
        <w:t>In some regions,</w:t>
      </w:r>
      <w:r w:rsidR="00B60706" w:rsidRPr="008A0AB3">
        <w:rPr>
          <w:rFonts w:cstheme="minorHAnsi"/>
        </w:rPr>
        <w:t xml:space="preserve"> </w:t>
      </w:r>
      <w:r w:rsidR="009A2BBF" w:rsidRPr="008A0AB3">
        <w:rPr>
          <w:rFonts w:cstheme="minorHAnsi"/>
        </w:rPr>
        <w:t>critical care centers are staffed by undertrained physicians and lack proper equipment or ability to follow evidence-based protocols.</w:t>
      </w:r>
      <w:r w:rsidR="009A2BBF" w:rsidRPr="008A0AB3">
        <w:rPr>
          <w:rFonts w:cstheme="minorHAnsi"/>
        </w:rPr>
        <w:fldChar w:fldCharType="begin" w:fldLock="1"/>
      </w:r>
      <w:r w:rsidR="00F718A3" w:rsidRPr="008A0AB3">
        <w:rPr>
          <w:rFonts w:cstheme="minorHAnsi"/>
        </w:rPr>
        <w:instrText>ADDIN CSL_CITATION {"citationItems":[{"id":"ITEM-1","itemData":{"DOI":"10.1513/AnnalsATS.201510-661PS","ISBN":"2325-6621","ISSN":"23256621","PMID":"26784922","abstract":"The Syrian crisis, now in its fifth year, has created an unprecedented strain on health services and systems due to the protracted nature of the warfare, the targeting of medics and health care infrastructure, the exodus of physicians and nurses, the shortage of medical supplies and medications, and the disruption of medical education and training. Within a few short years, the life expectancy of resident Syrians has declined by 20 years. Over the first 4 years of the conflict, more than 75,000 civilians died from injuries incurred in the violence. More than twice as many civilians, including many women and children, have died prematurely of infectious and noninfectious chronic diseases for want of adequate health care. Doctors, local administrators, and nongovernmental organizations are struggling to manage the consequences of the conflict under substandard conditions, often using unorthodox methods of health care delivery in field hospitals and remotely by telehealth communication. Much-needed medical supplies are channeled through dangerous routes across the borders from Lebanon, Jordan, and Turkey. Physicians in the United States and other western nations have helped Syrian physicians make the most of the situation by providing training on introducing innovations in technology and treatment. Portable ultrasound machines have been introduced and are being used extensively in the management of trauma and shock. This report, prepared by members of the Syrian American Medical Society, documents current needs for health care relief within Syria, focusing on pulmonary, critical care, and sleep medicine, and some of the efforts currently underway to meet those needs.","author":[{"dropping-particle":"","family":"Sahloul","given":"Mohammed Z.","non-dropping-particle":"","parse-names":false,"suffix":""},{"dropping-particle":"","family":"Monla-Hassan","given":"Jaber","non-dropping-particle":"","parse-names":false,"suffix":""},{"dropping-particle":"","family":"Sankari","given":"Abdulghani","non-dropping-particle":"","parse-names":false,"suffix":""},{"dropping-particle":"","family":"Kherallah","given":"Mazen","non-dropping-particle":"","parse-names":false,"suffix":""},{"dropping-particle":"","family":"Atassi","given":"Bassel","non-dropping-particle":"","parse-names":false,"suffix":""},{"dropping-particle":"","family":"Badr","given":"Safwan","non-dropping-particle":"","parse-names":false,"suffix":""},{"dropping-particle":"","family":"Abbara","given":"Aula","non-dropping-particle":"","parse-names":false,"suffix":""},{"dropping-particle":"","family":"Sparrow","given":"Annie","non-dropping-particle":"","parse-names":false,"suffix":""}],"container-title":"Annals of the American Thoracic Society","id":"ITEM-1","issue":"2","issued":{"date-parts":[["2016"]]},"page":"147-155","title":"War is the enemy of health pulmonary, critical care, and sleep medicine in war-torn Syria","type":"article-journal","volume":"13"},"uris":["http://www.mendeley.com/documents/?uuid=9bc5fe6e-06d3-467f-85a8-eca0981a9ed3"]},{"id":"ITEM-2","itemData":{"DOI":"10.1136/bmj.f7375","ISSN":"17561833","PMID":"24327182","abstract":"Keir Stone-Brown, intercalating fourth year medical student1, science journalism student21University of Manchester, UK2City University London, London, UKKeir.Stone-Brown.1{at}city.ac.ukDestroyed hospitals and severe shortages of doctors and drugs are taking their toll in Syria after more than two years of civil war, which has led to more than 100 000 deaths, millions of displaced people, and the re-emergence of polio, writes Keir Stone-BrownThe Syrian civil war has become one of the worst humanitarian disasters of this century. According to Elizabeth Hoff, the World Health Organization’s representative to Syria for the past year, it has claimed 115 000 lives and injured more than 575 000 people. And, worryingly, no end seems in sight.“The health situation has drastically deteriorated over the past few months, with an estimated 6.5 million displaced within Syria. There are critical gaps in essential healthcare delivery,” she said.What began in March 2011 as a revolution driven by the hope of the Arab Spring, has since deteriorated into a stalemate between President Assad’s regime and tentatively allied opposition forces.As of June 2013, two in every five hospitals were out of service. Lack of power has forced many hospitals to operate in almost impossible conditions. In Homs, a city heavily affected by the conflict, only two hospitals remain open, with the major hospital, Al Watani, badly damaged.In the Aleppo region, near the Turkish border, the situation is unsustainable, according to Omar Abdul Gabbar, a consultant orthopaedic and spinal surgeon and medical lead for the humanitarian organisation Hand in Hand for Syria. “This is a city of five million. Assuming two million have left the town and one million are in the government controlled area, you have a population of two million served by 35 surgeons to treat everything including war injuries,” he said.WHO is providing humanitarian assistance in conjunction with 36 non-governmental organisations. But their work is not straightforward. “We have difficulties in delivering …","author":[{"dropping-particle":"","family":"Stone-Brown","given":"Keir","non-dropping-particle":"","parse-names":false,"suffix":""}],"container-title":"BMJ (Online)","id":"ITEM-2","issue":"December","issued":{"date-parts":[["2013"]]},"page":"1-3","title":"Syria: A healthcare system on the brink of collapse","type":"article-journal","volume":"347"},"uris":["http://www.mendeley.com/documents/?uuid=fa80a27c-fabe-494a-b114-c9f84921f97e"]}],"mendeley":{"formattedCitation":"&lt;sup&gt;3,23&lt;/sup&gt;","plainTextFormattedCitation":"3,23","previouslyFormattedCitation":"&lt;sup&gt;3,23&lt;/sup&gt;"},"properties":{"noteIndex":0},"schema":"https://github.com/citation-style-language/schema/raw/master/csl-citation.json"}</w:instrText>
      </w:r>
      <w:r w:rsidR="009A2BBF" w:rsidRPr="008A0AB3">
        <w:rPr>
          <w:rFonts w:cstheme="minorHAnsi"/>
        </w:rPr>
        <w:fldChar w:fldCharType="separate"/>
      </w:r>
      <w:r w:rsidR="004C6903" w:rsidRPr="008A0AB3">
        <w:rPr>
          <w:rFonts w:cstheme="minorHAnsi"/>
          <w:noProof/>
          <w:vertAlign w:val="superscript"/>
        </w:rPr>
        <w:t>3,23</w:t>
      </w:r>
      <w:r w:rsidR="009A2BBF" w:rsidRPr="008A0AB3">
        <w:rPr>
          <w:rFonts w:cstheme="minorHAnsi"/>
        </w:rPr>
        <w:fldChar w:fldCharType="end"/>
      </w:r>
      <w:r w:rsidR="00741FCC" w:rsidRPr="008A0AB3">
        <w:rPr>
          <w:rFonts w:cstheme="minorHAnsi"/>
        </w:rPr>
        <w:t xml:space="preserve"> A case study on Aleppo of the effects of the conflict on health and healthcare found that in 2015 there </w:t>
      </w:r>
      <w:r w:rsidR="00741FCC" w:rsidRPr="008A0AB3">
        <w:rPr>
          <w:rFonts w:cstheme="minorHAnsi"/>
        </w:rPr>
        <w:lastRenderedPageBreak/>
        <w:t xml:space="preserve">was about one physician for every 7,000 people, compared to </w:t>
      </w:r>
      <w:r w:rsidR="0086705C" w:rsidRPr="008A0AB3">
        <w:rPr>
          <w:rFonts w:cstheme="minorHAnsi"/>
        </w:rPr>
        <w:t>one for every 800 prior to the conflict.</w:t>
      </w:r>
      <w:r w:rsidR="0086705C" w:rsidRPr="008A0AB3">
        <w:rPr>
          <w:rFonts w:cstheme="minorHAnsi"/>
        </w:rPr>
        <w:fldChar w:fldCharType="begin" w:fldLock="1"/>
      </w:r>
      <w:r w:rsidR="004C6903" w:rsidRPr="008A0AB3">
        <w:rPr>
          <w:rFonts w:cstheme="minorHAnsi"/>
        </w:rPr>
        <w:instrText>ADDIN CSL_CITATION {"citationItems":[{"id":"ITEM-1","itemData":{"abstract":"The Syrian government’s ongoing assault on health care is one of the most egregious the world has ever seen. PHR has documented the deaths of 687 medical personnel and 329 attacks on medical facilities from the beginning of the conflict through October 2015. This report focuses specifically on the state of health care in eastern Aleppo city – the city hit hardest by such attacks – and tells a story of courage and resilience in the face of tremendous human suffering and loss. PHR’s findings illustrate that unlawful attacks on health have significantly degraded Aleppo’s health care system; more than two-thirds of the hospitals no longer function and roughly 95 percent of doctors have fled, been detained, or killed. However, the remaining medical personnel have persevered and manage to provide health care in the midst of a horrific war, despite minimal access to equipment and medication. This report also points to the failure of the international community to stop these violations. The UN Security Council has failed to do its duty for more than four years, and, as a result, hundreds of Syrian medical personnel and thousands of their patients have lost their lives. Health workers in Aleppo understand the UN Security Council’s failure all too well. They live with the reality of disappeared colleagues and hospital attacks every day. Yet they have not given up hope, and they continue to ask for one simple thing: an end to the attacks on hospitals, medical personnel, patients, and civilians. PHR chose Aleppo as a case study because it illustrates what a dedicated and resilient medical community can achieve in some of the worst circumstances. The story of Aleppo exemplifies the ingenuity and resolve of the many Syrians who have chosen to stand up for human rights and international law rather than surrender to tyranny.","author":[{"dropping-particle":"","family":"PHR","given":"","non-dropping-particle":"","parse-names":false,"suffix":""}],"id":"ITEM-1","issue":"November","issued":{"date-parts":[["2015"]]},"title":"Aleppo Abandoned: A Case Study on Health Care in Syria","type":"article-journal"},"uris":["http://www.mendeley.com/documents/?uuid=d0c2f01b-3ae4-40bb-b1c0-b015bc8aaf1d"]}],"mendeley":{"formattedCitation":"&lt;sup&gt;16&lt;/sup&gt;","plainTextFormattedCitation":"16","previouslyFormattedCitation":"&lt;sup&gt;16&lt;/sup&gt;"},"properties":{"noteIndex":0},"schema":"https://github.com/citation-style-language/schema/raw/master/csl-citation.json"}</w:instrText>
      </w:r>
      <w:r w:rsidR="0086705C" w:rsidRPr="008A0AB3">
        <w:rPr>
          <w:rFonts w:cstheme="minorHAnsi"/>
        </w:rPr>
        <w:fldChar w:fldCharType="separate"/>
      </w:r>
      <w:r w:rsidR="0086705C" w:rsidRPr="008A0AB3">
        <w:rPr>
          <w:rFonts w:cstheme="minorHAnsi"/>
          <w:noProof/>
          <w:vertAlign w:val="superscript"/>
        </w:rPr>
        <w:t>16</w:t>
      </w:r>
      <w:r w:rsidR="0086705C" w:rsidRPr="008A0AB3">
        <w:rPr>
          <w:rFonts w:cstheme="minorHAnsi"/>
        </w:rPr>
        <w:fldChar w:fldCharType="end"/>
      </w:r>
      <w:r w:rsidR="004C6903" w:rsidRPr="008A0AB3">
        <w:rPr>
          <w:rFonts w:cstheme="minorHAnsi"/>
        </w:rPr>
        <w:t xml:space="preserve"> </w:t>
      </w:r>
      <w:r w:rsidR="00F718A3" w:rsidRPr="008A0AB3">
        <w:rPr>
          <w:rFonts w:cstheme="minorHAnsi"/>
        </w:rPr>
        <w:t xml:space="preserve">Sanctions and the collapse of the exchange rate has resulted in skyrocketing costs for </w:t>
      </w:r>
      <w:r w:rsidR="00D60D09">
        <w:rPr>
          <w:rFonts w:cstheme="minorHAnsi"/>
        </w:rPr>
        <w:t>commodities</w:t>
      </w:r>
      <w:r w:rsidR="00F718A3" w:rsidRPr="008A0AB3">
        <w:rPr>
          <w:rFonts w:cstheme="minorHAnsi"/>
        </w:rPr>
        <w:t>, including health services and medications.</w:t>
      </w:r>
      <w:r w:rsidR="00F718A3" w:rsidRPr="008A0AB3">
        <w:rPr>
          <w:rFonts w:cstheme="minorHAnsi"/>
        </w:rPr>
        <w:fldChar w:fldCharType="begin" w:fldLock="1"/>
      </w:r>
      <w:r w:rsidR="00ED4473" w:rsidRPr="008A0AB3">
        <w:rPr>
          <w:rFonts w:cstheme="minorHAnsi"/>
        </w:rPr>
        <w:instrText>ADDIN CSL_CITATION {"citationItems":[{"id":"ITEM-1","itemData":{"DOI":"10.1093/pubmed/fds090","ISBN":"1741-3842","ISSN":"17413842","PMID":"23179240","abstract":"The past 18 months have witnessed considerable turmoil in countries of the MENA region. The Syrian Arab Republic (SAR) is one such country, currently in the midst of a civil war. This report draws attention to some of the recent achievements of its health services, where, despite a dearth of published materials, the country achieved remarkable declines in maternal mortality and infant mortality rates. Its health sector now faces destruction from on-going violence compounded by economic sanctions that has affected access to health care, to medicines and to basic essentials as well as the destruction of infrastructure. This paper draws attention to the achievements of the country's health services and explores some of the consequences of conflict and of sanctions on population health. Readers need to be mindful that the situation on the ground in a civil war can alter on a daily basis. This is the case for Syria with much destruction of health facilities and increasing numbers of people killed and injured. We retain however our focus on the core theme of this paper which is on conflict and on sanctions.","author":[{"dropping-particle":"","family":"Sen","given":"Kasturi","non-dropping-particle":"","parse-names":false,"suffix":""},{"dropping-particle":"","family":"Al-Faisal","given":"Waleed","non-dropping-particle":"","parse-names":false,"suffix":""},{"dropping-particle":"","family":"Alsaleh","given":"Yaser","non-dropping-particle":"","parse-names":false,"suffix":""}],"container-title":"Journal of Public Health (United Kingdom)","id":"ITEM-1","issue":"2","issued":{"date-parts":[["2013"]]},"page":"195-199","title":"Syria: Effects of conflict and sanctions on public health","type":"article-journal","volume":"35"},"uris":["http://www.mendeley.com/documents/?uuid=b4b04732-36eb-4b9b-84b6-abd2608fac71"]}],"mendeley":{"formattedCitation":"&lt;sup&gt;14&lt;/sup&gt;","plainTextFormattedCitation":"14","previouslyFormattedCitation":"&lt;sup&gt;14&lt;/sup&gt;"},"properties":{"noteIndex":0},"schema":"https://github.com/citation-style-language/schema/raw/master/csl-citation.json"}</w:instrText>
      </w:r>
      <w:r w:rsidR="00F718A3" w:rsidRPr="008A0AB3">
        <w:rPr>
          <w:rFonts w:cstheme="minorHAnsi"/>
        </w:rPr>
        <w:fldChar w:fldCharType="separate"/>
      </w:r>
      <w:r w:rsidR="00F718A3" w:rsidRPr="008A0AB3">
        <w:rPr>
          <w:rFonts w:cstheme="minorHAnsi"/>
          <w:noProof/>
          <w:vertAlign w:val="superscript"/>
        </w:rPr>
        <w:t>14</w:t>
      </w:r>
      <w:r w:rsidR="00F718A3" w:rsidRPr="008A0AB3">
        <w:rPr>
          <w:rFonts w:cstheme="minorHAnsi"/>
        </w:rPr>
        <w:fldChar w:fldCharType="end"/>
      </w:r>
      <w:r w:rsidR="00F718A3" w:rsidRPr="008A0AB3">
        <w:rPr>
          <w:rFonts w:cstheme="minorHAnsi"/>
        </w:rPr>
        <w:t xml:space="preserve"> </w:t>
      </w:r>
      <w:r w:rsidR="00805462" w:rsidRPr="008A0AB3">
        <w:rPr>
          <w:rFonts w:cstheme="minorHAnsi"/>
        </w:rPr>
        <w:t>The conflict has reintroduced many previously controlled infectious diseases, not only into Syria but into neighboring countries as well.</w:t>
      </w:r>
      <w:r w:rsidR="00805462" w:rsidRPr="008A0AB3">
        <w:rPr>
          <w:rFonts w:cstheme="minorHAnsi"/>
        </w:rPr>
        <w:fldChar w:fldCharType="begin" w:fldLock="1"/>
      </w:r>
      <w:r w:rsidR="009E12F2" w:rsidRPr="008A0AB3">
        <w:rPr>
          <w:rFonts w:cstheme="minorHAnsi"/>
        </w:rPr>
        <w:instrText>ADDIN CSL_CITATION {"citationItems":[{"id":"ITEM-1","itemData":{"DOI":"10.1371/journal.ppat.1004438","ISBN":"15537366","ISSN":"15537374","PMID":"25393545","abstract":"The article discusses the spread of infectious diseases among Syrian civilians, refugees, and citizens of neighboring countries in the wake of Syrian civil war in 2014. Topics discussed include the health care system in Syria before the conflict, the risk factors for infectious diseases such as poliomyelitis, measles, and leishmaniasis, and other diseases that affect the mentioned populations including typhoid fever, hepatitis A, and meningitis.","author":[{"dropping-particle":"","family":"Sharara","given":"Sima L.","non-dropping-particle":"","parse-names":false,"suffix":""},{"dropping-particle":"","family":"Kanj","given":"Souha S.","non-dropping-particle":"","parse-names":false,"suffix":""}],"container-title":"PLoS pathogens","id":"ITEM-1","issue":"10","issued":{"date-parts":[["2014"]]},"page":"e1004438","title":"War and infectious diseases: challenges of the Syrian civil war","type":"article-journal","volume":"10"},"uris":["http://www.mendeley.com/documents/?uuid=302bf992-faae-4bd4-aea9-dcb498734b5c"]}],"mendeley":{"formattedCitation":"&lt;sup&gt;11&lt;/sup&gt;","plainTextFormattedCitation":"11","previouslyFormattedCitation":"&lt;sup&gt;11&lt;/sup&gt;"},"properties":{"noteIndex":0},"schema":"https://github.com/citation-style-language/schema/raw/master/csl-citation.json"}</w:instrText>
      </w:r>
      <w:r w:rsidR="00805462" w:rsidRPr="008A0AB3">
        <w:rPr>
          <w:rFonts w:cstheme="minorHAnsi"/>
        </w:rPr>
        <w:fldChar w:fldCharType="separate"/>
      </w:r>
      <w:r w:rsidR="00805462" w:rsidRPr="008A0AB3">
        <w:rPr>
          <w:rFonts w:cstheme="minorHAnsi"/>
          <w:noProof/>
          <w:vertAlign w:val="superscript"/>
        </w:rPr>
        <w:t>11</w:t>
      </w:r>
      <w:r w:rsidR="00805462" w:rsidRPr="008A0AB3">
        <w:rPr>
          <w:rFonts w:cstheme="minorHAnsi"/>
        </w:rPr>
        <w:fldChar w:fldCharType="end"/>
      </w:r>
      <w:r w:rsidR="00805462" w:rsidRPr="008A0AB3">
        <w:rPr>
          <w:rFonts w:cstheme="minorHAnsi"/>
        </w:rPr>
        <w:t xml:space="preserve"> The main burdens of disease in children &lt;5 years has been infectious disease and malnutrition.</w:t>
      </w:r>
      <w:commentRangeStart w:id="15"/>
      <w:r w:rsidR="009E12F2" w:rsidRPr="008A0AB3">
        <w:rPr>
          <w:rFonts w:cstheme="minorHAnsi"/>
        </w:rPr>
        <w:fldChar w:fldCharType="begin" w:fldLock="1"/>
      </w:r>
      <w:r w:rsidR="00A40734" w:rsidRPr="008A0AB3">
        <w:rPr>
          <w:rFonts w:cstheme="minorHAnsi"/>
        </w:rPr>
        <w:instrText>ADDIN CSL_CITATION {"citationItems":[{"id":"ITEM-1","itemData":{"DOI":"http://dx.doi.org/10.1007/s00431-017-3057-y","ISSN":"0340-6199","PMID":"29255951","abstract":"Few data are available to evaluate the impact of Syrian war on civilian population; to describe this impact on child health, this article uses data from Medecins Sans Frontieres-Operational Centre Amsterdam's activities in Tal-Abyad and Kobane cities, northern Syria (2013-2016). Data were obtained from routine medical datasets and narrative reports, for out-patient clinics, immunisation, nutritional monitoring and assessments, and in-patient care, and were analysed quantitatively and qualitatively. Infections were the largest contributor to morbidity. The proportion of &lt; 5 year out-patient consultations of infectious diseases that are listed for outbreak monitoring in emergencies was 15% in 2013, 51% in 2014, 75% in 2015 and 70% in 2016. Thalassemia was recorded in 0.5% of 2014 &lt; 5 year out-patient consultations and 3.4% of 2013-2014 &lt; 18-year in-patient admissions. Measles immunisation activities and routine Extended Programme for Immunisation were re-activated across northern Syria; however, immunisation coverage could not be calculated. Results from our routine data must be compared cautiously, due to differences in settings and disease categories. Conclusion: With such scattered interventions, routine data are limited in providing a quantified evidence of emergency's health impact; however, they help in drawing a picture of children's health status and highlighting difficulties in providing curative and preventive services, in order to reflect part of population's plight.What is Known* Few data exist to evaluate the impact of the Syrian war on the health of children;* Medecins Sans Frontieres (MSF-OCA) has worked in northern Syria during different times since 2013.What is New* Quantitative and qualitative analysis of MSF's routine medical data and situtation reports show that one fifth of all consultations in children &lt; 5 years in MSF health facilities in northern Syria 2013-2016 were due to communicable diseases;* The analysis also highlights the burden of chronic conditions that were prevalent in Syria before the war, e.g. thalassemia.Copyright © 2017, The Author(s).","author":[{"dropping-particle":"","family":"L.","given":"Meiqari","non-dropping-particle":"","parse-names":false,"suffix":""},{"dropping-particle":"","family":"M.","given":"Hoetjes","non-dropping-particle":"","parse-names":false,"suffix":""},{"dropping-particle":"","family":"L.","given":"Baxter","non-dropping-particle":"","parse-names":false,"suffix":""}],"container-title":"European Journal of Pediatrics","id":"ITEM-1","issue":"3","issued":{"date-parts":[["2018"]]},"page":"371-380","publisher":"European Journal of Pediatrics","title":"Impact of war on child health in northern Syria: the experience of Medecins Sans Frontieres","type":"article-journal","volume":"177"},"uris":["http://www.mendeley.com/documents/?uuid=8f8e1219-dd71-4d87-bb56-6ab75fb9e7d6"]}],"mendeley":{"formattedCitation":"&lt;sup&gt;32&lt;/sup&gt;","plainTextFormattedCitation":"32","previouslyFormattedCitation":"&lt;sup&gt;32&lt;/sup&gt;"},"properties":{"noteIndex":0},"schema":"https://github.com/citation-style-language/schema/raw/master/csl-citation.json"}</w:instrText>
      </w:r>
      <w:r w:rsidR="009E12F2" w:rsidRPr="008A0AB3">
        <w:rPr>
          <w:rFonts w:cstheme="minorHAnsi"/>
        </w:rPr>
        <w:fldChar w:fldCharType="separate"/>
      </w:r>
      <w:r w:rsidR="009E12F2" w:rsidRPr="008A0AB3">
        <w:rPr>
          <w:rFonts w:cstheme="minorHAnsi"/>
          <w:noProof/>
          <w:vertAlign w:val="superscript"/>
        </w:rPr>
        <w:t>32</w:t>
      </w:r>
      <w:r w:rsidR="009E12F2" w:rsidRPr="008A0AB3">
        <w:rPr>
          <w:rFonts w:cstheme="minorHAnsi"/>
        </w:rPr>
        <w:fldChar w:fldCharType="end"/>
      </w:r>
      <w:commentRangeEnd w:id="15"/>
      <w:r w:rsidR="00B60706">
        <w:rPr>
          <w:rStyle w:val="CommentReference"/>
        </w:rPr>
        <w:commentReference w:id="15"/>
      </w:r>
      <w:ins w:id="16" w:author="Rohini Haar" w:date="2019-09-25T14:10:00Z">
        <w:r w:rsidR="00B60706">
          <w:rPr>
            <w:rFonts w:cstheme="minorHAnsi"/>
          </w:rPr>
          <w:t xml:space="preserve"> </w:t>
        </w:r>
      </w:ins>
    </w:p>
    <w:p w14:paraId="024F2393" w14:textId="4204127F" w:rsidR="005F63A5" w:rsidRPr="008A0AB3" w:rsidRDefault="00C26A57" w:rsidP="005F63A5">
      <w:pPr>
        <w:spacing w:line="240" w:lineRule="auto"/>
        <w:jc w:val="both"/>
        <w:rPr>
          <w:rFonts w:cstheme="minorHAnsi"/>
        </w:rPr>
      </w:pPr>
      <w:r w:rsidRPr="008A0AB3">
        <w:rPr>
          <w:rFonts w:cstheme="minorHAnsi"/>
        </w:rPr>
        <w:t>However,</w:t>
      </w:r>
      <w:r w:rsidR="00886959" w:rsidRPr="008A0AB3">
        <w:rPr>
          <w:rFonts w:cstheme="minorHAnsi"/>
        </w:rPr>
        <w:t xml:space="preserve"> little is known about</w:t>
      </w:r>
      <w:r w:rsidR="004D2E3D" w:rsidRPr="008A0AB3">
        <w:rPr>
          <w:rFonts w:cstheme="minorHAnsi"/>
        </w:rPr>
        <w:t xml:space="preserve"> the specifics of how the </w:t>
      </w:r>
      <w:r w:rsidR="00886959" w:rsidRPr="008A0AB3">
        <w:rPr>
          <w:rFonts w:cstheme="minorHAnsi"/>
        </w:rPr>
        <w:t xml:space="preserve">epidemiology </w:t>
      </w:r>
      <w:r w:rsidR="009E12F2" w:rsidRPr="008A0AB3">
        <w:rPr>
          <w:rFonts w:cstheme="minorHAnsi"/>
        </w:rPr>
        <w:t>of vaccine preventable diseases</w:t>
      </w:r>
      <w:r w:rsidR="004D2E3D" w:rsidRPr="008A0AB3">
        <w:rPr>
          <w:rFonts w:cstheme="minorHAnsi"/>
        </w:rPr>
        <w:t xml:space="preserve"> have been shaped</w:t>
      </w:r>
      <w:r w:rsidR="009E12F2" w:rsidRPr="008A0AB3">
        <w:rPr>
          <w:rFonts w:cstheme="minorHAnsi"/>
        </w:rPr>
        <w:t xml:space="preserve"> </w:t>
      </w:r>
      <w:r w:rsidR="00886959" w:rsidRPr="008A0AB3">
        <w:rPr>
          <w:rFonts w:cstheme="minorHAnsi"/>
        </w:rPr>
        <w:t>over the course of the war, especially in territories beyond the reach of the Syrian Ministry of the Heath.</w:t>
      </w:r>
      <w:r w:rsidR="00D06318" w:rsidRPr="008A0AB3">
        <w:rPr>
          <w:rFonts w:cstheme="minorHAnsi"/>
        </w:rPr>
        <w:t xml:space="preserve"> </w:t>
      </w:r>
      <w:r w:rsidR="00B60706">
        <w:rPr>
          <w:rFonts w:cstheme="minorHAnsi"/>
        </w:rPr>
        <w:t xml:space="preserve">There are </w:t>
      </w:r>
      <w:proofErr w:type="gramStart"/>
      <w:r w:rsidR="00B60706">
        <w:rPr>
          <w:rFonts w:cstheme="minorHAnsi"/>
        </w:rPr>
        <w:t>particular questions</w:t>
      </w:r>
      <w:proofErr w:type="gramEnd"/>
      <w:r w:rsidR="00B60706">
        <w:rPr>
          <w:rFonts w:cstheme="minorHAnsi"/>
        </w:rPr>
        <w:t xml:space="preserve"> on how health disruptions varied over time and region to impact health. </w:t>
      </w:r>
      <w:r w:rsidR="00A24C1C" w:rsidRPr="008A0AB3">
        <w:rPr>
          <w:rFonts w:cstheme="minorHAnsi"/>
        </w:rPr>
        <w:t xml:space="preserve">This study hopes to contribute to our understanding of the impacts of the Syrian conflict and the relationships between health and conflict more broadly by using a longitudinal </w:t>
      </w:r>
      <w:r w:rsidR="00A40734" w:rsidRPr="008A0AB3">
        <w:rPr>
          <w:rFonts w:cstheme="minorHAnsi"/>
        </w:rPr>
        <w:t xml:space="preserve">surveillance </w:t>
      </w:r>
      <w:r w:rsidR="00A24C1C" w:rsidRPr="008A0AB3">
        <w:rPr>
          <w:rFonts w:cstheme="minorHAnsi"/>
        </w:rPr>
        <w:t>dataset collected in the midst of</w:t>
      </w:r>
      <w:r w:rsidR="001C5051" w:rsidRPr="008A0AB3">
        <w:rPr>
          <w:rFonts w:cstheme="minorHAnsi"/>
        </w:rPr>
        <w:t xml:space="preserve"> the Syrian</w:t>
      </w:r>
      <w:r w:rsidR="00A24C1C" w:rsidRPr="008A0AB3">
        <w:rPr>
          <w:rFonts w:cstheme="minorHAnsi"/>
        </w:rPr>
        <w:t xml:space="preserve"> conflict</w:t>
      </w:r>
      <w:r w:rsidR="00D06318" w:rsidRPr="008A0AB3">
        <w:rPr>
          <w:rFonts w:cstheme="minorHAnsi"/>
        </w:rPr>
        <w:t xml:space="preserve"> to study the epidemiology of measles</w:t>
      </w:r>
      <w:bookmarkStart w:id="17" w:name="Methods"/>
      <w:r w:rsidR="00A40734" w:rsidRPr="008A0AB3">
        <w:rPr>
          <w:rFonts w:cstheme="minorHAnsi"/>
        </w:rPr>
        <w:t>, given its relationship to conflict and displacement.</w:t>
      </w:r>
      <w:r w:rsidR="00A40734" w:rsidRPr="008A0AB3">
        <w:rPr>
          <w:rStyle w:val="CommentReference"/>
          <w:rFonts w:cstheme="minorHAnsi"/>
          <w:sz w:val="22"/>
          <w:szCs w:val="22"/>
        </w:rPr>
        <w:fldChar w:fldCharType="begin" w:fldLock="1"/>
      </w:r>
      <w:r w:rsidR="00A40734" w:rsidRPr="008A0AB3">
        <w:rPr>
          <w:rStyle w:val="CommentReference"/>
          <w:rFonts w:cstheme="minorHAnsi"/>
          <w:sz w:val="22"/>
          <w:szCs w:val="22"/>
        </w:rPr>
        <w:instrText>ADDIN CSL_CITATION {"citationItems":[{"id":"ITEM-1","itemData":{"DOI":"10.1186/s13031-016-0094-5","ISSN":"17521505","PMID":"27956938","abstract":"Populations affected by humanitarian emergencies may require unique strategies to ensure access to life-saving vaccines and attain sufficiently high population immunity to interrupt virus circulation. Vaccination strategies among displaced populations should not be an afterthought and must be part of the vaccine-preventable disease eradication and elimination initiatives from the start.","author":[{"dropping-particle":"","family":"Lam","given":"Eugene","non-dropping-particle":"","parse-names":false,"suffix":""},{"dropping-particle":"","family":"Diaz","given":"Michael","non-dropping-particle":"","parse-names":false,"suffix":""},{"dropping-particle":"","family":"Maina","given":"Allen Gidraf Kahindo","non-dropping-particle":"","parse-names":false,"suffix":""},{"dropping-particle":"","family":"Brennan","given":"Muireann","non-dropping-particle":"","parse-names":false,"suffix":""}],"container-title":"Conflict and Health","id":"ITEM-1","issue":"1","issued":{"date-parts":[["2016"]]},"page":"5-7","publisher":"Conflict and Health","title":"Displaced populations due to humanitarian emergencies and its impact on global eradication and elimination of vaccine-preventable diseases","type":"article-journal","volume":"10"},"uris":["http://www.mendeley.com/documents/?uuid=2ee7f804-e785-45b4-b3a2-cce1e65a98b6"]}],"mendeley":{"formattedCitation":"&lt;sup&gt;33&lt;/sup&gt;","plainTextFormattedCitation":"33","previouslyFormattedCitation":"&lt;sup&gt;33&lt;/sup&gt;"},"properties":{"noteIndex":0},"schema":"https://github.com/citation-style-language/schema/raw/master/csl-citation.json"}</w:instrText>
      </w:r>
      <w:r w:rsidR="00A40734" w:rsidRPr="008A0AB3">
        <w:rPr>
          <w:rStyle w:val="CommentReference"/>
          <w:rFonts w:cstheme="minorHAnsi"/>
          <w:sz w:val="22"/>
          <w:szCs w:val="22"/>
        </w:rPr>
        <w:fldChar w:fldCharType="separate"/>
      </w:r>
      <w:r w:rsidR="00A40734" w:rsidRPr="008A0AB3">
        <w:rPr>
          <w:rStyle w:val="CommentReference"/>
          <w:rFonts w:cstheme="minorHAnsi"/>
          <w:noProof/>
          <w:sz w:val="22"/>
          <w:szCs w:val="22"/>
          <w:vertAlign w:val="superscript"/>
        </w:rPr>
        <w:t>33</w:t>
      </w:r>
      <w:r w:rsidR="00A40734" w:rsidRPr="008A0AB3">
        <w:rPr>
          <w:rStyle w:val="CommentReference"/>
          <w:rFonts w:cstheme="minorHAnsi"/>
          <w:sz w:val="22"/>
          <w:szCs w:val="22"/>
        </w:rPr>
        <w:fldChar w:fldCharType="end"/>
      </w:r>
    </w:p>
    <w:p w14:paraId="2F9A2684" w14:textId="582F4F6A" w:rsidR="005C39F4" w:rsidRPr="00844A61" w:rsidRDefault="005C39F4" w:rsidP="00844A61">
      <w:pPr>
        <w:pStyle w:val="ListParagraph"/>
        <w:numPr>
          <w:ilvl w:val="0"/>
          <w:numId w:val="1"/>
        </w:numPr>
        <w:spacing w:line="240" w:lineRule="auto"/>
        <w:jc w:val="both"/>
        <w:rPr>
          <w:rFonts w:cstheme="minorHAnsi"/>
          <w:b/>
        </w:rPr>
      </w:pPr>
      <w:r w:rsidRPr="00844A61">
        <w:rPr>
          <w:rFonts w:cstheme="minorHAnsi"/>
          <w:b/>
        </w:rPr>
        <w:t>Methods</w:t>
      </w:r>
    </w:p>
    <w:bookmarkEnd w:id="17"/>
    <w:p w14:paraId="19652D12" w14:textId="61AE9DC8" w:rsidR="00330DEF" w:rsidRPr="008A0AB3" w:rsidRDefault="005C39F4" w:rsidP="00572DF8">
      <w:pPr>
        <w:spacing w:line="240" w:lineRule="auto"/>
        <w:jc w:val="both"/>
        <w:rPr>
          <w:rFonts w:cstheme="minorHAnsi"/>
        </w:rPr>
      </w:pPr>
      <w:r w:rsidRPr="008A0AB3">
        <w:rPr>
          <w:rFonts w:cstheme="minorHAnsi"/>
        </w:rPr>
        <w:t xml:space="preserve">We conducted a retrospective </w:t>
      </w:r>
      <w:r w:rsidR="00330DEF">
        <w:rPr>
          <w:rFonts w:cstheme="minorHAnsi"/>
        </w:rPr>
        <w:t xml:space="preserve">analysis of </w:t>
      </w:r>
      <w:r w:rsidRPr="008A0AB3">
        <w:rPr>
          <w:rFonts w:cstheme="minorHAnsi"/>
        </w:rPr>
        <w:t>ecological</w:t>
      </w:r>
      <w:r w:rsidR="00931E7A" w:rsidRPr="008A0AB3">
        <w:rPr>
          <w:rFonts w:cstheme="minorHAnsi"/>
        </w:rPr>
        <w:t xml:space="preserve"> </w:t>
      </w:r>
      <w:r w:rsidRPr="008A0AB3">
        <w:rPr>
          <w:rFonts w:cstheme="minorHAnsi"/>
        </w:rPr>
        <w:t>infectious disease surveillance data collected primarily in northern Syria between January 1</w:t>
      </w:r>
      <w:r w:rsidRPr="008A0AB3">
        <w:rPr>
          <w:rFonts w:cstheme="minorHAnsi"/>
          <w:vertAlign w:val="superscript"/>
        </w:rPr>
        <w:t>st</w:t>
      </w:r>
      <w:r w:rsidRPr="008A0AB3">
        <w:rPr>
          <w:rFonts w:cstheme="minorHAnsi"/>
        </w:rPr>
        <w:t>, 2015 and July 31</w:t>
      </w:r>
      <w:r w:rsidRPr="008A0AB3">
        <w:rPr>
          <w:rFonts w:cstheme="minorHAnsi"/>
          <w:vertAlign w:val="superscript"/>
        </w:rPr>
        <w:t>st</w:t>
      </w:r>
      <w:r w:rsidRPr="008A0AB3">
        <w:rPr>
          <w:rFonts w:cstheme="minorHAnsi"/>
        </w:rPr>
        <w:t xml:space="preserve">, 2019 by the Early Warning </w:t>
      </w:r>
      <w:r w:rsidR="00297613">
        <w:rPr>
          <w:rFonts w:cstheme="minorHAnsi"/>
        </w:rPr>
        <w:t xml:space="preserve">Alert </w:t>
      </w:r>
      <w:r w:rsidRPr="008A0AB3">
        <w:rPr>
          <w:rFonts w:cstheme="minorHAnsi"/>
        </w:rPr>
        <w:t xml:space="preserve">and Response Network </w:t>
      </w:r>
      <w:r w:rsidR="001466B3" w:rsidRPr="008A0AB3">
        <w:rPr>
          <w:rFonts w:cstheme="minorHAnsi"/>
        </w:rPr>
        <w:t xml:space="preserve">(EWARN) </w:t>
      </w:r>
      <w:r w:rsidRPr="008A0AB3">
        <w:rPr>
          <w:rFonts w:cstheme="minorHAnsi"/>
        </w:rPr>
        <w:t>operated by the Assistance Coordination Unit</w:t>
      </w:r>
      <w:r w:rsidR="001466B3" w:rsidRPr="008A0AB3">
        <w:rPr>
          <w:rFonts w:cstheme="minorHAnsi"/>
        </w:rPr>
        <w:t xml:space="preserve"> (ACU)</w:t>
      </w:r>
      <w:r w:rsidRPr="008A0AB3">
        <w:rPr>
          <w:rFonts w:cstheme="minorHAnsi"/>
        </w:rPr>
        <w:t>.</w:t>
      </w:r>
    </w:p>
    <w:p w14:paraId="23444812" w14:textId="687F9B2A" w:rsidR="00A53584" w:rsidRPr="00844A61" w:rsidRDefault="00A53584" w:rsidP="00844A61">
      <w:pPr>
        <w:spacing w:line="240" w:lineRule="auto"/>
        <w:jc w:val="both"/>
        <w:rPr>
          <w:rFonts w:cstheme="minorHAnsi"/>
          <w:i/>
        </w:rPr>
      </w:pPr>
      <w:r w:rsidRPr="00844A61">
        <w:rPr>
          <w:rFonts w:cstheme="minorHAnsi"/>
          <w:i/>
        </w:rPr>
        <w:t>Surveillance System</w:t>
      </w:r>
    </w:p>
    <w:p w14:paraId="415EA1E4" w14:textId="3450B6EE" w:rsidR="001466B3" w:rsidRPr="008A0AB3" w:rsidRDefault="001466B3" w:rsidP="00572DF8">
      <w:pPr>
        <w:spacing w:line="240" w:lineRule="auto"/>
        <w:jc w:val="both"/>
        <w:rPr>
          <w:rFonts w:cstheme="minorHAnsi"/>
        </w:rPr>
      </w:pPr>
      <w:r w:rsidRPr="008A0AB3">
        <w:rPr>
          <w:rFonts w:cstheme="minorHAnsi"/>
        </w:rPr>
        <w:t xml:space="preserve">Alongside its other projects, the ACU maintains EWARN, established in </w:t>
      </w:r>
      <w:r w:rsidR="00297613">
        <w:rPr>
          <w:rFonts w:cstheme="minorHAnsi"/>
        </w:rPr>
        <w:t>2013</w:t>
      </w:r>
      <w:r w:rsidRPr="008A0AB3">
        <w:rPr>
          <w:rFonts w:cstheme="minorHAnsi"/>
        </w:rPr>
        <w:t xml:space="preserve"> and modeled after the World Health Organization’s (WHO) Early Warning and Response System (EWARS).</w:t>
      </w:r>
      <w:r w:rsidRPr="008A0AB3">
        <w:rPr>
          <w:rFonts w:cstheme="minorHAnsi"/>
        </w:rPr>
        <w:fldChar w:fldCharType="begin" w:fldLock="1"/>
      </w:r>
      <w:r w:rsidR="00124A77" w:rsidRPr="008A0AB3">
        <w:rPr>
          <w:rFonts w:cstheme="minorHAnsi"/>
        </w:rPr>
        <w:instrText>ADDIN CSL_CITATION {"citationItems":[{"id":"ITEM-1","itemData":{"URL":"https://www.acu-sy.org/en/identity/","accessed":{"date-parts":[["2019","8","20"]]},"author":[{"dropping-particle":"","family":"ACU","given":"","non-dropping-particle":"","parse-names":false,"suffix":""}],"id":"ITEM-1","issued":{"date-parts":[["2019"]]},"page":"1-5","title":"Assistance Coordination Unit: Identity","type":"webpage"},"uris":["http://www.mendeley.com/documents/?uuid=15d8fca3-cc90-4664-bd03-004ab5f43a61"]}],"mendeley":{"formattedCitation":"&lt;sup&gt;28&lt;/sup&gt;","plainTextFormattedCitation":"28","previouslyFormattedCitation":"&lt;sup&gt;28&lt;/sup&gt;"},"properties":{"noteIndex":0},"schema":"https://github.com/citation-style-language/schema/raw/master/csl-citation.json"}</w:instrText>
      </w:r>
      <w:r w:rsidRPr="008A0AB3">
        <w:rPr>
          <w:rFonts w:cstheme="minorHAnsi"/>
        </w:rPr>
        <w:fldChar w:fldCharType="separate"/>
      </w:r>
      <w:r w:rsidR="00934E1B" w:rsidRPr="008A0AB3">
        <w:rPr>
          <w:rFonts w:cstheme="minorHAnsi"/>
          <w:noProof/>
          <w:vertAlign w:val="superscript"/>
        </w:rPr>
        <w:t>28</w:t>
      </w:r>
      <w:r w:rsidRPr="008A0AB3">
        <w:rPr>
          <w:rFonts w:cstheme="minorHAnsi"/>
        </w:rPr>
        <w:fldChar w:fldCharType="end"/>
      </w:r>
      <w:r w:rsidRPr="008A0AB3">
        <w:rPr>
          <w:rFonts w:cstheme="minorHAnsi"/>
        </w:rPr>
        <w:t xml:space="preserve"> EWARN is an active surveillance program, in which surveillance data is periodically requested from health providers, and was designed for rapid and cost-effective implementation in humanitarian or conflict settings to improve disease outbreak detection.</w:t>
      </w:r>
      <w:r w:rsidRPr="008A0AB3">
        <w:rPr>
          <w:rFonts w:cstheme="minorHAnsi"/>
        </w:rPr>
        <w:fldChar w:fldCharType="begin" w:fldLock="1"/>
      </w:r>
      <w:r w:rsidR="00A40734" w:rsidRPr="008A0AB3">
        <w:rPr>
          <w:rFonts w:cstheme="minorHAnsi"/>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Guidelines","type":"report"},"uris":["http://www.mendeley.com/documents/?uuid=4f4fc930-f9e4-43f1-93d1-8bee38b26059"]},{"id":"ITEM-2","itemData":{"URL":"http://www.emro.who.int/syr/publications-other/ewars-weekly-bulletin.html","author":[{"dropping-particle":"","family":"Syrian Arab Republic","given":"","non-dropping-particle":"","parse-names":false,"suffix":""},{"dropping-particle":"","family":"WHO","given":"","non-dropping-particle":"","parse-names":false,"suffix":""}],"id":"ITEM-2","issued":{"date-parts":[["2019"]]},"page":"1-3","title":"WHO: Early Warning and Response System in Syria","type":"webpage"},"uris":["http://www.mendeley.com/documents/?uuid=87b11ce3-b913-4d6a-a048-477c2bb954b3"]},{"id":"ITEM-3","itemData":{"URL":"https://www.cdc.gov/globalhealth/healthprotection/fieldupdates/summer-2016/syrian-crisis-timeline.html","accessed":{"date-parts":[["2019","9","14"]]},"author":[{"dropping-particle":"","family":"CDC","given":"","non-dropping-particle":"","parse-names":false,"suffix":""}],"container-title":"Division of Global Health Protection","id":"ITEM-3","issued":{"date-parts":[["0"]]},"title":"Help and Hope for Syrian Refugees: The Many Ways We Take Action in a Crisis","type":"webpage"},"uris":["http://www.mendeley.com/documents/?uuid=2db18dd5-afc8-3051-afc7-5b1351364bf2"]}],"mendeley":{"formattedCitation":"&lt;sup&gt;30,34,35&lt;/sup&gt;","plainTextFormattedCitation":"30,34,35","previouslyFormattedCitation":"&lt;sup&gt;30,34,35&lt;/sup&gt;"},"properties":{"noteIndex":0},"schema":"https://github.com/citation-style-language/schema/raw/master/csl-citation.json"}</w:instrText>
      </w:r>
      <w:r w:rsidRPr="008A0AB3">
        <w:rPr>
          <w:rFonts w:cstheme="minorHAnsi"/>
        </w:rPr>
        <w:fldChar w:fldCharType="separate"/>
      </w:r>
      <w:r w:rsidR="00A40734" w:rsidRPr="008A0AB3">
        <w:rPr>
          <w:rFonts w:cstheme="minorHAnsi"/>
          <w:noProof/>
          <w:vertAlign w:val="superscript"/>
        </w:rPr>
        <w:t>30,34,35</w:t>
      </w:r>
      <w:r w:rsidRPr="008A0AB3">
        <w:rPr>
          <w:rFonts w:cstheme="minorHAnsi"/>
        </w:rPr>
        <w:fldChar w:fldCharType="end"/>
      </w:r>
    </w:p>
    <w:p w14:paraId="66758C4E" w14:textId="4309CCC9" w:rsidR="001466B3" w:rsidRPr="008A0AB3" w:rsidRDefault="001466B3" w:rsidP="00572DF8">
      <w:pPr>
        <w:spacing w:line="240" w:lineRule="auto"/>
        <w:jc w:val="both"/>
        <w:rPr>
          <w:rFonts w:cstheme="minorHAnsi"/>
        </w:rPr>
      </w:pPr>
      <w:r w:rsidRPr="008A0AB3">
        <w:rPr>
          <w:rFonts w:cstheme="minorHAnsi"/>
        </w:rPr>
        <w:t>EWARN covers 13 diseases and conditions, selected for their potential to cause epidemics, their association with high morbidity and mortality, and the potential for intervention in Syria.</w:t>
      </w:r>
      <w:r w:rsidRPr="008A0AB3">
        <w:rPr>
          <w:rFonts w:cstheme="minorHAnsi"/>
        </w:rPr>
        <w:fldChar w:fldCharType="begin" w:fldLock="1"/>
      </w:r>
      <w:r w:rsidR="009A2BBF" w:rsidRPr="008A0AB3">
        <w:rPr>
          <w:rFonts w:cstheme="minorHAnsi"/>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mendeley":{"formattedCitation":"&lt;sup&gt;30&lt;/sup&gt;","plainTextFormattedCitation":"30","previouslyFormattedCitation":"&lt;sup&gt;30&lt;/sup&gt;"},"properties":{"noteIndex":0},"schema":"https://github.com/citation-style-language/schema/raw/master/csl-citation.json"}</w:instrText>
      </w:r>
      <w:r w:rsidRPr="008A0AB3">
        <w:rPr>
          <w:rFonts w:cstheme="minorHAnsi"/>
        </w:rPr>
        <w:fldChar w:fldCharType="separate"/>
      </w:r>
      <w:r w:rsidR="00283D82" w:rsidRPr="008A0AB3">
        <w:rPr>
          <w:rFonts w:cstheme="minorHAnsi"/>
          <w:noProof/>
          <w:vertAlign w:val="superscript"/>
        </w:rPr>
        <w:t>30</w:t>
      </w:r>
      <w:r w:rsidRPr="008A0AB3">
        <w:rPr>
          <w:rFonts w:cstheme="minorHAnsi"/>
        </w:rPr>
        <w:fldChar w:fldCharType="end"/>
      </w:r>
      <w:r w:rsidRPr="008A0AB3">
        <w:rPr>
          <w:rFonts w:cstheme="minorHAnsi"/>
        </w:rPr>
        <w:t xml:space="preserve"> EWARN’s objective is the early detection of outbreaks and to communicate epidemiological data with partner organizations. </w:t>
      </w:r>
    </w:p>
    <w:p w14:paraId="31139CFB" w14:textId="608E5B91" w:rsidR="00330DEF" w:rsidRPr="008524B4" w:rsidRDefault="001466B3" w:rsidP="008524B4">
      <w:pPr>
        <w:spacing w:line="240" w:lineRule="auto"/>
        <w:jc w:val="both"/>
        <w:rPr>
          <w:ins w:id="18" w:author="Rohini Haar" w:date="2019-09-25T23:51:00Z"/>
          <w:rFonts w:cstheme="minorHAnsi"/>
          <w:i/>
        </w:rPr>
      </w:pPr>
      <w:r w:rsidRPr="008A0AB3">
        <w:rPr>
          <w:rFonts w:cstheme="minorHAnsi"/>
        </w:rPr>
        <w:t xml:space="preserve">EWARN’s follows a zero-reporting protocol, which distinguishes between missing cases and </w:t>
      </w:r>
      <w:r w:rsidR="006D2767" w:rsidRPr="008A0AB3">
        <w:rPr>
          <w:rFonts w:cstheme="minorHAnsi"/>
        </w:rPr>
        <w:t>zero</w:t>
      </w:r>
      <w:r w:rsidRPr="008A0AB3">
        <w:rPr>
          <w:rFonts w:cstheme="minorHAnsi"/>
        </w:rPr>
        <w:t xml:space="preserve"> cases; if cases in a district in a given week are not reported due to some constraint or lack of coverage, it is reported as </w:t>
      </w:r>
      <w:r w:rsidR="006D2767" w:rsidRPr="008A0AB3">
        <w:rPr>
          <w:rFonts w:cstheme="minorHAnsi"/>
        </w:rPr>
        <w:t>missing, distinct from</w:t>
      </w:r>
      <w:r w:rsidRPr="008A0AB3">
        <w:rPr>
          <w:rFonts w:cstheme="minorHAnsi"/>
        </w:rPr>
        <w:t xml:space="preserve"> districts </w:t>
      </w:r>
      <w:r w:rsidR="006D2767" w:rsidRPr="008A0AB3">
        <w:rPr>
          <w:rFonts w:cstheme="minorHAnsi"/>
        </w:rPr>
        <w:t>that report</w:t>
      </w:r>
      <w:r w:rsidRPr="008A0AB3">
        <w:rPr>
          <w:rFonts w:cstheme="minorHAnsi"/>
        </w:rPr>
        <w:t xml:space="preserve"> zero cases for a given week. Note that cases are not </w:t>
      </w:r>
      <w:commentRangeStart w:id="19"/>
      <w:r w:rsidRPr="008A0AB3">
        <w:rPr>
          <w:rFonts w:cstheme="minorHAnsi"/>
        </w:rPr>
        <w:t xml:space="preserve">laboratory </w:t>
      </w:r>
      <w:commentRangeEnd w:id="19"/>
      <w:r w:rsidRPr="008A0AB3">
        <w:rPr>
          <w:rFonts w:cstheme="minorHAnsi"/>
        </w:rPr>
        <w:commentReference w:id="19"/>
      </w:r>
      <w:r w:rsidRPr="008A0AB3">
        <w:rPr>
          <w:rFonts w:cstheme="minorHAnsi"/>
        </w:rPr>
        <w:t>confirmed, but rather meet the defined clinical and epidemiologic protocols discussed in the methods section.</w:t>
      </w:r>
    </w:p>
    <w:p w14:paraId="1F9DB502" w14:textId="77777777" w:rsidR="00720764" w:rsidRPr="008524B4" w:rsidRDefault="00720764" w:rsidP="008524B4">
      <w:pPr>
        <w:spacing w:line="240" w:lineRule="auto"/>
        <w:jc w:val="both"/>
        <w:rPr>
          <w:rFonts w:cstheme="minorHAnsi"/>
          <w:i/>
        </w:rPr>
      </w:pPr>
      <w:r w:rsidRPr="008524B4">
        <w:rPr>
          <w:rFonts w:cstheme="minorHAnsi"/>
          <w:i/>
        </w:rPr>
        <w:t>Administrative Divisions</w:t>
      </w:r>
    </w:p>
    <w:p w14:paraId="67286C62" w14:textId="06A214B2" w:rsidR="00330DEF" w:rsidRPr="008A0AB3" w:rsidRDefault="00720764" w:rsidP="00572DF8">
      <w:pPr>
        <w:spacing w:line="240" w:lineRule="auto"/>
        <w:jc w:val="both"/>
        <w:rPr>
          <w:rFonts w:cstheme="minorHAnsi"/>
        </w:rPr>
      </w:pPr>
      <w:r w:rsidRPr="008A0AB3">
        <w:rPr>
          <w:rFonts w:cstheme="minorHAnsi"/>
        </w:rPr>
        <w:t xml:space="preserve">Syria is administratively divided into 14 governorates, </w:t>
      </w:r>
      <w:r w:rsidR="00330DEF">
        <w:rPr>
          <w:rFonts w:cstheme="minorHAnsi"/>
        </w:rPr>
        <w:t>(</w:t>
      </w:r>
      <w:proofErr w:type="spellStart"/>
      <w:r w:rsidRPr="008A0AB3">
        <w:rPr>
          <w:rFonts w:cstheme="minorHAnsi"/>
          <w:i/>
          <w:iCs/>
        </w:rPr>
        <w:t>muhafazat</w:t>
      </w:r>
      <w:proofErr w:type="spellEnd"/>
      <w:r w:rsidR="00330DEF">
        <w:rPr>
          <w:rFonts w:cstheme="minorHAnsi"/>
          <w:i/>
          <w:iCs/>
        </w:rPr>
        <w:t>)</w:t>
      </w:r>
      <w:r w:rsidRPr="008A0AB3">
        <w:rPr>
          <w:rFonts w:cstheme="minorHAnsi"/>
        </w:rPr>
        <w:t>, which are further divided into 65 districts</w:t>
      </w:r>
      <w:r w:rsidR="00330DEF">
        <w:rPr>
          <w:rFonts w:cstheme="minorHAnsi"/>
        </w:rPr>
        <w:t xml:space="preserve"> (</w:t>
      </w:r>
      <w:proofErr w:type="spellStart"/>
      <w:r w:rsidRPr="008A0AB3">
        <w:rPr>
          <w:rFonts w:cstheme="minorHAnsi"/>
          <w:i/>
          <w:iCs/>
        </w:rPr>
        <w:t>manatiq</w:t>
      </w:r>
      <w:proofErr w:type="spellEnd"/>
      <w:r w:rsidR="00330DEF">
        <w:rPr>
          <w:rFonts w:cstheme="minorHAnsi"/>
          <w:i/>
          <w:iCs/>
        </w:rPr>
        <w:t>)</w:t>
      </w:r>
      <w:r w:rsidRPr="008A0AB3">
        <w:rPr>
          <w:rFonts w:cstheme="minorHAnsi"/>
        </w:rPr>
        <w:t>, and 281 subdistricts</w:t>
      </w:r>
      <w:r w:rsidR="00330DEF">
        <w:rPr>
          <w:rFonts w:cstheme="minorHAnsi"/>
        </w:rPr>
        <w:t xml:space="preserve"> (</w:t>
      </w:r>
      <w:proofErr w:type="spellStart"/>
      <w:r w:rsidRPr="008A0AB3">
        <w:rPr>
          <w:rFonts w:cstheme="minorHAnsi"/>
          <w:i/>
          <w:iCs/>
        </w:rPr>
        <w:t>nawahi</w:t>
      </w:r>
      <w:proofErr w:type="spellEnd"/>
      <w:r w:rsidR="00330DEF">
        <w:rPr>
          <w:rFonts w:cstheme="minorHAnsi"/>
          <w:i/>
          <w:iCs/>
        </w:rPr>
        <w:t>)</w:t>
      </w:r>
      <w:r w:rsidRPr="008A0AB3">
        <w:rPr>
          <w:rFonts w:cstheme="minorHAnsi"/>
        </w:rPr>
        <w:t xml:space="preserve">. These administrative divisions have </w:t>
      </w:r>
      <w:r w:rsidR="00330DEF">
        <w:rPr>
          <w:rFonts w:cstheme="minorHAnsi"/>
        </w:rPr>
        <w:t>remained in place</w:t>
      </w:r>
      <w:r w:rsidR="00330DEF" w:rsidRPr="008A0AB3">
        <w:rPr>
          <w:rFonts w:cstheme="minorHAnsi"/>
        </w:rPr>
        <w:t xml:space="preserve"> </w:t>
      </w:r>
      <w:r w:rsidRPr="008A0AB3">
        <w:rPr>
          <w:rFonts w:cstheme="minorHAnsi"/>
        </w:rPr>
        <w:t xml:space="preserve">throughout the conflict, and are used by the Syrian government, the UN, the WHO, foreign governments, and the various NGOs operating in Syria. While the ACU shared data at the subdistrict level, limitations in population estimates for 2015-2016 </w:t>
      </w:r>
      <w:r w:rsidR="00330DEF">
        <w:rPr>
          <w:rFonts w:cstheme="minorHAnsi"/>
        </w:rPr>
        <w:t xml:space="preserve">and ongoing security concerns </w:t>
      </w:r>
      <w:r w:rsidRPr="008A0AB3">
        <w:rPr>
          <w:rFonts w:cstheme="minorHAnsi"/>
        </w:rPr>
        <w:t>compelled us to restrict</w:t>
      </w:r>
      <w:commentRangeStart w:id="20"/>
      <w:commentRangeEnd w:id="20"/>
      <w:r w:rsidRPr="008A0AB3">
        <w:rPr>
          <w:rStyle w:val="CommentReference"/>
          <w:rFonts w:cstheme="minorHAnsi"/>
          <w:sz w:val="22"/>
          <w:szCs w:val="22"/>
        </w:rPr>
        <w:commentReference w:id="20"/>
      </w:r>
      <w:r w:rsidRPr="008A0AB3">
        <w:rPr>
          <w:rFonts w:cstheme="minorHAnsi"/>
        </w:rPr>
        <w:t xml:space="preserve"> this study to the district level</w:t>
      </w:r>
      <w:r w:rsidR="00330DEF">
        <w:rPr>
          <w:rFonts w:cstheme="minorHAnsi"/>
        </w:rPr>
        <w:t xml:space="preserve">. </w:t>
      </w:r>
    </w:p>
    <w:p w14:paraId="7816D065" w14:textId="5715E00F" w:rsidR="00720764" w:rsidRPr="00844A61" w:rsidRDefault="00DF5F7E" w:rsidP="00844A61">
      <w:pPr>
        <w:spacing w:line="240" w:lineRule="auto"/>
        <w:jc w:val="both"/>
        <w:rPr>
          <w:rFonts w:cstheme="minorHAnsi"/>
          <w:i/>
        </w:rPr>
      </w:pPr>
      <w:r w:rsidRPr="00844A61">
        <w:rPr>
          <w:rFonts w:cstheme="minorHAnsi"/>
          <w:i/>
        </w:rPr>
        <w:t xml:space="preserve">Total </w:t>
      </w:r>
      <w:commentRangeStart w:id="21"/>
      <w:r w:rsidR="00720764" w:rsidRPr="00844A61">
        <w:rPr>
          <w:rFonts w:cstheme="minorHAnsi"/>
          <w:i/>
        </w:rPr>
        <w:t>Population</w:t>
      </w:r>
      <w:commentRangeEnd w:id="21"/>
      <w:r w:rsidR="00720764" w:rsidRPr="00844A61">
        <w:rPr>
          <w:rStyle w:val="CommentReference"/>
          <w:rFonts w:cstheme="minorHAnsi"/>
          <w:i/>
          <w:sz w:val="22"/>
          <w:szCs w:val="22"/>
        </w:rPr>
        <w:commentReference w:id="21"/>
      </w:r>
    </w:p>
    <w:p w14:paraId="1E45A3FC" w14:textId="1300AE7C" w:rsidR="00720764" w:rsidRPr="008A0AB3" w:rsidRDefault="00720764" w:rsidP="00572DF8">
      <w:pPr>
        <w:pStyle w:val="Essay"/>
        <w:spacing w:line="240" w:lineRule="auto"/>
        <w:rPr>
          <w:rFonts w:asciiTheme="minorHAnsi" w:eastAsia="Times New Roman" w:hAnsiTheme="minorHAnsi" w:cstheme="minorHAnsi"/>
          <w:sz w:val="22"/>
          <w:szCs w:val="22"/>
        </w:rPr>
      </w:pPr>
      <w:r w:rsidRPr="008A0AB3">
        <w:rPr>
          <w:rFonts w:asciiTheme="minorHAnsi" w:hAnsiTheme="minorHAnsi" w:cstheme="minorHAnsi"/>
          <w:sz w:val="22"/>
          <w:szCs w:val="22"/>
        </w:rPr>
        <w:lastRenderedPageBreak/>
        <w:t xml:space="preserve">Population estimates for Syria between 2015 </w:t>
      </w:r>
      <w:r w:rsidR="00330DEF">
        <w:rPr>
          <w:rFonts w:asciiTheme="minorHAnsi" w:hAnsiTheme="minorHAnsi" w:cstheme="minorHAnsi"/>
          <w:sz w:val="22"/>
          <w:szCs w:val="22"/>
        </w:rPr>
        <w:t xml:space="preserve">and </w:t>
      </w:r>
      <w:r w:rsidRPr="008A0AB3">
        <w:rPr>
          <w:rFonts w:asciiTheme="minorHAnsi" w:hAnsiTheme="minorHAnsi" w:cstheme="minorHAnsi"/>
          <w:sz w:val="22"/>
          <w:szCs w:val="22"/>
        </w:rPr>
        <w:t>2019 were obtained from the ACU but originally were collected and distributed by the United Nations Office for the Coordination of Humanitarian Affairs (UNOCHA).</w:t>
      </w:r>
      <w:r w:rsidRPr="008A0AB3">
        <w:rPr>
          <w:rFonts w:asciiTheme="minorHAnsi" w:hAnsiTheme="minorHAnsi" w:cstheme="minorHAnsi"/>
          <w:sz w:val="22"/>
          <w:szCs w:val="22"/>
        </w:rPr>
        <w:fldChar w:fldCharType="begin" w:fldLock="1"/>
      </w:r>
      <w:r w:rsidR="00A40734" w:rsidRPr="008A0AB3">
        <w:rPr>
          <w:rFonts w:asciiTheme="minorHAnsi" w:hAnsiTheme="minorHAnsi" w:cstheme="minorHAnsi"/>
          <w:sz w:val="22"/>
          <w:szCs w:val="22"/>
        </w:rPr>
        <w:instrText>ADDIN CSL_CITATION {"citationItems":[{"id":"ITEM-1","itemData":{"URL":"https://www.unocha.org/syrian-arab-republic/about-ocha-syria","author":[{"dropping-particle":"","family":"UNOCHA","given":"","non-dropping-particle":"","parse-names":false,"suffix":""}],"id":"ITEM-1","issued":{"date-parts":[["2019"]]},"page":"1-4","title":"UN Office for the Coordination of Humanitarian Affairs: Syrian Arab Republic","type":"webpage"},"uris":["http://www.mendeley.com/documents/?uuid=d92398e8-def6-45b1-a7d3-de18b4642bae"]}],"mendeley":{"formattedCitation":"&lt;sup&gt;36&lt;/sup&gt;","plainTextFormattedCitation":"36","previouslyFormattedCitation":"&lt;sup&gt;36&lt;/sup&gt;"},"properties":{"noteIndex":0},"schema":"https://github.com/citation-style-language/schema/raw/master/csl-citation.json"}</w:instrText>
      </w:r>
      <w:r w:rsidRPr="008A0AB3">
        <w:rPr>
          <w:rFonts w:asciiTheme="minorHAnsi" w:hAnsiTheme="minorHAnsi" w:cstheme="minorHAnsi"/>
          <w:sz w:val="22"/>
          <w:szCs w:val="22"/>
        </w:rPr>
        <w:fldChar w:fldCharType="separate"/>
      </w:r>
      <w:r w:rsidR="00A40734" w:rsidRPr="008A0AB3">
        <w:rPr>
          <w:rFonts w:asciiTheme="minorHAnsi" w:hAnsiTheme="minorHAnsi" w:cstheme="minorHAnsi"/>
          <w:noProof/>
          <w:sz w:val="22"/>
          <w:szCs w:val="22"/>
          <w:vertAlign w:val="superscript"/>
        </w:rPr>
        <w:t>36</w:t>
      </w:r>
      <w:r w:rsidRPr="008A0AB3">
        <w:rPr>
          <w:rFonts w:asciiTheme="minorHAnsi" w:hAnsiTheme="minorHAnsi" w:cstheme="minorHAnsi"/>
          <w:sz w:val="22"/>
          <w:szCs w:val="22"/>
        </w:rPr>
        <w:fldChar w:fldCharType="end"/>
      </w:r>
      <w:commentRangeStart w:id="22"/>
      <w:commentRangeEnd w:id="22"/>
      <w:r w:rsidRPr="008A0AB3">
        <w:rPr>
          <w:rStyle w:val="CommentReference"/>
          <w:rFonts w:asciiTheme="minorHAnsi" w:hAnsiTheme="minorHAnsi" w:cstheme="minorHAnsi"/>
          <w:sz w:val="22"/>
          <w:szCs w:val="22"/>
        </w:rPr>
        <w:commentReference w:id="22"/>
      </w:r>
      <w:r w:rsidRPr="008A0AB3">
        <w:rPr>
          <w:rFonts w:asciiTheme="minorHAnsi" w:hAnsiTheme="minorHAnsi" w:cstheme="minorHAnsi"/>
          <w:sz w:val="22"/>
          <w:szCs w:val="22"/>
        </w:rPr>
        <w:t xml:space="preserve"> These population estimates are conducted annually and distributed to UN agencies and other governmental and non-governmental organizations (NGOs) working on health-related concerns in Syria.</w:t>
      </w:r>
    </w:p>
    <w:p w14:paraId="78E73114" w14:textId="5755160D" w:rsidR="00720764" w:rsidRPr="008A0AB3" w:rsidRDefault="00720764" w:rsidP="00572DF8">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 xml:space="preserve">2015-2016 population estimates were conducted at the district-level, while 2017-2019 were conducted at the subdistrict-level, limiting our </w:t>
      </w:r>
      <w:commentRangeStart w:id="23"/>
      <w:commentRangeStart w:id="24"/>
      <w:commentRangeStart w:id="25"/>
      <w:r w:rsidRPr="008A0AB3">
        <w:rPr>
          <w:rFonts w:asciiTheme="minorHAnsi" w:hAnsiTheme="minorHAnsi" w:cstheme="minorHAnsi"/>
          <w:sz w:val="22"/>
          <w:szCs w:val="22"/>
        </w:rPr>
        <w:t>population-dependent statistics</w:t>
      </w:r>
      <w:commentRangeEnd w:id="23"/>
      <w:r w:rsidRPr="008A0AB3">
        <w:rPr>
          <w:rStyle w:val="CommentReference"/>
          <w:rFonts w:asciiTheme="minorHAnsi" w:hAnsiTheme="minorHAnsi" w:cstheme="minorHAnsi"/>
          <w:sz w:val="22"/>
          <w:szCs w:val="22"/>
        </w:rPr>
        <w:commentReference w:id="23"/>
      </w:r>
      <w:commentRangeEnd w:id="24"/>
      <w:r w:rsidRPr="008A0AB3">
        <w:rPr>
          <w:rStyle w:val="CommentReference"/>
          <w:rFonts w:asciiTheme="minorHAnsi" w:hAnsiTheme="minorHAnsi" w:cstheme="minorHAnsi"/>
          <w:sz w:val="22"/>
          <w:szCs w:val="22"/>
        </w:rPr>
        <w:commentReference w:id="24"/>
      </w:r>
      <w:commentRangeEnd w:id="25"/>
      <w:r w:rsidR="00330DEF">
        <w:rPr>
          <w:rStyle w:val="CommentReference"/>
          <w:rFonts w:asciiTheme="minorHAnsi" w:hAnsiTheme="minorHAnsi"/>
        </w:rPr>
        <w:commentReference w:id="25"/>
      </w:r>
      <w:r w:rsidRPr="008A0AB3">
        <w:rPr>
          <w:rFonts w:asciiTheme="minorHAnsi" w:hAnsiTheme="minorHAnsi" w:cstheme="minorHAnsi"/>
          <w:sz w:val="22"/>
          <w:szCs w:val="22"/>
        </w:rPr>
        <w:t xml:space="preserve"> to the district-level despite subdistrict-level granularity of the surveillance data. </w:t>
      </w:r>
      <w:r w:rsidR="00330DEF">
        <w:rPr>
          <w:rFonts w:asciiTheme="minorHAnsi" w:hAnsiTheme="minorHAnsi" w:cstheme="minorHAnsi"/>
          <w:sz w:val="22"/>
          <w:szCs w:val="22"/>
        </w:rPr>
        <w:t>Demographic c</w:t>
      </w:r>
      <w:r w:rsidRPr="008A0AB3">
        <w:rPr>
          <w:rFonts w:asciiTheme="minorHAnsi" w:hAnsiTheme="minorHAnsi" w:cstheme="minorHAnsi"/>
          <w:sz w:val="22"/>
          <w:szCs w:val="22"/>
        </w:rPr>
        <w:t xml:space="preserve">haracteristics, including age and sex, are not a part of the population data, </w:t>
      </w:r>
      <w:commentRangeStart w:id="26"/>
      <w:commentRangeStart w:id="27"/>
      <w:r w:rsidRPr="008A0AB3">
        <w:rPr>
          <w:rFonts w:asciiTheme="minorHAnsi" w:hAnsiTheme="minorHAnsi" w:cstheme="minorHAnsi"/>
          <w:sz w:val="22"/>
          <w:szCs w:val="22"/>
        </w:rPr>
        <w:t>limiting our ability to estimate attack rat</w:t>
      </w:r>
      <w:commentRangeEnd w:id="26"/>
      <w:r w:rsidRPr="008A0AB3">
        <w:rPr>
          <w:rStyle w:val="CommentReference"/>
          <w:rFonts w:asciiTheme="minorHAnsi" w:hAnsiTheme="minorHAnsi" w:cstheme="minorHAnsi"/>
          <w:sz w:val="22"/>
          <w:szCs w:val="22"/>
        </w:rPr>
        <w:commentReference w:id="26"/>
      </w:r>
      <w:commentRangeEnd w:id="27"/>
      <w:r w:rsidR="00330DEF">
        <w:rPr>
          <w:rStyle w:val="CommentReference"/>
          <w:rFonts w:asciiTheme="minorHAnsi" w:hAnsiTheme="minorHAnsi"/>
        </w:rPr>
        <w:commentReference w:id="27"/>
      </w:r>
      <w:r w:rsidRPr="008A0AB3">
        <w:rPr>
          <w:rFonts w:asciiTheme="minorHAnsi" w:hAnsiTheme="minorHAnsi" w:cstheme="minorHAnsi"/>
          <w:sz w:val="22"/>
          <w:szCs w:val="22"/>
        </w:rPr>
        <w:t>es for subsets of the population.</w:t>
      </w:r>
    </w:p>
    <w:p w14:paraId="3368A657" w14:textId="3327CFDB" w:rsidR="00A175CC" w:rsidDel="00330DEF" w:rsidRDefault="00A175CC" w:rsidP="00330DEF">
      <w:pPr>
        <w:pStyle w:val="Essay"/>
        <w:spacing w:line="240" w:lineRule="auto"/>
        <w:rPr>
          <w:del w:id="28" w:author="Rohini Haar" w:date="2019-09-25T23:53:00Z"/>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 xml:space="preserve">Population was estimated annually by UNOCHA, while EWARN surveillance data was collected on a weekly basis, leading to distortions in incidence. </w:t>
      </w:r>
      <w:commentRangeStart w:id="29"/>
      <w:commentRangeStart w:id="30"/>
      <w:r w:rsidRPr="008A0AB3">
        <w:rPr>
          <w:rFonts w:asciiTheme="minorHAnsi" w:eastAsia="Times New Roman" w:hAnsiTheme="minorHAnsi" w:cstheme="minorHAnsi"/>
          <w:sz w:val="22"/>
          <w:szCs w:val="22"/>
        </w:rPr>
        <w:t>Changes in population</w:t>
      </w:r>
      <w:commentRangeEnd w:id="29"/>
      <w:r w:rsidRPr="008A0AB3">
        <w:rPr>
          <w:rStyle w:val="CommentReference"/>
          <w:rFonts w:asciiTheme="minorHAnsi" w:hAnsiTheme="minorHAnsi" w:cstheme="minorHAnsi"/>
          <w:sz w:val="22"/>
          <w:szCs w:val="22"/>
        </w:rPr>
        <w:commentReference w:id="29"/>
      </w:r>
      <w:commentRangeEnd w:id="30"/>
      <w:r w:rsidR="00297613">
        <w:rPr>
          <w:rStyle w:val="CommentReference"/>
          <w:rFonts w:asciiTheme="minorHAnsi" w:hAnsiTheme="minorHAnsi"/>
        </w:rPr>
        <w:commentReference w:id="30"/>
      </w:r>
      <w:r w:rsidRPr="008A0AB3">
        <w:rPr>
          <w:rFonts w:asciiTheme="minorHAnsi" w:eastAsia="Times New Roman" w:hAnsiTheme="minorHAnsi" w:cstheme="minorHAnsi"/>
          <w:sz w:val="22"/>
          <w:szCs w:val="22"/>
        </w:rPr>
        <w:t xml:space="preserve"> appeared as discrete jumps at the beginning of each year. This was addressed by linearly imputing weekly population estimates to minimize artifacts in estimates of incidence</w:t>
      </w:r>
      <w:r w:rsidR="0019424C" w:rsidRPr="008A0AB3">
        <w:rPr>
          <w:rFonts w:asciiTheme="minorHAnsi" w:eastAsia="Times New Roman" w:hAnsiTheme="minorHAnsi" w:cstheme="minorHAnsi"/>
          <w:sz w:val="22"/>
          <w:szCs w:val="22"/>
        </w:rPr>
        <w:t xml:space="preserve"> and better represent change in population over time</w:t>
      </w:r>
      <w:r w:rsidRPr="008A0AB3">
        <w:rPr>
          <w:rFonts w:asciiTheme="minorHAnsi" w:eastAsia="Times New Roman" w:hAnsiTheme="minorHAnsi" w:cstheme="minorHAnsi"/>
          <w:sz w:val="22"/>
          <w:szCs w:val="22"/>
        </w:rPr>
        <w:t>.</w:t>
      </w:r>
    </w:p>
    <w:p w14:paraId="0ED7BAA6" w14:textId="77777777" w:rsidR="00330DEF" w:rsidRPr="008A0AB3" w:rsidRDefault="00330DEF" w:rsidP="00572DF8">
      <w:pPr>
        <w:pStyle w:val="Essay"/>
        <w:spacing w:line="240" w:lineRule="auto"/>
        <w:rPr>
          <w:ins w:id="31" w:author="Rohini Haar" w:date="2019-09-25T23:53:00Z"/>
          <w:rFonts w:asciiTheme="minorHAnsi" w:eastAsia="Times New Roman" w:hAnsiTheme="minorHAnsi" w:cstheme="minorHAnsi"/>
          <w:sz w:val="22"/>
          <w:szCs w:val="22"/>
        </w:rPr>
      </w:pPr>
    </w:p>
    <w:p w14:paraId="7D211966" w14:textId="77777777" w:rsidR="00DF5F7E" w:rsidRPr="00844A61" w:rsidRDefault="00DF5F7E" w:rsidP="00844A61">
      <w:pPr>
        <w:pStyle w:val="Essay"/>
        <w:spacing w:line="240" w:lineRule="auto"/>
        <w:rPr>
          <w:rFonts w:cstheme="minorHAnsi"/>
          <w:i/>
        </w:rPr>
      </w:pPr>
      <w:commentRangeStart w:id="32"/>
      <w:r w:rsidRPr="00844A61">
        <w:rPr>
          <w:rFonts w:asciiTheme="minorHAnsi" w:hAnsiTheme="minorHAnsi" w:cstheme="minorHAnsi"/>
          <w:i/>
          <w:sz w:val="22"/>
          <w:szCs w:val="22"/>
        </w:rPr>
        <w:t>Study Population</w:t>
      </w:r>
      <w:commentRangeEnd w:id="32"/>
      <w:r w:rsidR="006F10B4" w:rsidRPr="00844A61">
        <w:rPr>
          <w:rStyle w:val="CommentReference"/>
          <w:rFonts w:asciiTheme="minorHAnsi" w:hAnsiTheme="minorHAnsi" w:cstheme="minorHAnsi"/>
          <w:i/>
          <w:sz w:val="22"/>
          <w:szCs w:val="22"/>
        </w:rPr>
        <w:commentReference w:id="32"/>
      </w:r>
    </w:p>
    <w:p w14:paraId="4A1AE931" w14:textId="161F2E57" w:rsidR="00DF5F7E" w:rsidDel="00330DEF" w:rsidRDefault="00DF5F7E" w:rsidP="00330DEF">
      <w:pPr>
        <w:spacing w:line="240" w:lineRule="auto"/>
        <w:jc w:val="both"/>
        <w:rPr>
          <w:del w:id="33" w:author="Rohini Haar" w:date="2019-09-25T23:55:00Z"/>
          <w:rFonts w:cstheme="minorHAnsi"/>
          <w:i/>
        </w:rPr>
      </w:pPr>
      <w:r w:rsidRPr="008A0AB3">
        <w:rPr>
          <w:rFonts w:cstheme="minorHAnsi"/>
        </w:rPr>
        <w:t xml:space="preserve">The study population consisted of every outpatient presenting at a healthcare facility within the EWARN coverage area that met the conditions for one of the </w:t>
      </w:r>
      <w:r w:rsidRPr="008A0AB3">
        <w:rPr>
          <w:rFonts w:cstheme="minorHAnsi"/>
          <w:highlight w:val="lightGray"/>
        </w:rPr>
        <w:t>1</w:t>
      </w:r>
      <w:r w:rsidR="00796BCE">
        <w:rPr>
          <w:rFonts w:cstheme="minorHAnsi"/>
          <w:highlight w:val="lightGray"/>
        </w:rPr>
        <w:t>3</w:t>
      </w:r>
      <w:r w:rsidRPr="008A0AB3">
        <w:rPr>
          <w:rFonts w:cstheme="minorHAnsi"/>
          <w:highlight w:val="lightGray"/>
        </w:rPr>
        <w:t xml:space="preserve"> </w:t>
      </w:r>
      <w:commentRangeStart w:id="34"/>
      <w:r w:rsidRPr="008A0AB3">
        <w:rPr>
          <w:rFonts w:cstheme="minorHAnsi"/>
          <w:highlight w:val="lightGray"/>
        </w:rPr>
        <w:t>syndromic</w:t>
      </w:r>
      <w:r w:rsidRPr="008A0AB3">
        <w:rPr>
          <w:rFonts w:cstheme="minorHAnsi"/>
        </w:rPr>
        <w:t xml:space="preserve"> </w:t>
      </w:r>
      <w:commentRangeEnd w:id="34"/>
      <w:r w:rsidRPr="008A0AB3">
        <w:rPr>
          <w:rStyle w:val="CommentReference"/>
          <w:rFonts w:cstheme="minorHAnsi"/>
          <w:sz w:val="22"/>
          <w:szCs w:val="22"/>
        </w:rPr>
        <w:commentReference w:id="34"/>
      </w:r>
      <w:r w:rsidRPr="008A0AB3">
        <w:rPr>
          <w:rFonts w:cstheme="minorHAnsi"/>
        </w:rPr>
        <w:t>case definitions</w:t>
      </w:r>
      <w:r w:rsidR="00330DEF">
        <w:rPr>
          <w:rFonts w:cstheme="minorHAnsi"/>
        </w:rPr>
        <w:t xml:space="preserve"> </w:t>
      </w:r>
      <w:commentRangeStart w:id="35"/>
      <w:r w:rsidR="00330DEF">
        <w:rPr>
          <w:rFonts w:cstheme="minorHAnsi"/>
        </w:rPr>
        <w:t>(see Table 1)</w:t>
      </w:r>
      <w:commentRangeEnd w:id="35"/>
      <w:r w:rsidR="00844A61">
        <w:rPr>
          <w:rStyle w:val="CommentReference"/>
        </w:rPr>
        <w:commentReference w:id="35"/>
      </w:r>
      <w:r w:rsidRPr="008A0AB3">
        <w:rPr>
          <w:rFonts w:cstheme="minorHAnsi"/>
        </w:rPr>
        <w:t>. Cases were de</w:t>
      </w:r>
      <w:ins w:id="36" w:author="Rohini Haar" w:date="2019-09-25T23:55:00Z">
        <w:r w:rsidR="00330DEF">
          <w:rPr>
            <w:rFonts w:cstheme="minorHAnsi"/>
          </w:rPr>
          <w:t>-</w:t>
        </w:r>
      </w:ins>
      <w:r w:rsidRPr="008A0AB3">
        <w:rPr>
          <w:rFonts w:cstheme="minorHAnsi"/>
        </w:rPr>
        <w:t>identified and aggregated by sex (male, female), age (≤</w:t>
      </w:r>
      <w:r w:rsidR="00B3276B">
        <w:rPr>
          <w:rFonts w:cstheme="minorHAnsi"/>
        </w:rPr>
        <w:t>5</w:t>
      </w:r>
      <w:r w:rsidRPr="008A0AB3">
        <w:rPr>
          <w:rFonts w:cstheme="minorHAnsi"/>
        </w:rPr>
        <w:t xml:space="preserve"> years old, &gt; </w:t>
      </w:r>
      <w:r w:rsidR="00B3276B">
        <w:rPr>
          <w:rFonts w:cstheme="minorHAnsi"/>
        </w:rPr>
        <w:t>5</w:t>
      </w:r>
      <w:r w:rsidRPr="008A0AB3">
        <w:rPr>
          <w:rFonts w:cstheme="minorHAnsi"/>
        </w:rPr>
        <w:t xml:space="preserve"> years old), and subdistrict into weekly case-counts for each syndrome by the ACU.</w:t>
      </w:r>
    </w:p>
    <w:p w14:paraId="4718755A" w14:textId="77777777" w:rsidR="00330DEF" w:rsidRPr="008A0AB3" w:rsidRDefault="00330DEF" w:rsidP="00572DF8">
      <w:pPr>
        <w:spacing w:line="240" w:lineRule="auto"/>
        <w:jc w:val="both"/>
        <w:rPr>
          <w:ins w:id="37" w:author="Rohini Haar" w:date="2019-09-25T23:55:00Z"/>
          <w:rFonts w:cstheme="minorHAnsi"/>
        </w:rPr>
      </w:pPr>
    </w:p>
    <w:p w14:paraId="2B64734F" w14:textId="629DEBBD" w:rsidR="00A53584" w:rsidRPr="00844A61" w:rsidRDefault="004167EA" w:rsidP="00844A61">
      <w:pPr>
        <w:spacing w:line="240" w:lineRule="auto"/>
        <w:jc w:val="both"/>
        <w:rPr>
          <w:rFonts w:cstheme="minorHAnsi"/>
          <w:i/>
        </w:rPr>
      </w:pPr>
      <w:r>
        <w:rPr>
          <w:rFonts w:cstheme="minorHAnsi"/>
          <w:i/>
        </w:rPr>
        <w:t>State</w:t>
      </w:r>
      <w:r w:rsidR="00A53584" w:rsidRPr="00844A61">
        <w:rPr>
          <w:rFonts w:cstheme="minorHAnsi"/>
          <w:i/>
        </w:rPr>
        <w:t xml:space="preserve"> vs</w:t>
      </w:r>
      <w:r>
        <w:rPr>
          <w:rFonts w:cstheme="minorHAnsi"/>
          <w:i/>
        </w:rPr>
        <w:t>. Non-State H</w:t>
      </w:r>
      <w:r w:rsidR="00330DEF">
        <w:rPr>
          <w:rFonts w:cstheme="minorHAnsi"/>
          <w:i/>
        </w:rPr>
        <w:t>eld</w:t>
      </w:r>
      <w:r w:rsidR="00A53584" w:rsidRPr="00844A61">
        <w:rPr>
          <w:rFonts w:cstheme="minorHAnsi"/>
          <w:i/>
        </w:rPr>
        <w:t xml:space="preserve"> </w:t>
      </w:r>
      <w:r>
        <w:rPr>
          <w:rFonts w:cstheme="minorHAnsi"/>
          <w:i/>
        </w:rPr>
        <w:t>T</w:t>
      </w:r>
      <w:r w:rsidR="00A53584" w:rsidRPr="00844A61">
        <w:rPr>
          <w:rFonts w:cstheme="minorHAnsi"/>
          <w:i/>
        </w:rPr>
        <w:t>erritor</w:t>
      </w:r>
      <w:r w:rsidR="004148A6">
        <w:rPr>
          <w:rFonts w:cstheme="minorHAnsi"/>
          <w:i/>
        </w:rPr>
        <w:t>ies</w:t>
      </w:r>
    </w:p>
    <w:p w14:paraId="205B9038" w14:textId="7C1EF258" w:rsidR="00A53584" w:rsidRPr="008A0AB3" w:rsidRDefault="00A53584" w:rsidP="00572DF8">
      <w:pPr>
        <w:spacing w:line="240" w:lineRule="auto"/>
        <w:jc w:val="both"/>
        <w:rPr>
          <w:rFonts w:cstheme="minorHAnsi"/>
        </w:rPr>
      </w:pPr>
      <w:r w:rsidRPr="008A0AB3">
        <w:rPr>
          <w:rFonts w:cstheme="minorHAnsi"/>
        </w:rPr>
        <w:t xml:space="preserve">The Syrian conflict has developed into a complex, international </w:t>
      </w:r>
      <w:r w:rsidR="00330DEF">
        <w:rPr>
          <w:rFonts w:cstheme="minorHAnsi"/>
        </w:rPr>
        <w:t xml:space="preserve">conflict </w:t>
      </w:r>
      <w:r w:rsidRPr="008A0AB3">
        <w:rPr>
          <w:rFonts w:cstheme="minorHAnsi"/>
        </w:rPr>
        <w:t>with many actors</w:t>
      </w:r>
      <w:r w:rsidR="00330DEF">
        <w:rPr>
          <w:rFonts w:cstheme="minorHAnsi"/>
        </w:rPr>
        <w:t xml:space="preserve">, factions and proxies, each with their own </w:t>
      </w:r>
      <w:r w:rsidRPr="008A0AB3">
        <w:rPr>
          <w:rFonts w:cstheme="minorHAnsi"/>
        </w:rPr>
        <w:t xml:space="preserve">competing interests. For the purposes of this paper, however, the complex geopolitical landscape will be simplified into two categories: territories that are under the control of the Syrian government, which will be referred to as </w:t>
      </w:r>
      <w:r w:rsidR="004148A6">
        <w:rPr>
          <w:rFonts w:cstheme="minorHAnsi"/>
        </w:rPr>
        <w:t xml:space="preserve">state </w:t>
      </w:r>
      <w:r w:rsidRPr="008A0AB3">
        <w:rPr>
          <w:rFonts w:cstheme="minorHAnsi"/>
        </w:rPr>
        <w:t xml:space="preserve">held territories, and those that the Syrian government is not in control over, which will be referred to as </w:t>
      </w:r>
      <w:r w:rsidR="004148A6">
        <w:rPr>
          <w:rFonts w:cstheme="minorHAnsi"/>
        </w:rPr>
        <w:t xml:space="preserve">non-state </w:t>
      </w:r>
      <w:r w:rsidRPr="008A0AB3">
        <w:rPr>
          <w:rFonts w:cstheme="minorHAnsi"/>
        </w:rPr>
        <w:t>held territories.</w:t>
      </w:r>
    </w:p>
    <w:p w14:paraId="37B53A80" w14:textId="5DA3DD6D" w:rsidR="00330DEF" w:rsidRPr="008A0AB3" w:rsidRDefault="00A53584" w:rsidP="00572DF8">
      <w:pPr>
        <w:spacing w:line="240" w:lineRule="auto"/>
        <w:jc w:val="both"/>
        <w:rPr>
          <w:rFonts w:cstheme="minorHAnsi"/>
        </w:rPr>
      </w:pPr>
      <w:r w:rsidRPr="008A0AB3">
        <w:rPr>
          <w:rFonts w:cstheme="minorHAnsi"/>
        </w:rPr>
        <w:t>This is a dynamic landscape that has not remained constant for any extended period throughout the conflict, and as the geopolitical realities shift, so, too, do the coverage regions of EWARN.</w:t>
      </w:r>
      <w:r w:rsidR="00675427" w:rsidRPr="008A0AB3">
        <w:rPr>
          <w:rFonts w:cstheme="minorHAnsi"/>
        </w:rPr>
        <w:t xml:space="preserve"> </w:t>
      </w:r>
      <w:r w:rsidRPr="008A0AB3">
        <w:rPr>
          <w:rFonts w:cstheme="minorHAnsi"/>
        </w:rPr>
        <w:t xml:space="preserve">The governorates of Damascus, Rural Damascus, and </w:t>
      </w:r>
      <w:commentRangeStart w:id="38"/>
      <w:proofErr w:type="spellStart"/>
      <w:r w:rsidRPr="008A0AB3">
        <w:rPr>
          <w:rFonts w:cstheme="minorHAnsi"/>
        </w:rPr>
        <w:t>Lattakia</w:t>
      </w:r>
      <w:proofErr w:type="spellEnd"/>
      <w:r w:rsidR="00C60DB6">
        <w:rPr>
          <w:rFonts w:cstheme="minorHAnsi"/>
        </w:rPr>
        <w:t>,</w:t>
      </w:r>
      <w:r w:rsidRPr="008A0AB3">
        <w:rPr>
          <w:rFonts w:cstheme="minorHAnsi"/>
        </w:rPr>
        <w:t xml:space="preserve"> </w:t>
      </w:r>
      <w:commentRangeEnd w:id="38"/>
      <w:r w:rsidR="00034BBA" w:rsidRPr="008A0AB3">
        <w:rPr>
          <w:rStyle w:val="CommentReference"/>
          <w:rFonts w:cstheme="minorHAnsi"/>
          <w:sz w:val="22"/>
          <w:szCs w:val="22"/>
        </w:rPr>
        <w:commentReference w:id="38"/>
      </w:r>
      <w:r w:rsidRPr="008A0AB3">
        <w:rPr>
          <w:rFonts w:cstheme="minorHAnsi"/>
        </w:rPr>
        <w:t>and the districts of As-</w:t>
      </w:r>
      <w:proofErr w:type="spellStart"/>
      <w:r w:rsidRPr="008A0AB3">
        <w:rPr>
          <w:rFonts w:cstheme="minorHAnsi"/>
        </w:rPr>
        <w:t>Safira</w:t>
      </w:r>
      <w:proofErr w:type="spellEnd"/>
      <w:r w:rsidRPr="008A0AB3">
        <w:rPr>
          <w:rFonts w:cstheme="minorHAnsi"/>
        </w:rPr>
        <w:t xml:space="preserve">, </w:t>
      </w:r>
      <w:proofErr w:type="spellStart"/>
      <w:r w:rsidRPr="008A0AB3">
        <w:rPr>
          <w:rFonts w:cstheme="minorHAnsi"/>
        </w:rPr>
        <w:t>Tadmor</w:t>
      </w:r>
      <w:proofErr w:type="spellEnd"/>
      <w:r w:rsidRPr="008A0AB3">
        <w:rPr>
          <w:rFonts w:cstheme="minorHAnsi"/>
        </w:rPr>
        <w:t>, and Al-</w:t>
      </w:r>
      <w:proofErr w:type="spellStart"/>
      <w:r w:rsidRPr="008A0AB3">
        <w:rPr>
          <w:rFonts w:cstheme="minorHAnsi"/>
        </w:rPr>
        <w:t>Fiq</w:t>
      </w:r>
      <w:proofErr w:type="spellEnd"/>
      <w:r w:rsidRPr="008A0AB3">
        <w:rPr>
          <w:rFonts w:cstheme="minorHAnsi"/>
        </w:rPr>
        <w:t xml:space="preserve"> are not included because they have remained outside of EWARN’s coverage region for most, if not all, of the conflict. The other 11 governorates and constituent districts have been included, despite</w:t>
      </w:r>
      <w:r w:rsidR="00675427" w:rsidRPr="008A0AB3">
        <w:rPr>
          <w:rFonts w:cstheme="minorHAnsi"/>
        </w:rPr>
        <w:t xml:space="preserve"> </w:t>
      </w:r>
      <w:r w:rsidRPr="008A0AB3">
        <w:rPr>
          <w:rFonts w:cstheme="minorHAnsi"/>
        </w:rPr>
        <w:t>changes in coverage throughout the conflict. Districts that fall out of coverage are reported as having</w:t>
      </w:r>
      <w:commentRangeStart w:id="39"/>
      <w:r w:rsidRPr="008A0AB3">
        <w:rPr>
          <w:rFonts w:cstheme="minorHAnsi"/>
        </w:rPr>
        <w:t xml:space="preserve"> </w:t>
      </w:r>
      <w:r w:rsidR="003E6F6F" w:rsidRPr="008A0AB3">
        <w:rPr>
          <w:rFonts w:cstheme="minorHAnsi"/>
        </w:rPr>
        <w:t>missing</w:t>
      </w:r>
      <w:r w:rsidRPr="008A0AB3">
        <w:rPr>
          <w:rFonts w:cstheme="minorHAnsi"/>
        </w:rPr>
        <w:t xml:space="preserve"> case</w:t>
      </w:r>
      <w:commentRangeEnd w:id="39"/>
      <w:r w:rsidR="00807E88">
        <w:rPr>
          <w:rFonts w:cstheme="minorHAnsi"/>
        </w:rPr>
        <w:t xml:space="preserve"> reports</w:t>
      </w:r>
      <w:r w:rsidR="003E6F6F" w:rsidRPr="008A0AB3">
        <w:rPr>
          <w:rStyle w:val="CommentReference"/>
          <w:rFonts w:cstheme="minorHAnsi"/>
          <w:sz w:val="22"/>
          <w:szCs w:val="22"/>
        </w:rPr>
        <w:commentReference w:id="39"/>
      </w:r>
      <w:r w:rsidR="00330DEF">
        <w:rPr>
          <w:rFonts w:cstheme="minorHAnsi"/>
        </w:rPr>
        <w:t xml:space="preserve">. </w:t>
      </w:r>
    </w:p>
    <w:p w14:paraId="335FCF35" w14:textId="77777777" w:rsidR="00DF5F7E" w:rsidRPr="00844A61" w:rsidRDefault="00DF5F7E" w:rsidP="00844A61">
      <w:pPr>
        <w:spacing w:line="240" w:lineRule="auto"/>
        <w:jc w:val="both"/>
        <w:rPr>
          <w:rFonts w:cstheme="minorHAnsi"/>
          <w:i/>
        </w:rPr>
      </w:pPr>
      <w:r w:rsidRPr="00844A61">
        <w:rPr>
          <w:rFonts w:cstheme="minorHAnsi"/>
          <w:i/>
        </w:rPr>
        <w:t>Case Classification</w:t>
      </w:r>
      <w:commentRangeStart w:id="40"/>
      <w:r w:rsidRPr="00844A61">
        <w:rPr>
          <w:rFonts w:cstheme="minorHAnsi"/>
          <w:i/>
        </w:rPr>
        <w:t>s</w:t>
      </w:r>
      <w:commentRangeEnd w:id="40"/>
      <w:r w:rsidRPr="00844A61">
        <w:rPr>
          <w:rStyle w:val="CommentReference"/>
          <w:rFonts w:cstheme="minorHAnsi"/>
          <w:i/>
          <w:sz w:val="22"/>
          <w:szCs w:val="22"/>
        </w:rPr>
        <w:commentReference w:id="40"/>
      </w:r>
    </w:p>
    <w:p w14:paraId="65154256" w14:textId="0361C256" w:rsidR="00DF5F7E" w:rsidRPr="008A0AB3" w:rsidRDefault="00DF5F7E" w:rsidP="00572DF8">
      <w:pPr>
        <w:spacing w:line="240" w:lineRule="auto"/>
        <w:jc w:val="both"/>
        <w:rPr>
          <w:rFonts w:cstheme="minorHAnsi"/>
        </w:rPr>
      </w:pPr>
      <w:r w:rsidRPr="008A0AB3">
        <w:rPr>
          <w:rFonts w:cstheme="minorHAnsi"/>
        </w:rPr>
        <w:t xml:space="preserve">According to the WHO, “countries are advised to use the clinical classification scheme until their </w:t>
      </w:r>
      <w:commentRangeStart w:id="41"/>
      <w:commentRangeStart w:id="42"/>
      <w:proofErr w:type="spellStart"/>
      <w:r w:rsidRPr="008A0AB3">
        <w:rPr>
          <w:rFonts w:cstheme="minorHAnsi"/>
        </w:rPr>
        <w:t>programmes</w:t>
      </w:r>
      <w:proofErr w:type="spellEnd"/>
      <w:r w:rsidRPr="008A0AB3">
        <w:rPr>
          <w:rFonts w:cstheme="minorHAnsi"/>
        </w:rPr>
        <w:t xml:space="preserve"> </w:t>
      </w:r>
      <w:commentRangeEnd w:id="41"/>
      <w:r w:rsidRPr="008A0AB3">
        <w:rPr>
          <w:rStyle w:val="CommentReference"/>
          <w:rFonts w:cstheme="minorHAnsi"/>
          <w:sz w:val="22"/>
          <w:szCs w:val="22"/>
        </w:rPr>
        <w:commentReference w:id="41"/>
      </w:r>
      <w:commentRangeEnd w:id="42"/>
      <w:r w:rsidR="00330DEF">
        <w:rPr>
          <w:rStyle w:val="CommentReference"/>
        </w:rPr>
        <w:commentReference w:id="42"/>
      </w:r>
      <w:r w:rsidRPr="008A0AB3">
        <w:rPr>
          <w:rFonts w:cstheme="minorHAnsi"/>
        </w:rPr>
        <w:t>meet the following two criteria: low levels of measles incidence or access to a proficient measles laboratory;” after achieving these targets, the WHO recommends “a laboratory classification scheme should be used by countries in the low incidence or elimination phase.”</w:t>
      </w:r>
      <w:r w:rsidRPr="008A0AB3">
        <w:rPr>
          <w:rFonts w:cstheme="minorHAnsi"/>
        </w:rPr>
        <w:fldChar w:fldCharType="begin" w:fldLock="1"/>
      </w:r>
      <w:r w:rsidR="00A40734" w:rsidRPr="008A0AB3">
        <w:rPr>
          <w:rFonts w:cstheme="minorHAnsi"/>
        </w:rPr>
        <w:instrText>ADDIN CSL_CITATION {"citationItems":[{"id":"ITEM-1","itemData":{"DOI":"10.1071/NB03028","ISBN":"978-92-4-151392-0","PMID":"20103284840","abstract":"The importance of vaccination in travel is discussed in this chapter. Vaccines recommended or considered for travellers are enumerated. These are categorized into routine, selective and mandatory. Routine vaccination include the following: diphtheria, tetanus, pertussis; hepatitis B; Haemophilus influenzae type B; human papillomavirus; influenza; measles, mumps, rubella; pneumococcal disease; poliomyelitis; rotavirus; tuberculosis; and varicella. Selective vaccines include cholera, hepatitis A, Japanese encephalitis, meningococcal disease, rabies, tickborne encephalitis, typhoid fever and yellow fever. Finally, mandatory vaccination are specified for countries such as in the case of yellow fever and meningococcal disease and poliomyelitis (Saudi Arabia).","author":[{"dropping-particle":"","family":"WHO","given":"","non-dropping-particle":"","parse-names":false,"suffix":""},{"dropping-particle":"","family":"UNICEF","given":"","non-dropping-particle":"","parse-names":false,"suffix":""}],"container-title":"Surveillance Standards","id":"ITEM-1","issue":"May","issued":{"date-parts":[["2018"]]},"number-of-pages":"1-63","publisher-place":"Geneva, Switzerland","title":"Overview of Vaccine Preventable Diseases Surveillance Principles","type":"report"},"uris":["http://www.mendeley.com/documents/?uuid=9192253c-b013-4cad-b78c-9812d0e8ee94"]}],"mendeley":{"formattedCitation":"&lt;sup&gt;37&lt;/sup&gt;","plainTextFormattedCitation":"37","previouslyFormattedCitation":"&lt;sup&gt;37&lt;/sup&gt;"},"properties":{"noteIndex":0},"schema":"https://github.com/citation-style-language/schema/raw/master/csl-citation.json"}</w:instrText>
      </w:r>
      <w:r w:rsidRPr="008A0AB3">
        <w:rPr>
          <w:rFonts w:cstheme="minorHAnsi"/>
        </w:rPr>
        <w:fldChar w:fldCharType="separate"/>
      </w:r>
      <w:r w:rsidR="00A40734" w:rsidRPr="008A0AB3">
        <w:rPr>
          <w:rFonts w:cstheme="minorHAnsi"/>
          <w:noProof/>
          <w:vertAlign w:val="superscript"/>
        </w:rPr>
        <w:t>37</w:t>
      </w:r>
      <w:r w:rsidRPr="008A0AB3">
        <w:rPr>
          <w:rFonts w:cstheme="minorHAnsi"/>
        </w:rPr>
        <w:fldChar w:fldCharType="end"/>
      </w:r>
      <w:r w:rsidRPr="008A0AB3">
        <w:rPr>
          <w:rFonts w:cstheme="minorHAnsi"/>
        </w:rPr>
        <w:t xml:space="preserve"> </w:t>
      </w:r>
    </w:p>
    <w:p w14:paraId="7B9ED340" w14:textId="788572B2" w:rsidR="00DF5F7E" w:rsidRPr="008A0AB3" w:rsidRDefault="00DF5F7E" w:rsidP="00572DF8">
      <w:pPr>
        <w:spacing w:line="240" w:lineRule="auto"/>
        <w:jc w:val="both"/>
        <w:rPr>
          <w:rFonts w:cstheme="minorHAnsi"/>
          <w:i/>
          <w:iCs/>
        </w:rPr>
      </w:pPr>
      <w:commentRangeStart w:id="43"/>
      <w:r w:rsidRPr="008A0AB3">
        <w:rPr>
          <w:rFonts w:cstheme="minorHAnsi"/>
        </w:rPr>
        <w:lastRenderedPageBreak/>
        <w:t>ACU p</w:t>
      </w:r>
      <w:commentRangeEnd w:id="43"/>
      <w:r w:rsidR="00330DEF">
        <w:rPr>
          <w:rStyle w:val="CommentReference"/>
        </w:rPr>
        <w:commentReference w:id="43"/>
      </w:r>
      <w:r w:rsidRPr="008A0AB3">
        <w:rPr>
          <w:rFonts w:cstheme="minorHAnsi"/>
        </w:rPr>
        <w:t>rovides guidelines for EWARN case classifications that are updated annually.</w:t>
      </w:r>
      <w:r w:rsidRPr="008A0AB3">
        <w:rPr>
          <w:rFonts w:cstheme="minorHAnsi"/>
        </w:rPr>
        <w:fldChar w:fldCharType="begin" w:fldLock="1"/>
      </w:r>
      <w:r w:rsidR="009A2BBF" w:rsidRPr="008A0AB3">
        <w:rPr>
          <w:rFonts w:cstheme="minorHAnsi"/>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mendeley":{"formattedCitation":"&lt;sup&gt;30&lt;/sup&gt;","plainTextFormattedCitation":"30","previouslyFormattedCitation":"&lt;sup&gt;30&lt;/sup&gt;"},"properties":{"noteIndex":0},"schema":"https://github.com/citation-style-language/schema/raw/master/csl-citation.json"}</w:instrText>
      </w:r>
      <w:r w:rsidRPr="008A0AB3">
        <w:rPr>
          <w:rFonts w:cstheme="minorHAnsi"/>
        </w:rPr>
        <w:fldChar w:fldCharType="separate"/>
      </w:r>
      <w:r w:rsidR="00283D82" w:rsidRPr="008A0AB3">
        <w:rPr>
          <w:rFonts w:cstheme="minorHAnsi"/>
          <w:noProof/>
          <w:vertAlign w:val="superscript"/>
        </w:rPr>
        <w:t>30</w:t>
      </w:r>
      <w:r w:rsidRPr="008A0AB3">
        <w:rPr>
          <w:rFonts w:cstheme="minorHAnsi"/>
        </w:rPr>
        <w:fldChar w:fldCharType="end"/>
      </w:r>
      <w:r w:rsidRPr="008A0AB3">
        <w:rPr>
          <w:rFonts w:cstheme="minorHAnsi"/>
        </w:rPr>
        <w:t xml:space="preserve"> Cases that meet the definition for one of EWARN’s syndromes are classified as Syndromic Cases (</w:t>
      </w:r>
      <w:r w:rsidRPr="008A0AB3">
        <w:rPr>
          <w:rFonts w:cstheme="minorHAnsi"/>
          <w:i/>
          <w:iCs/>
        </w:rPr>
        <w:t xml:space="preserve">See Appendix for Table of Syndromic Case Classification). </w:t>
      </w:r>
      <w:r w:rsidRPr="008A0AB3">
        <w:rPr>
          <w:rFonts w:cstheme="minorHAnsi"/>
        </w:rPr>
        <w:t>A patient</w:t>
      </w:r>
      <w:r w:rsidR="00F92C01" w:rsidRPr="008A0AB3">
        <w:rPr>
          <w:rFonts w:cstheme="minorHAnsi"/>
        </w:rPr>
        <w:t>-</w:t>
      </w:r>
      <w:r w:rsidRPr="008A0AB3">
        <w:rPr>
          <w:rFonts w:cstheme="minorHAnsi"/>
        </w:rPr>
        <w:t>visit to one of the healthcare facilities within the EWARN network is documented as a consultation, and each region reports the total number of consultations along with the syndromic surveillance data each week.</w:t>
      </w:r>
    </w:p>
    <w:p w14:paraId="4B51C756" w14:textId="63B4E1EE" w:rsidR="00DF5F7E" w:rsidRPr="008A0AB3" w:rsidRDefault="00330DEF" w:rsidP="00572DF8">
      <w:pPr>
        <w:pStyle w:val="Essay"/>
        <w:spacing w:line="240" w:lineRule="auto"/>
        <w:rPr>
          <w:rFonts w:asciiTheme="minorHAnsi" w:eastAsia="Times New Roman" w:hAnsiTheme="minorHAnsi" w:cstheme="minorHAnsi"/>
          <w:sz w:val="22"/>
          <w:szCs w:val="22"/>
        </w:rPr>
      </w:pPr>
      <w:r>
        <w:rPr>
          <w:rFonts w:asciiTheme="minorHAnsi" w:eastAsia="Times New Roman" w:hAnsiTheme="minorHAnsi" w:cstheme="minorHAnsi"/>
          <w:sz w:val="22"/>
          <w:szCs w:val="22"/>
        </w:rPr>
        <w:t>Table 1: Sy</w:t>
      </w:r>
      <w:r w:rsidR="00776EE0">
        <w:rPr>
          <w:rFonts w:asciiTheme="minorHAnsi" w:eastAsia="Times New Roman" w:hAnsiTheme="minorHAnsi" w:cstheme="minorHAnsi"/>
          <w:sz w:val="22"/>
          <w:szCs w:val="22"/>
        </w:rPr>
        <w:t>n</w:t>
      </w:r>
      <w:r>
        <w:rPr>
          <w:rFonts w:asciiTheme="minorHAnsi" w:eastAsia="Times New Roman" w:hAnsiTheme="minorHAnsi" w:cstheme="minorHAnsi"/>
          <w:sz w:val="22"/>
          <w:szCs w:val="22"/>
        </w:rPr>
        <w:t>dromic Diseases covered by EWARN</w:t>
      </w:r>
    </w:p>
    <w:tbl>
      <w:tblPr>
        <w:tblStyle w:val="GridTable4-Accent3"/>
        <w:tblW w:w="8370" w:type="dxa"/>
        <w:jc w:val="center"/>
        <w:tblLook w:val="04A0" w:firstRow="1" w:lastRow="0" w:firstColumn="1" w:lastColumn="0" w:noHBand="0" w:noVBand="1"/>
      </w:tblPr>
      <w:tblGrid>
        <w:gridCol w:w="2055"/>
        <w:gridCol w:w="3321"/>
        <w:gridCol w:w="2994"/>
      </w:tblGrid>
      <w:tr w:rsidR="00720764" w:rsidRPr="008A0AB3" w14:paraId="113E32E4" w14:textId="77777777" w:rsidTr="002B2BB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086B3531" w14:textId="77777777" w:rsidR="00720764" w:rsidRPr="008A0AB3" w:rsidRDefault="00720764" w:rsidP="00572DF8">
            <w:pPr>
              <w:jc w:val="center"/>
              <w:textAlignment w:val="center"/>
              <w:rPr>
                <w:rFonts w:eastAsia="Times New Roman" w:cstheme="minorHAnsi"/>
              </w:rPr>
            </w:pPr>
            <w:commentRangeStart w:id="44"/>
            <w:r w:rsidRPr="008A0AB3">
              <w:rPr>
                <w:rFonts w:eastAsia="Times New Roman" w:cstheme="minorHAnsi"/>
              </w:rPr>
              <w:t>Abbreviation</w:t>
            </w:r>
            <w:commentRangeEnd w:id="44"/>
            <w:r w:rsidRPr="008A0AB3">
              <w:rPr>
                <w:rStyle w:val="CommentReference"/>
                <w:rFonts w:cstheme="minorHAnsi"/>
                <w:b w:val="0"/>
                <w:bCs w:val="0"/>
                <w:color w:val="auto"/>
                <w:sz w:val="22"/>
                <w:szCs w:val="22"/>
              </w:rPr>
              <w:commentReference w:id="44"/>
            </w:r>
          </w:p>
        </w:tc>
        <w:tc>
          <w:tcPr>
            <w:tcW w:w="3510" w:type="dxa"/>
          </w:tcPr>
          <w:p w14:paraId="13E44E27" w14:textId="77777777" w:rsidR="00720764" w:rsidRPr="008A0AB3" w:rsidRDefault="00720764" w:rsidP="00572DF8">
            <w:pPr>
              <w:jc w:val="center"/>
              <w:textAlignment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Clinical Syndrome</w:t>
            </w:r>
          </w:p>
        </w:tc>
        <w:tc>
          <w:tcPr>
            <w:tcW w:w="3150" w:type="dxa"/>
          </w:tcPr>
          <w:p w14:paraId="3896EE3C" w14:textId="77777777" w:rsidR="00720764" w:rsidRPr="008A0AB3" w:rsidRDefault="00720764" w:rsidP="00572DF8">
            <w:pPr>
              <w:jc w:val="center"/>
              <w:textAlignment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Suspected Disease</w:t>
            </w:r>
          </w:p>
        </w:tc>
      </w:tr>
      <w:tr w:rsidR="00720764" w:rsidRPr="008A0AB3" w14:paraId="5501EF0A"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1A33060F"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ABD</w:t>
            </w:r>
          </w:p>
        </w:tc>
        <w:tc>
          <w:tcPr>
            <w:tcW w:w="3510" w:type="dxa"/>
          </w:tcPr>
          <w:p w14:paraId="327C2DE4"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Acute Bloody Diarrhea </w:t>
            </w:r>
          </w:p>
        </w:tc>
        <w:tc>
          <w:tcPr>
            <w:tcW w:w="3150" w:type="dxa"/>
          </w:tcPr>
          <w:p w14:paraId="60F93F65"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Shigellosis</w:t>
            </w:r>
          </w:p>
        </w:tc>
      </w:tr>
      <w:tr w:rsidR="00720764" w:rsidRPr="008A0AB3" w14:paraId="18D9AA1D"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463C3B4F"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AWD</w:t>
            </w:r>
          </w:p>
        </w:tc>
        <w:tc>
          <w:tcPr>
            <w:tcW w:w="3510" w:type="dxa"/>
          </w:tcPr>
          <w:p w14:paraId="0FBC1607"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Acute Watery Diarrhea</w:t>
            </w:r>
          </w:p>
        </w:tc>
        <w:tc>
          <w:tcPr>
            <w:tcW w:w="3150" w:type="dxa"/>
          </w:tcPr>
          <w:p w14:paraId="3DA5B33B"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Cholera</w:t>
            </w:r>
          </w:p>
        </w:tc>
      </w:tr>
      <w:tr w:rsidR="00720764" w:rsidRPr="008A0AB3" w14:paraId="5A38E91B"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715FDF8B"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OAD</w:t>
            </w:r>
          </w:p>
        </w:tc>
        <w:tc>
          <w:tcPr>
            <w:tcW w:w="3510" w:type="dxa"/>
          </w:tcPr>
          <w:p w14:paraId="060FBC81"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proofErr w:type="gramStart"/>
            <w:r w:rsidRPr="008A0AB3">
              <w:rPr>
                <w:rFonts w:eastAsia="Times New Roman" w:cstheme="minorHAnsi"/>
              </w:rPr>
              <w:t>Other</w:t>
            </w:r>
            <w:proofErr w:type="gramEnd"/>
            <w:r w:rsidRPr="008A0AB3">
              <w:rPr>
                <w:rFonts w:eastAsia="Times New Roman" w:cstheme="minorHAnsi"/>
              </w:rPr>
              <w:t xml:space="preserve"> Acute Diarrhea </w:t>
            </w:r>
          </w:p>
        </w:tc>
        <w:tc>
          <w:tcPr>
            <w:tcW w:w="3150" w:type="dxa"/>
          </w:tcPr>
          <w:p w14:paraId="24BF4EA5"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p>
        </w:tc>
      </w:tr>
      <w:tr w:rsidR="00720764" w:rsidRPr="008A0AB3" w14:paraId="503310A8"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5453907E"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AJS</w:t>
            </w:r>
          </w:p>
        </w:tc>
        <w:tc>
          <w:tcPr>
            <w:tcW w:w="3510" w:type="dxa"/>
          </w:tcPr>
          <w:p w14:paraId="24DB09E4"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 xml:space="preserve">Acute Jaundice Syndrome </w:t>
            </w:r>
          </w:p>
        </w:tc>
        <w:tc>
          <w:tcPr>
            <w:tcW w:w="3150" w:type="dxa"/>
          </w:tcPr>
          <w:p w14:paraId="02173AB0"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Hepatitis A &amp; E</w:t>
            </w:r>
          </w:p>
        </w:tc>
      </w:tr>
      <w:tr w:rsidR="00720764" w:rsidRPr="008A0AB3" w14:paraId="12CB7376"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5212E901"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ILI</w:t>
            </w:r>
          </w:p>
        </w:tc>
        <w:tc>
          <w:tcPr>
            <w:tcW w:w="3510" w:type="dxa"/>
          </w:tcPr>
          <w:p w14:paraId="3A81B264"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Influenza-Like Illness </w:t>
            </w:r>
          </w:p>
        </w:tc>
        <w:tc>
          <w:tcPr>
            <w:tcW w:w="3150" w:type="dxa"/>
          </w:tcPr>
          <w:p w14:paraId="1CA576CE"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Influenza</w:t>
            </w:r>
          </w:p>
        </w:tc>
      </w:tr>
      <w:tr w:rsidR="00720764" w:rsidRPr="008A0AB3" w14:paraId="1AFE8583"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2219394E"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SARI</w:t>
            </w:r>
          </w:p>
        </w:tc>
        <w:tc>
          <w:tcPr>
            <w:tcW w:w="3510" w:type="dxa"/>
          </w:tcPr>
          <w:p w14:paraId="3CB82B18"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 xml:space="preserve">Severe Acute Respiratory Illness </w:t>
            </w:r>
          </w:p>
        </w:tc>
        <w:tc>
          <w:tcPr>
            <w:tcW w:w="3150" w:type="dxa"/>
          </w:tcPr>
          <w:p w14:paraId="005A15AF"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Avian Influenza A (H7N9), MERS-</w:t>
            </w:r>
            <w:proofErr w:type="spellStart"/>
            <w:r w:rsidRPr="008A0AB3">
              <w:rPr>
                <w:rFonts w:eastAsia="Times New Roman" w:cstheme="minorHAnsi"/>
              </w:rPr>
              <w:t>CoV</w:t>
            </w:r>
            <w:proofErr w:type="spellEnd"/>
            <w:r w:rsidRPr="008A0AB3">
              <w:rPr>
                <w:rFonts w:eastAsia="Times New Roman" w:cstheme="minorHAnsi"/>
              </w:rPr>
              <w:t xml:space="preserve">, other </w:t>
            </w:r>
          </w:p>
        </w:tc>
      </w:tr>
      <w:tr w:rsidR="00720764" w:rsidRPr="008A0AB3" w14:paraId="569D0540"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3154A924"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AFP</w:t>
            </w:r>
          </w:p>
        </w:tc>
        <w:tc>
          <w:tcPr>
            <w:tcW w:w="3510" w:type="dxa"/>
          </w:tcPr>
          <w:p w14:paraId="17E994EF"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Acute Flaccid Paralysis </w:t>
            </w:r>
          </w:p>
        </w:tc>
        <w:tc>
          <w:tcPr>
            <w:tcW w:w="3150" w:type="dxa"/>
          </w:tcPr>
          <w:p w14:paraId="770359E8"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Poliomyelitis</w:t>
            </w:r>
          </w:p>
        </w:tc>
      </w:tr>
      <w:tr w:rsidR="00720764" w:rsidRPr="008A0AB3" w14:paraId="1F002B95"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60DF5EB6"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MEA</w:t>
            </w:r>
          </w:p>
        </w:tc>
        <w:tc>
          <w:tcPr>
            <w:tcW w:w="3510" w:type="dxa"/>
          </w:tcPr>
          <w:p w14:paraId="74414C9F"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 xml:space="preserve">Suspected Measles </w:t>
            </w:r>
          </w:p>
        </w:tc>
        <w:tc>
          <w:tcPr>
            <w:tcW w:w="3150" w:type="dxa"/>
          </w:tcPr>
          <w:p w14:paraId="08256E2B"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Measles</w:t>
            </w:r>
          </w:p>
        </w:tc>
      </w:tr>
      <w:tr w:rsidR="00720764" w:rsidRPr="008A0AB3" w14:paraId="742A9249"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6494C34D"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MEN</w:t>
            </w:r>
          </w:p>
        </w:tc>
        <w:tc>
          <w:tcPr>
            <w:tcW w:w="3510" w:type="dxa"/>
          </w:tcPr>
          <w:p w14:paraId="3A154873"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Suspected Meningitis  </w:t>
            </w:r>
          </w:p>
        </w:tc>
        <w:tc>
          <w:tcPr>
            <w:tcW w:w="3150" w:type="dxa"/>
          </w:tcPr>
          <w:p w14:paraId="5D8937B2"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Bacterial Meningitis</w:t>
            </w:r>
          </w:p>
        </w:tc>
      </w:tr>
      <w:tr w:rsidR="00720764" w:rsidRPr="008A0AB3" w14:paraId="430C3673"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203AE692"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STF</w:t>
            </w:r>
          </w:p>
        </w:tc>
        <w:tc>
          <w:tcPr>
            <w:tcW w:w="3510" w:type="dxa"/>
          </w:tcPr>
          <w:p w14:paraId="0EAC1FD2"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 xml:space="preserve">Suspected Typhoid Fever </w:t>
            </w:r>
          </w:p>
        </w:tc>
        <w:tc>
          <w:tcPr>
            <w:tcW w:w="3150" w:type="dxa"/>
          </w:tcPr>
          <w:p w14:paraId="7C4D7847"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Typhoid</w:t>
            </w:r>
          </w:p>
        </w:tc>
      </w:tr>
      <w:tr w:rsidR="00720764" w:rsidRPr="008A0AB3" w14:paraId="49A2F1C7"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4691C0F4"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LEISH</w:t>
            </w:r>
          </w:p>
        </w:tc>
        <w:tc>
          <w:tcPr>
            <w:tcW w:w="3510" w:type="dxa"/>
          </w:tcPr>
          <w:p w14:paraId="60A42F0C"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Leishmaniasis </w:t>
            </w:r>
          </w:p>
        </w:tc>
        <w:tc>
          <w:tcPr>
            <w:tcW w:w="3150" w:type="dxa"/>
          </w:tcPr>
          <w:p w14:paraId="15ADDA78"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Cutaneous Leishmaniasis</w:t>
            </w:r>
          </w:p>
        </w:tc>
      </w:tr>
      <w:tr w:rsidR="00720764" w:rsidRPr="008A0AB3" w14:paraId="6837E7AD"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0B224460"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UCE</w:t>
            </w:r>
          </w:p>
        </w:tc>
        <w:tc>
          <w:tcPr>
            <w:tcW w:w="3510" w:type="dxa"/>
          </w:tcPr>
          <w:p w14:paraId="3CA5CBA0"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 xml:space="preserve">Unusual Cluster of Health Events </w:t>
            </w:r>
          </w:p>
        </w:tc>
        <w:tc>
          <w:tcPr>
            <w:tcW w:w="3150" w:type="dxa"/>
          </w:tcPr>
          <w:p w14:paraId="3F818E2B"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N/A</w:t>
            </w:r>
          </w:p>
        </w:tc>
      </w:tr>
      <w:tr w:rsidR="00720764" w:rsidRPr="008A0AB3" w14:paraId="518FADA9"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43BFD2CE"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UCD or UXD</w:t>
            </w:r>
          </w:p>
        </w:tc>
        <w:tc>
          <w:tcPr>
            <w:tcW w:w="3510" w:type="dxa"/>
          </w:tcPr>
          <w:p w14:paraId="31070573"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Unusual Cluster of Deaths </w:t>
            </w:r>
          </w:p>
        </w:tc>
        <w:tc>
          <w:tcPr>
            <w:tcW w:w="3150" w:type="dxa"/>
          </w:tcPr>
          <w:p w14:paraId="7568D3BB"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N/A</w:t>
            </w:r>
          </w:p>
        </w:tc>
      </w:tr>
    </w:tbl>
    <w:p w14:paraId="2ACB467E" w14:textId="702EC422" w:rsidR="00F92C01" w:rsidRPr="008A0AB3" w:rsidRDefault="00F92C01" w:rsidP="00F92C01">
      <w:pPr>
        <w:pStyle w:val="Essay"/>
        <w:spacing w:line="240" w:lineRule="auto"/>
        <w:rPr>
          <w:rFonts w:asciiTheme="minorHAnsi" w:hAnsiTheme="minorHAnsi" w:cstheme="minorHAnsi"/>
          <w:sz w:val="22"/>
          <w:szCs w:val="22"/>
          <w:highlight w:val="yellow"/>
        </w:rPr>
      </w:pPr>
    </w:p>
    <w:p w14:paraId="4D27418A" w14:textId="6511CEA1" w:rsidR="00F92C01" w:rsidRPr="006314F1" w:rsidRDefault="00F92C01" w:rsidP="00F92C01">
      <w:pPr>
        <w:pStyle w:val="Essay"/>
        <w:spacing w:line="240" w:lineRule="auto"/>
        <w:rPr>
          <w:rFonts w:asciiTheme="minorHAnsi" w:hAnsiTheme="minorHAnsi" w:cstheme="minorHAnsi"/>
          <w:i/>
          <w:sz w:val="22"/>
          <w:szCs w:val="22"/>
        </w:rPr>
      </w:pPr>
      <w:r w:rsidRPr="006314F1">
        <w:rPr>
          <w:rFonts w:asciiTheme="minorHAnsi" w:hAnsiTheme="minorHAnsi" w:cstheme="minorHAnsi"/>
          <w:i/>
          <w:sz w:val="22"/>
          <w:szCs w:val="22"/>
        </w:rPr>
        <w:t>Measles</w:t>
      </w:r>
    </w:p>
    <w:p w14:paraId="2FBE4F5B" w14:textId="3001714F" w:rsidR="005B66B5" w:rsidRPr="0040516A" w:rsidRDefault="005B66B5" w:rsidP="005B66B5">
      <w:pPr>
        <w:pStyle w:val="Essay"/>
        <w:spacing w:line="240" w:lineRule="auto"/>
        <w:rPr>
          <w:rFonts w:ascii="Calibri" w:hAnsi="Calibri" w:cs="Calibri"/>
          <w:sz w:val="22"/>
          <w:szCs w:val="22"/>
        </w:rPr>
      </w:pPr>
      <w:r w:rsidRPr="008A0AB3">
        <w:rPr>
          <w:rFonts w:asciiTheme="minorHAnsi" w:hAnsiTheme="minorHAnsi" w:cstheme="minorHAnsi"/>
          <w:sz w:val="22"/>
          <w:szCs w:val="22"/>
        </w:rPr>
        <w:t>Measles one of the most highly contagious human diseases known. It results from an infection with the measles virus (MV) and is transmitted via the respiratory system.</w:t>
      </w:r>
      <w:r w:rsidR="00136CD3" w:rsidRPr="008A0AB3">
        <w:rPr>
          <w:rFonts w:asciiTheme="minorHAnsi" w:hAnsiTheme="minorHAnsi" w:cstheme="minorHAnsi"/>
          <w:sz w:val="22"/>
          <w:szCs w:val="22"/>
        </w:rPr>
        <w:fldChar w:fldCharType="begin" w:fldLock="1"/>
      </w:r>
      <w:r w:rsidR="00A40734" w:rsidRPr="008A0AB3">
        <w:rPr>
          <w:rFonts w:asciiTheme="minorHAnsi" w:hAnsiTheme="minorHAnsi" w:cstheme="minorHAnsi"/>
          <w:sz w:val="22"/>
          <w:szCs w:val="22"/>
        </w:rPr>
        <w:instrText>ADDIN CSL_CITATION {"citationItems":[{"id":"ITEM-1","itemData":{"DOI":"10.1016/S0140-6736(17)31463-0","ISSN":"1474-547X","PMID":"28673424","abstract":"Measles is a highly contagious disease that results from infection with measles virus and is still responsible for more than 100 000 deaths every year, down from more than 2 million deaths annually before the introduction and widespread use of measles vaccine. Measles virus is transmitted by the respiratory route and illness begins with fever, cough, coryza, and conjunctivitis followed by a characteristic rash. Complications of measles affect most organ systems, with pneumonia accounting for most measles-associated morbidity and mortality. The management of patients with measles includes provision of vitamin A. Measles is best prevented through vaccination, and the major reductions in measles incidence and mortality have renewed interest in regional elimination and global eradication. However, urgent efforts are needed to increase stagnating global coverage with two doses of measles vaccine through advocacy, education, and the strengthening of routine immunisation systems. Use of combined measles-rubella vaccines provides an opportunity to eliminate rubella and congenital rubella syndrome. Ongoing research efforts, including the development of point-of-care diagnostics and microneedle patches, will facilitate progress towards measles elimination and eradication.","author":[{"dropping-particle":"","family":"Moss","given":"William J","non-dropping-particle":"","parse-names":false,"suffix":""}],"container-title":"Lancet (London, England)","id":"ITEM-1","issue":"10111","issued":{"date-parts":[["2017","12","2"]]},"page":"2490-2502","publisher":"Elsevier","title":"Measles.","type":"article-journal","volume":"390"},"uris":["http://www.mendeley.com/documents/?uuid=e825d944-7576-315c-b716-d125f2e58c17"]}],"mendeley":{"formattedCitation":"&lt;sup&gt;38&lt;/sup&gt;","plainTextFormattedCitation":"38","previouslyFormattedCitation":"&lt;sup&gt;38&lt;/sup&gt;"},"properties":{"noteIndex":0},"schema":"https://github.com/citation-style-language/schema/raw/master/csl-citation.json"}</w:instrText>
      </w:r>
      <w:r w:rsidR="00136CD3" w:rsidRPr="008A0AB3">
        <w:rPr>
          <w:rFonts w:asciiTheme="minorHAnsi" w:hAnsiTheme="minorHAnsi" w:cstheme="minorHAnsi"/>
          <w:sz w:val="22"/>
          <w:szCs w:val="22"/>
        </w:rPr>
        <w:fldChar w:fldCharType="separate"/>
      </w:r>
      <w:r w:rsidR="00A40734" w:rsidRPr="008A0AB3">
        <w:rPr>
          <w:rFonts w:asciiTheme="minorHAnsi" w:hAnsiTheme="minorHAnsi" w:cstheme="minorHAnsi"/>
          <w:noProof/>
          <w:sz w:val="22"/>
          <w:szCs w:val="22"/>
          <w:vertAlign w:val="superscript"/>
        </w:rPr>
        <w:t>38</w:t>
      </w:r>
      <w:r w:rsidR="00136CD3" w:rsidRPr="008A0AB3">
        <w:rPr>
          <w:rFonts w:asciiTheme="minorHAnsi" w:hAnsiTheme="minorHAnsi" w:cstheme="minorHAnsi"/>
          <w:sz w:val="22"/>
          <w:szCs w:val="22"/>
        </w:rPr>
        <w:fldChar w:fldCharType="end"/>
      </w:r>
      <w:r w:rsidRPr="008A0AB3">
        <w:rPr>
          <w:rFonts w:asciiTheme="minorHAnsi" w:hAnsiTheme="minorHAnsi" w:cstheme="minorHAnsi"/>
          <w:sz w:val="22"/>
          <w:szCs w:val="22"/>
        </w:rPr>
        <w:t xml:space="preserve"> MV is an enveloped, non-segmented, single-stranded, negative-sense RNA virus.</w:t>
      </w:r>
      <w:r w:rsidR="00A34688" w:rsidRPr="008A0AB3">
        <w:rPr>
          <w:rFonts w:asciiTheme="minorHAnsi" w:hAnsiTheme="minorHAnsi" w:cstheme="minorHAnsi"/>
          <w:sz w:val="22"/>
          <w:szCs w:val="22"/>
        </w:rPr>
        <w:t xml:space="preserve"> The incubation period is 10-14 days.</w:t>
      </w:r>
      <w:r w:rsidRPr="008A0AB3">
        <w:rPr>
          <w:rFonts w:asciiTheme="minorHAnsi" w:hAnsiTheme="minorHAnsi" w:cstheme="minorHAnsi"/>
          <w:sz w:val="22"/>
          <w:szCs w:val="22"/>
        </w:rPr>
        <w:t xml:space="preserve"> Symptoms include fever, cough, coryza, and conjunctivitis</w:t>
      </w:r>
      <w:r w:rsidR="00A34688" w:rsidRPr="008A0AB3">
        <w:rPr>
          <w:rFonts w:asciiTheme="minorHAnsi" w:hAnsiTheme="minorHAnsi" w:cstheme="minorHAnsi"/>
          <w:sz w:val="22"/>
          <w:szCs w:val="22"/>
        </w:rPr>
        <w:t xml:space="preserve">, with pathognomonic Kolpik Spots </w:t>
      </w:r>
      <w:r w:rsidRPr="008A0AB3">
        <w:rPr>
          <w:rFonts w:asciiTheme="minorHAnsi" w:hAnsiTheme="minorHAnsi" w:cstheme="minorHAnsi"/>
          <w:sz w:val="22"/>
          <w:szCs w:val="22"/>
        </w:rPr>
        <w:t xml:space="preserve">followed by a characteristic </w:t>
      </w:r>
      <w:r w:rsidR="00A34688" w:rsidRPr="008A0AB3">
        <w:rPr>
          <w:rFonts w:asciiTheme="minorHAnsi" w:hAnsiTheme="minorHAnsi" w:cstheme="minorHAnsi"/>
          <w:sz w:val="22"/>
          <w:szCs w:val="22"/>
        </w:rPr>
        <w:t xml:space="preserve">erythematous, maculopapular </w:t>
      </w:r>
      <w:r w:rsidRPr="008A0AB3">
        <w:rPr>
          <w:rFonts w:asciiTheme="minorHAnsi" w:hAnsiTheme="minorHAnsi" w:cstheme="minorHAnsi"/>
          <w:sz w:val="22"/>
          <w:szCs w:val="22"/>
        </w:rPr>
        <w:t>rash</w:t>
      </w:r>
      <w:r w:rsidR="00A34688" w:rsidRPr="008A0AB3">
        <w:rPr>
          <w:rFonts w:asciiTheme="minorHAnsi" w:hAnsiTheme="minorHAnsi" w:cstheme="minorHAnsi"/>
          <w:sz w:val="22"/>
          <w:szCs w:val="22"/>
        </w:rPr>
        <w:t xml:space="preserve"> starting on the face and progressing to full-body involvement</w:t>
      </w:r>
      <w:r w:rsidRPr="008A0AB3">
        <w:rPr>
          <w:rFonts w:asciiTheme="minorHAnsi" w:hAnsiTheme="minorHAnsi" w:cstheme="minorHAnsi"/>
          <w:sz w:val="22"/>
          <w:szCs w:val="22"/>
        </w:rPr>
        <w:t>.</w:t>
      </w:r>
      <w:r w:rsidR="00136CD3" w:rsidRPr="008A0AB3">
        <w:rPr>
          <w:rFonts w:asciiTheme="minorHAnsi" w:hAnsiTheme="minorHAnsi" w:cstheme="minorHAnsi"/>
          <w:sz w:val="22"/>
          <w:szCs w:val="22"/>
        </w:rPr>
        <w:fldChar w:fldCharType="begin" w:fldLock="1"/>
      </w:r>
      <w:r w:rsidR="00A40734" w:rsidRPr="008A0AB3">
        <w:rPr>
          <w:rFonts w:asciiTheme="minorHAnsi" w:hAnsiTheme="minorHAnsi" w:cstheme="minorHAnsi"/>
          <w:sz w:val="22"/>
          <w:szCs w:val="22"/>
        </w:rPr>
        <w:instrText>ADDIN CSL_CITATION {"citationItems":[{"id":"ITEM-1","itemData":{"ISBN":"978-1-4557-4801-3","author":[{"dropping-particle":"","family":"Bennett","given":"John","non-dropping-particle":"","parse-names":false,"suffix":""},{"dropping-particle":"","family":"Dolin","given":"Raphael","non-dropping-particle":"","parse-names":false,"suffix":""},{"dropping-particle":"","family":"Blaser","given":"Martin J.","non-dropping-particle":"","parse-names":false,"suffix":""}],"edition":"8","id":"ITEM-1","issued":{"date-parts":[["2015"]]},"publisher":"Saunders","title":"Mandell, Douglas, and Bennett's Principles and Practice of Infectious Diseases","type":"book"},"uris":["http://www.mendeley.com/documents/?uuid=a3215f23-4d74-41f2-b4a0-4c922b965a3b"]}],"mendeley":{"formattedCitation":"&lt;sup&gt;39&lt;/sup&gt;","plainTextFormattedCitation":"39","previouslyFormattedCitation":"&lt;sup&gt;39&lt;/sup&gt;"},"properties":{"noteIndex":0},"schema":"https://github.com/citation-style-language/schema/raw/master/csl-citation.json"}</w:instrText>
      </w:r>
      <w:r w:rsidR="00136CD3" w:rsidRPr="008A0AB3">
        <w:rPr>
          <w:rFonts w:asciiTheme="minorHAnsi" w:hAnsiTheme="minorHAnsi" w:cstheme="minorHAnsi"/>
          <w:sz w:val="22"/>
          <w:szCs w:val="22"/>
        </w:rPr>
        <w:fldChar w:fldCharType="separate"/>
      </w:r>
      <w:r w:rsidR="00A40734" w:rsidRPr="008A0AB3">
        <w:rPr>
          <w:rFonts w:asciiTheme="minorHAnsi" w:hAnsiTheme="minorHAnsi" w:cstheme="minorHAnsi"/>
          <w:noProof/>
          <w:sz w:val="22"/>
          <w:szCs w:val="22"/>
          <w:vertAlign w:val="superscript"/>
        </w:rPr>
        <w:t>39</w:t>
      </w:r>
      <w:r w:rsidR="00136CD3" w:rsidRPr="008A0AB3">
        <w:rPr>
          <w:rFonts w:asciiTheme="minorHAnsi" w:hAnsiTheme="minorHAnsi" w:cstheme="minorHAnsi"/>
          <w:sz w:val="22"/>
          <w:szCs w:val="22"/>
        </w:rPr>
        <w:fldChar w:fldCharType="end"/>
      </w:r>
      <w:r w:rsidRPr="008A0AB3">
        <w:rPr>
          <w:rFonts w:asciiTheme="minorHAnsi" w:hAnsiTheme="minorHAnsi" w:cstheme="minorHAnsi"/>
          <w:sz w:val="22"/>
          <w:szCs w:val="22"/>
        </w:rPr>
        <w:t xml:space="preserve"> </w:t>
      </w:r>
      <w:r w:rsidR="00136CD3" w:rsidRPr="008A0AB3">
        <w:rPr>
          <w:rFonts w:asciiTheme="minorHAnsi" w:hAnsiTheme="minorHAnsi" w:cstheme="minorHAnsi"/>
          <w:sz w:val="22"/>
          <w:szCs w:val="22"/>
        </w:rPr>
        <w:t>P</w:t>
      </w:r>
      <w:r w:rsidRPr="008A0AB3">
        <w:rPr>
          <w:rFonts w:asciiTheme="minorHAnsi" w:hAnsiTheme="minorHAnsi" w:cstheme="minorHAnsi"/>
          <w:sz w:val="22"/>
          <w:szCs w:val="22"/>
        </w:rPr>
        <w:t xml:space="preserve">neumonia </w:t>
      </w:r>
      <w:r w:rsidR="00136CD3" w:rsidRPr="008A0AB3">
        <w:rPr>
          <w:rFonts w:asciiTheme="minorHAnsi" w:hAnsiTheme="minorHAnsi" w:cstheme="minorHAnsi"/>
          <w:sz w:val="22"/>
          <w:szCs w:val="22"/>
        </w:rPr>
        <w:t>ac</w:t>
      </w:r>
      <w:r w:rsidR="007F3E9E" w:rsidRPr="008A0AB3">
        <w:rPr>
          <w:rFonts w:asciiTheme="minorHAnsi" w:hAnsiTheme="minorHAnsi" w:cstheme="minorHAnsi"/>
          <w:sz w:val="22"/>
          <w:szCs w:val="22"/>
        </w:rPr>
        <w:t>c</w:t>
      </w:r>
      <w:r w:rsidR="00136CD3" w:rsidRPr="008A0AB3">
        <w:rPr>
          <w:rFonts w:asciiTheme="minorHAnsi" w:hAnsiTheme="minorHAnsi" w:cstheme="minorHAnsi"/>
          <w:sz w:val="22"/>
          <w:szCs w:val="22"/>
        </w:rPr>
        <w:t>ounts</w:t>
      </w:r>
      <w:r w:rsidRPr="008A0AB3">
        <w:rPr>
          <w:rFonts w:asciiTheme="minorHAnsi" w:hAnsiTheme="minorHAnsi" w:cstheme="minorHAnsi"/>
          <w:sz w:val="22"/>
          <w:szCs w:val="22"/>
        </w:rPr>
        <w:t xml:space="preserve"> for </w:t>
      </w:r>
      <w:r w:rsidR="00136CD3" w:rsidRPr="008A0AB3">
        <w:rPr>
          <w:rFonts w:asciiTheme="minorHAnsi" w:hAnsiTheme="minorHAnsi" w:cstheme="minorHAnsi"/>
          <w:sz w:val="22"/>
          <w:szCs w:val="22"/>
        </w:rPr>
        <w:t>the majority of</w:t>
      </w:r>
      <w:r w:rsidRPr="008A0AB3">
        <w:rPr>
          <w:rFonts w:asciiTheme="minorHAnsi" w:hAnsiTheme="minorHAnsi" w:cstheme="minorHAnsi"/>
          <w:sz w:val="22"/>
          <w:szCs w:val="22"/>
        </w:rPr>
        <w:t xml:space="preserve"> measles-</w:t>
      </w:r>
      <w:r w:rsidRPr="0040516A">
        <w:rPr>
          <w:rFonts w:ascii="Calibri" w:hAnsi="Calibri" w:cs="Calibri"/>
          <w:sz w:val="22"/>
          <w:szCs w:val="22"/>
        </w:rPr>
        <w:t>associated morbidity and mortality</w:t>
      </w:r>
      <w:r w:rsidR="00136CD3" w:rsidRPr="0040516A">
        <w:rPr>
          <w:rFonts w:ascii="Calibri" w:hAnsi="Calibri" w:cs="Calibri"/>
          <w:sz w:val="22"/>
          <w:szCs w:val="22"/>
        </w:rPr>
        <w:t>, but complications can affect any organ system.</w:t>
      </w:r>
      <w:r w:rsidR="00136CD3" w:rsidRPr="0040516A">
        <w:rPr>
          <w:rFonts w:ascii="Calibri" w:hAnsi="Calibri" w:cs="Calibri"/>
          <w:sz w:val="22"/>
          <w:szCs w:val="22"/>
        </w:rPr>
        <w:fldChar w:fldCharType="begin" w:fldLock="1"/>
      </w:r>
      <w:r w:rsidR="00A40734" w:rsidRPr="0040516A">
        <w:rPr>
          <w:rFonts w:ascii="Calibri" w:hAnsi="Calibri" w:cs="Calibri"/>
          <w:sz w:val="22"/>
          <w:szCs w:val="22"/>
        </w:rPr>
        <w:instrText>ADDIN CSL_CITATION {"citationItems":[{"id":"ITEM-1","itemData":{"DOI":"10.1016/S0140-6736(17)31463-0","ISSN":"1474-547X","PMID":"28673424","abstract":"Measles is a highly contagious disease that results from infection with measles virus and is still responsible for more than 100 000 deaths every year, down from more than 2 million deaths annually before the introduction and widespread use of measles vaccine. Measles virus is transmitted by the respiratory route and illness begins with fever, cough, coryza, and conjunctivitis followed by a characteristic rash. Complications of measles affect most organ systems, with pneumonia accounting for most measles-associated morbidity and mortality. The management of patients with measles includes provision of vitamin A. Measles is best prevented through vaccination, and the major reductions in measles incidence and mortality have renewed interest in regional elimination and global eradication. However, urgent efforts are needed to increase stagnating global coverage with two doses of measles vaccine through advocacy, education, and the strengthening of routine immunisation systems. Use of combined measles-rubella vaccines provides an opportunity to eliminate rubella and congenital rubella syndrome. Ongoing research efforts, including the development of point-of-care diagnostics and microneedle patches, will facilitate progress towards measles elimination and eradication.","author":[{"dropping-particle":"","family":"Moss","given":"William J","non-dropping-particle":"","parse-names":false,"suffix":""}],"container-title":"Lancet (London, England)","id":"ITEM-1","issue":"10111","issued":{"date-parts":[["2017","12","2"]]},"page":"2490-2502","publisher":"Elsevier","title":"Measles.","type":"article-journal","volume":"390"},"uris":["http://www.mendeley.com/documents/?uuid=e825d944-7576-315c-b716-d125f2e58c17"]}],"mendeley":{"formattedCitation":"&lt;sup&gt;38&lt;/sup&gt;","plainTextFormattedCitation":"38","previouslyFormattedCitation":"&lt;sup&gt;38&lt;/sup&gt;"},"properties":{"noteIndex":0},"schema":"https://github.com/citation-style-language/schema/raw/master/csl-citation.json"}</w:instrText>
      </w:r>
      <w:r w:rsidR="00136CD3" w:rsidRPr="0040516A">
        <w:rPr>
          <w:rFonts w:ascii="Calibri" w:hAnsi="Calibri" w:cs="Calibri"/>
          <w:sz w:val="22"/>
          <w:szCs w:val="22"/>
        </w:rPr>
        <w:fldChar w:fldCharType="separate"/>
      </w:r>
      <w:r w:rsidR="00A40734" w:rsidRPr="0040516A">
        <w:rPr>
          <w:rFonts w:ascii="Calibri" w:hAnsi="Calibri" w:cs="Calibri"/>
          <w:noProof/>
          <w:sz w:val="22"/>
          <w:szCs w:val="22"/>
          <w:vertAlign w:val="superscript"/>
        </w:rPr>
        <w:t>38</w:t>
      </w:r>
      <w:r w:rsidR="00136CD3" w:rsidRPr="0040516A">
        <w:rPr>
          <w:rFonts w:ascii="Calibri" w:hAnsi="Calibri" w:cs="Calibri"/>
          <w:sz w:val="22"/>
          <w:szCs w:val="22"/>
        </w:rPr>
        <w:fldChar w:fldCharType="end"/>
      </w:r>
      <w:r w:rsidRPr="0040516A">
        <w:rPr>
          <w:rFonts w:ascii="Calibri" w:hAnsi="Calibri" w:cs="Calibri"/>
          <w:sz w:val="22"/>
          <w:szCs w:val="22"/>
        </w:rPr>
        <w:t xml:space="preserve"> </w:t>
      </w:r>
      <w:r w:rsidR="00136CD3" w:rsidRPr="0040516A">
        <w:rPr>
          <w:rFonts w:ascii="Calibri" w:hAnsi="Calibri" w:cs="Calibri"/>
          <w:sz w:val="22"/>
          <w:szCs w:val="22"/>
        </w:rPr>
        <w:t>Measles is a vaccine-preventable disease (VPD).</w:t>
      </w:r>
      <w:r w:rsidR="00136CD3" w:rsidRPr="0040516A">
        <w:rPr>
          <w:rFonts w:ascii="Calibri" w:hAnsi="Calibri" w:cs="Calibri"/>
          <w:sz w:val="22"/>
          <w:szCs w:val="22"/>
        </w:rPr>
        <w:fldChar w:fldCharType="begin" w:fldLock="1"/>
      </w:r>
      <w:r w:rsidR="00A40734" w:rsidRPr="0040516A">
        <w:rPr>
          <w:rFonts w:ascii="Calibri" w:hAnsi="Calibri" w:cs="Calibri"/>
          <w:sz w:val="22"/>
          <w:szCs w:val="22"/>
        </w:rPr>
        <w:instrText>ADDIN CSL_CITATION {"citationItems":[{"id":"ITEM-1","itemData":{"DOI":"10.1016/S0140-6736(17)31463-0","ISSN":"1474-547X","PMID":"28673424","abstract":"Measles is a highly contagious disease that results from infection with measles virus and is still responsible for more than 100 000 deaths every year, down from more than 2 million deaths annually before the introduction and widespread use of measles vaccine. Measles virus is transmitted by the respiratory route and illness begins with fever, cough, coryza, and conjunctivitis followed by a characteristic rash. Complications of measles affect most organ systems, with pneumonia accounting for most measles-associated morbidity and mortality. The management of patients with measles includes provision of vitamin A. Measles is best prevented through vaccination, and the major reductions in measles incidence and mortality have renewed interest in regional elimination and global eradication. However, urgent efforts are needed to increase stagnating global coverage with two doses of measles vaccine through advocacy, education, and the strengthening of routine immunisation systems. Use of combined measles-rubella vaccines provides an opportunity to eliminate rubella and congenital rubella syndrome. Ongoing research efforts, including the development of point-of-care diagnostics and microneedle patches, will facilitate progress towards measles elimination and eradication.","author":[{"dropping-particle":"","family":"Moss","given":"William J","non-dropping-particle":"","parse-names":false,"suffix":""}],"container-title":"Lancet (London, England)","id":"ITEM-1","issue":"10111","issued":{"date-parts":[["2017","12","2"]]},"page":"2490-2502","publisher":"Elsevier","title":"Measles.","type":"article-journal","volume":"390"},"uris":["http://www.mendeley.com/documents/?uuid=e825d944-7576-315c-b716-d125f2e58c17"]},{"id":"ITEM-2","itemData":{"ISBN":"978-1-4557-4801-3","author":[{"dropping-particle":"","family":"Bennett","given":"John","non-dropping-particle":"","parse-names":false,"suffix":""},{"dropping-particle":"","family":"Dolin","given":"Raphael","non-dropping-particle":"","parse-names":false,"suffix":""},{"dropping-particle":"","family":"Blaser","given":"Martin J.","non-dropping-particle":"","parse-names":false,"suffix":""}],"edition":"8","id":"ITEM-2","issued":{"date-parts":[["2015"]]},"publisher":"Saunders","title":"Mandell, Douglas, and Bennett's Principles and Practice of Infectious Diseases","type":"book"},"uris":["http://www.mendeley.com/documents/?uuid=a3215f23-4d74-41f2-b4a0-4c922b965a3b"]}],"mendeley":{"formattedCitation":"&lt;sup&gt;38,39&lt;/sup&gt;","plainTextFormattedCitation":"38,39","previouslyFormattedCitation":"&lt;sup&gt;38,39&lt;/sup&gt;"},"properties":{"noteIndex":0},"schema":"https://github.com/citation-style-language/schema/raw/master/csl-citation.json"}</w:instrText>
      </w:r>
      <w:r w:rsidR="00136CD3" w:rsidRPr="0040516A">
        <w:rPr>
          <w:rFonts w:ascii="Calibri" w:hAnsi="Calibri" w:cs="Calibri"/>
          <w:sz w:val="22"/>
          <w:szCs w:val="22"/>
        </w:rPr>
        <w:fldChar w:fldCharType="separate"/>
      </w:r>
      <w:r w:rsidR="00A40734" w:rsidRPr="0040516A">
        <w:rPr>
          <w:rFonts w:ascii="Calibri" w:hAnsi="Calibri" w:cs="Calibri"/>
          <w:noProof/>
          <w:sz w:val="22"/>
          <w:szCs w:val="22"/>
          <w:vertAlign w:val="superscript"/>
        </w:rPr>
        <w:t>38,39</w:t>
      </w:r>
      <w:r w:rsidR="00136CD3" w:rsidRPr="0040516A">
        <w:rPr>
          <w:rFonts w:ascii="Calibri" w:hAnsi="Calibri" w:cs="Calibri"/>
          <w:sz w:val="22"/>
          <w:szCs w:val="22"/>
        </w:rPr>
        <w:fldChar w:fldCharType="end"/>
      </w:r>
    </w:p>
    <w:p w14:paraId="4264ADA7" w14:textId="2C037595" w:rsidR="00F539D7" w:rsidRPr="0040516A" w:rsidRDefault="00F539D7" w:rsidP="005B66B5">
      <w:pPr>
        <w:pStyle w:val="Essay"/>
        <w:spacing w:line="240" w:lineRule="auto"/>
        <w:rPr>
          <w:rFonts w:ascii="Calibri" w:hAnsi="Calibri" w:cs="Calibri"/>
          <w:sz w:val="22"/>
          <w:szCs w:val="22"/>
        </w:rPr>
      </w:pPr>
      <w:r w:rsidRPr="0040516A">
        <w:rPr>
          <w:rFonts w:ascii="Calibri" w:hAnsi="Calibri" w:cs="Calibri"/>
          <w:sz w:val="22"/>
          <w:szCs w:val="22"/>
        </w:rPr>
        <w:t>The global burden of measles was estimated to be 6.7 million cases in 2017, with 173,330 cases reported to the WHO. In 2018, estimates are that that number more than doubled to</w:t>
      </w:r>
      <w:commentRangeStart w:id="45"/>
      <w:r w:rsidRPr="0040516A">
        <w:rPr>
          <w:rFonts w:ascii="Calibri" w:hAnsi="Calibri" w:cs="Calibri"/>
          <w:sz w:val="22"/>
          <w:szCs w:val="22"/>
        </w:rPr>
        <w:t xml:space="preserve"> 353,236 </w:t>
      </w:r>
      <w:commentRangeEnd w:id="45"/>
      <w:r w:rsidRPr="0040516A">
        <w:rPr>
          <w:rStyle w:val="CommentReference"/>
          <w:rFonts w:ascii="Calibri" w:hAnsi="Calibri" w:cs="Calibri"/>
          <w:sz w:val="22"/>
          <w:szCs w:val="22"/>
        </w:rPr>
        <w:commentReference w:id="45"/>
      </w:r>
      <w:r w:rsidRPr="0040516A">
        <w:rPr>
          <w:rFonts w:ascii="Calibri" w:hAnsi="Calibri" w:cs="Calibri"/>
          <w:sz w:val="22"/>
          <w:szCs w:val="22"/>
        </w:rPr>
        <w:t>cases reported to the WHO (final numbers set to be released in November 2019).</w:t>
      </w:r>
      <w:r w:rsidRPr="0040516A">
        <w:rPr>
          <w:rFonts w:ascii="Calibri" w:hAnsi="Calibri" w:cs="Calibri"/>
          <w:sz w:val="22"/>
          <w:szCs w:val="22"/>
        </w:rPr>
        <w:fldChar w:fldCharType="begin" w:fldLock="1"/>
      </w:r>
      <w:r w:rsidRPr="0040516A">
        <w:rPr>
          <w:rFonts w:ascii="Calibri" w:hAnsi="Calibri" w:cs="Calibri"/>
          <w:sz w:val="22"/>
          <w:szCs w:val="22"/>
        </w:rPr>
        <w:instrText>ADDIN CSL_CITATION {"citationItems":[{"id":"ITEM-1","itemData":{"URL":"https://www.who.int/immunization/monitoring_surveillance/burden/vpd/surveillance_type/active/measles/en/","author":[{"dropping-particle":"","family":"WHO","given":"","non-dropping-particle":"","parse-names":false,"suffix":""}],"id":"ITEM-1","issued":{"date-parts":[["2018"]]},"title":"Measles: Immunization , Vaccines and Biologicals Measles","type":"webpage"},"uris":["http://www.mendeley.com/documents/?uuid=3b0130ee-0fbc-49ab-88ba-217f73c34bb2"]},{"id":"ITEM-2","itemData":{"author":[{"dropping-particle":"","family":"WHO","given":"","non-dropping-particle":"","parse-names":false,"suffix":""}],"container-title":"WHO","id":"ITEM-2","issued":{"date-parts":[["2019"]]},"publisher":"World Health Organization","title":"WHO: New measles surveillance data from WHO","type":"article-journal"},"uris":["http://www.mendeley.com/documents/?uuid=87b80f30-e0b1-3444-b66f-f84488c6a5f9"]}],"mendeley":{"formattedCitation":"&lt;sup&gt;40,41&lt;/sup&gt;","plainTextFormattedCitation":"40,41","previouslyFormattedCitation":"&lt;sup&gt;40,41&lt;/sup&gt;"},"properties":{"noteIndex":0},"schema":"https://github.com/citation-style-language/schema/raw/master/csl-citation.json"}</w:instrText>
      </w:r>
      <w:r w:rsidRPr="0040516A">
        <w:rPr>
          <w:rFonts w:ascii="Calibri" w:hAnsi="Calibri" w:cs="Calibri"/>
          <w:sz w:val="22"/>
          <w:szCs w:val="22"/>
        </w:rPr>
        <w:fldChar w:fldCharType="separate"/>
      </w:r>
      <w:r w:rsidRPr="0040516A">
        <w:rPr>
          <w:rFonts w:ascii="Calibri" w:hAnsi="Calibri" w:cs="Calibri"/>
          <w:noProof/>
          <w:sz w:val="22"/>
          <w:szCs w:val="22"/>
          <w:vertAlign w:val="superscript"/>
        </w:rPr>
        <w:t>40,41</w:t>
      </w:r>
      <w:r w:rsidRPr="0040516A">
        <w:rPr>
          <w:rFonts w:ascii="Calibri" w:hAnsi="Calibri" w:cs="Calibri"/>
          <w:sz w:val="22"/>
          <w:szCs w:val="22"/>
        </w:rPr>
        <w:fldChar w:fldCharType="end"/>
      </w:r>
    </w:p>
    <w:p w14:paraId="1E7B03A6" w14:textId="42F8E3A9" w:rsidR="00F92C01" w:rsidRDefault="00161485" w:rsidP="00F92C01">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Between 2015-2018, the ACU relied on the World Health Organization (WHO) definition of measles</w:t>
      </w:r>
      <w:r w:rsidRPr="008A0AB3">
        <w:rPr>
          <w:rFonts w:asciiTheme="minorHAnsi" w:hAnsiTheme="minorHAnsi" w:cstheme="minorHAnsi"/>
          <w:sz w:val="22"/>
          <w:szCs w:val="22"/>
        </w:rPr>
        <w:fldChar w:fldCharType="begin" w:fldLock="1"/>
      </w:r>
      <w:r w:rsidR="00A40734" w:rsidRPr="008A0AB3">
        <w:rPr>
          <w:rFonts w:asciiTheme="minorHAnsi" w:hAnsiTheme="minorHAnsi" w:cstheme="minorHAnsi"/>
          <w:sz w:val="22"/>
          <w:szCs w:val="22"/>
        </w:rPr>
        <w:instrText>ADDIN CSL_CITATION {"citationItems":[{"id":"ITEM-1","itemData":{"URL":"https://www.who.int/immunization/monitoring_surveillance/burden/vpd/surveillance_type/active/measles/en/","author":[{"dropping-particle":"","family":"WHO","given":"","non-dropping-particle":"","parse-names":false,"suffix":""}],"id":"ITEM-1","issued":{"date-parts":[["2018"]]},"title":"Measles: Immunization , Vaccines and Biologicals Measles","type":"webpage"},"uris":["http://www.mendeley.com/documents/?uuid=3b0130ee-0fbc-49ab-88ba-217f73c34bb2"]},{"id":"ITEM-2","itemData":{"DOI":"10.1071/NB03028","ISBN":"978-92-4-151392-0","PMID":"20103284840","abstract":"The importance of vaccination in travel is discussed in this chapter. Vaccines recommended or considered for travellers are enumerated. These are categorized into routine, selective and mandatory. Routine vaccination include the following: diphtheria, tetanus, pertussis; hepatitis B; Haemophilus influenzae type B; human papillomavirus; influenza; measles, mumps, rubella; pneumococcal disease; poliomyelitis; rotavirus; tuberculosis; and varicella. Selective vaccines include cholera, hepatitis A, Japanese encephalitis, meningococcal disease, rabies, tickborne encephalitis, typhoid fever and yellow fever. Finally, mandatory vaccination are specified for countries such as in the case of yellow fever and meningococcal disease and poliomyelitis (Saudi Arabia).","author":[{"dropping-particle":"","family":"WHO","given":"","non-dropping-particle":"","parse-names":false,"suffix":""},{"dropping-particle":"","family":"UNICEF","given":"","non-dropping-particle":"","parse-names":false,"suffix":""}],"container-title":"Surveillance Standards","id":"ITEM-2","issue":"May","issued":{"date-parts":[["2018"]]},"number-of-pages":"1-63","publisher-place":"Geneva, Switzerland","title":"Overview of Vaccine Preventable Diseases Surveillance Principles","type":"report"},"uris":["http://www.mendeley.com/documents/?uuid=9192253c-b013-4cad-b78c-9812d0e8ee94"]},{"id":"ITEM-3","itemData":{"author":[{"dropping-particle":"","family":"ACU","given":"","non-dropping-particle":"","parse-names":false,"suffix":""}],"id":"ITEM-3","issued":{"date-parts":[["2017"]]},"publisher-place":"Gaziantep, Turkey","title":"EWARN Guidelines","type":"report"},"uris":["http://www.mendeley.com/documents/?uuid=4f4fc930-f9e4-43f1-93d1-8bee38b26059"]}],"mendeley":{"formattedCitation":"&lt;sup&gt;30,37,40&lt;/sup&gt;","plainTextFormattedCitation":"30,37,40","previouslyFormattedCitation":"&lt;sup&gt;30,37,40&lt;/sup&gt;"},"properties":{"noteIndex":0},"schema":"https://github.com/citation-style-language/schema/raw/master/csl-citation.json"}</w:instrText>
      </w:r>
      <w:r w:rsidRPr="008A0AB3">
        <w:rPr>
          <w:rFonts w:asciiTheme="minorHAnsi" w:hAnsiTheme="minorHAnsi" w:cstheme="minorHAnsi"/>
          <w:sz w:val="22"/>
          <w:szCs w:val="22"/>
        </w:rPr>
        <w:fldChar w:fldCharType="separate"/>
      </w:r>
      <w:r w:rsidR="00A40734" w:rsidRPr="008A0AB3">
        <w:rPr>
          <w:rFonts w:asciiTheme="minorHAnsi" w:hAnsiTheme="minorHAnsi" w:cstheme="minorHAnsi"/>
          <w:noProof/>
          <w:sz w:val="22"/>
          <w:szCs w:val="22"/>
          <w:vertAlign w:val="superscript"/>
        </w:rPr>
        <w:t>30,37,40</w:t>
      </w:r>
      <w:r w:rsidRPr="008A0AB3">
        <w:rPr>
          <w:rFonts w:asciiTheme="minorHAnsi" w:hAnsiTheme="minorHAnsi" w:cstheme="minorHAnsi"/>
          <w:sz w:val="22"/>
          <w:szCs w:val="22"/>
        </w:rPr>
        <w:fldChar w:fldCharType="end"/>
      </w:r>
      <w:r w:rsidRPr="008A0AB3">
        <w:rPr>
          <w:rFonts w:asciiTheme="minorHAnsi" w:hAnsiTheme="minorHAnsi" w:cstheme="minorHAnsi"/>
          <w:sz w:val="22"/>
          <w:szCs w:val="22"/>
        </w:rPr>
        <w:t>. Suspected cases are those in which the patient presents with a fever and non-vesicular maculopapular rash, or in whom a healthcare worker suspects measles. Clinically compatible cases are those in which patients present with fever and maculopapular (non-vesicular) rash and at least one of cough, coryza or conjunctivitis.</w:t>
      </w:r>
      <w:r w:rsidRPr="008A0AB3">
        <w:rPr>
          <w:rFonts w:asciiTheme="minorHAnsi" w:hAnsiTheme="minorHAnsi" w:cstheme="minorHAnsi"/>
          <w:sz w:val="22"/>
          <w:szCs w:val="22"/>
        </w:rPr>
        <w:fldChar w:fldCharType="begin" w:fldLock="1"/>
      </w:r>
      <w:r w:rsidR="00A40734" w:rsidRPr="008A0AB3">
        <w:rPr>
          <w:rFonts w:asciiTheme="minorHAnsi" w:hAnsiTheme="minorHAnsi" w:cstheme="minorHAnsi"/>
          <w:sz w:val="22"/>
          <w:szCs w:val="22"/>
        </w:rPr>
        <w:instrText>ADDIN CSL_CITATION {"citationItems":[{"id":"ITEM-1","itemData":{"URL":"https://www.who.int/immunization/monitoring_surveillance/burden/vpd/surveillance_type/active/measles/en/","author":[{"dropping-particle":"","family":"WHO","given":"","non-dropping-particle":"","parse-names":false,"suffix":""}],"id":"ITEM-1","issued":{"date-parts":[["2018"]]},"title":"Measles: Immunization , Vaccines and Biologicals Measles","type":"webpage"},"uris":["http://www.mendeley.com/documents/?uuid=3b0130ee-0fbc-49ab-88ba-217f73c34bb2"]}],"mendeley":{"formattedCitation":"&lt;sup&gt;40&lt;/sup&gt;","plainTextFormattedCitation":"40","previouslyFormattedCitation":"&lt;sup&gt;40&lt;/sup&gt;"},"properties":{"noteIndex":0},"schema":"https://github.com/citation-style-language/schema/raw/master/csl-citation.json"}</w:instrText>
      </w:r>
      <w:r w:rsidRPr="008A0AB3">
        <w:rPr>
          <w:rFonts w:asciiTheme="minorHAnsi" w:hAnsiTheme="minorHAnsi" w:cstheme="minorHAnsi"/>
          <w:sz w:val="22"/>
          <w:szCs w:val="22"/>
        </w:rPr>
        <w:fldChar w:fldCharType="separate"/>
      </w:r>
      <w:r w:rsidR="00A40734" w:rsidRPr="008A0AB3">
        <w:rPr>
          <w:rFonts w:asciiTheme="minorHAnsi" w:hAnsiTheme="minorHAnsi" w:cstheme="minorHAnsi"/>
          <w:noProof/>
          <w:sz w:val="22"/>
          <w:szCs w:val="22"/>
          <w:vertAlign w:val="superscript"/>
        </w:rPr>
        <w:t>40</w:t>
      </w:r>
      <w:r w:rsidRPr="008A0AB3">
        <w:rPr>
          <w:rFonts w:asciiTheme="minorHAnsi" w:hAnsiTheme="minorHAnsi" w:cstheme="minorHAnsi"/>
          <w:sz w:val="22"/>
          <w:szCs w:val="22"/>
        </w:rPr>
        <w:fldChar w:fldCharType="end"/>
      </w:r>
    </w:p>
    <w:p w14:paraId="6832A39A" w14:textId="77777777" w:rsidR="0040516A" w:rsidRDefault="00425F50" w:rsidP="0040516A">
      <w:pPr>
        <w:pStyle w:val="Essay"/>
        <w:spacing w:line="240" w:lineRule="auto"/>
        <w:rPr>
          <w:rFonts w:asciiTheme="minorHAnsi" w:hAnsiTheme="minorHAnsi" w:cstheme="minorHAnsi"/>
          <w:sz w:val="22"/>
          <w:szCs w:val="22"/>
        </w:rPr>
      </w:pPr>
      <w:r>
        <w:rPr>
          <w:rFonts w:asciiTheme="minorHAnsi" w:hAnsiTheme="minorHAnsi" w:cstheme="minorHAnsi"/>
          <w:sz w:val="22"/>
          <w:szCs w:val="22"/>
        </w:rPr>
        <w:t>Measles was chosen for closer investigation because, due to its high infectivity, it is highly sensitive to vaccination rates and thus can</w:t>
      </w:r>
      <w:commentRangeStart w:id="46"/>
      <w:r>
        <w:rPr>
          <w:rFonts w:asciiTheme="minorHAnsi" w:hAnsiTheme="minorHAnsi" w:cstheme="minorHAnsi"/>
          <w:sz w:val="22"/>
          <w:szCs w:val="22"/>
        </w:rPr>
        <w:t xml:space="preserve"> serve as a good indicator </w:t>
      </w:r>
      <w:commentRangeEnd w:id="46"/>
      <w:r w:rsidR="000D226A">
        <w:rPr>
          <w:rStyle w:val="CommentReference"/>
          <w:rFonts w:asciiTheme="minorHAnsi" w:hAnsiTheme="minorHAnsi"/>
        </w:rPr>
        <w:commentReference w:id="46"/>
      </w:r>
      <w:r>
        <w:rPr>
          <w:rFonts w:asciiTheme="minorHAnsi" w:hAnsiTheme="minorHAnsi" w:cstheme="minorHAnsi"/>
          <w:sz w:val="22"/>
          <w:szCs w:val="22"/>
        </w:rPr>
        <w:t xml:space="preserve">of drops in vaccination rates within a relatively short time period. </w:t>
      </w:r>
      <w:commentRangeStart w:id="47"/>
      <w:r>
        <w:rPr>
          <w:rFonts w:asciiTheme="minorHAnsi" w:hAnsiTheme="minorHAnsi" w:cstheme="minorHAnsi"/>
          <w:sz w:val="22"/>
          <w:szCs w:val="22"/>
        </w:rPr>
        <w:t>Many public health consequences of conflict may not become fully apparent for years to come</w:t>
      </w:r>
      <w:r w:rsidR="00BF5D5A">
        <w:rPr>
          <w:rFonts w:asciiTheme="minorHAnsi" w:hAnsiTheme="minorHAnsi" w:cstheme="minorHAnsi"/>
          <w:sz w:val="22"/>
          <w:szCs w:val="22"/>
        </w:rPr>
        <w:t>,</w:t>
      </w:r>
      <w:commentRangeEnd w:id="47"/>
      <w:r w:rsidR="000D226A">
        <w:rPr>
          <w:rStyle w:val="CommentReference"/>
          <w:rFonts w:asciiTheme="minorHAnsi" w:hAnsiTheme="minorHAnsi"/>
        </w:rPr>
        <w:commentReference w:id="47"/>
      </w:r>
      <w:r w:rsidR="00BF5D5A">
        <w:rPr>
          <w:rFonts w:asciiTheme="minorHAnsi" w:hAnsiTheme="minorHAnsi" w:cstheme="minorHAnsi"/>
          <w:sz w:val="22"/>
          <w:szCs w:val="22"/>
        </w:rPr>
        <w:t xml:space="preserve"> while Syria has already experienced multiple measles </w:t>
      </w:r>
      <w:r w:rsidR="00BF5D5A">
        <w:rPr>
          <w:rFonts w:asciiTheme="minorHAnsi" w:hAnsiTheme="minorHAnsi" w:cstheme="minorHAnsi"/>
          <w:sz w:val="22"/>
          <w:szCs w:val="22"/>
        </w:rPr>
        <w:lastRenderedPageBreak/>
        <w:t xml:space="preserve">epidemics </w:t>
      </w:r>
      <w:proofErr w:type="gramStart"/>
      <w:r w:rsidR="00BF5D5A">
        <w:rPr>
          <w:rFonts w:asciiTheme="minorHAnsi" w:hAnsiTheme="minorHAnsi" w:cstheme="minorHAnsi"/>
          <w:sz w:val="22"/>
          <w:szCs w:val="22"/>
        </w:rPr>
        <w:t>during the course of</w:t>
      </w:r>
      <w:proofErr w:type="gramEnd"/>
      <w:r w:rsidR="00BF5D5A">
        <w:rPr>
          <w:rFonts w:asciiTheme="minorHAnsi" w:hAnsiTheme="minorHAnsi" w:cstheme="minorHAnsi"/>
          <w:sz w:val="22"/>
          <w:szCs w:val="22"/>
        </w:rPr>
        <w:t xml:space="preserve"> the war. </w:t>
      </w:r>
      <w:r w:rsidR="000D226A">
        <w:rPr>
          <w:rFonts w:asciiTheme="minorHAnsi" w:hAnsiTheme="minorHAnsi" w:cstheme="minorHAnsi"/>
          <w:sz w:val="22"/>
          <w:szCs w:val="22"/>
        </w:rPr>
        <w:t>We also have some idea about the state of measles epidemiology i</w:t>
      </w:r>
      <w:commentRangeStart w:id="48"/>
      <w:r w:rsidR="000D226A">
        <w:rPr>
          <w:rFonts w:asciiTheme="minorHAnsi" w:hAnsiTheme="minorHAnsi" w:cstheme="minorHAnsi"/>
          <w:sz w:val="22"/>
          <w:szCs w:val="22"/>
        </w:rPr>
        <w:t>n Syria prior to the conflict, since Syria had eliminated autochthonous cases of measles since 1999</w:t>
      </w:r>
      <w:commentRangeEnd w:id="48"/>
      <w:r w:rsidR="000D226A">
        <w:rPr>
          <w:rStyle w:val="CommentReference"/>
          <w:rFonts w:asciiTheme="minorHAnsi" w:hAnsiTheme="minorHAnsi"/>
        </w:rPr>
        <w:commentReference w:id="48"/>
      </w:r>
      <w:r w:rsidR="000D226A">
        <w:rPr>
          <w:rFonts w:asciiTheme="minorHAnsi" w:hAnsiTheme="minorHAnsi" w:cstheme="minorHAnsi"/>
          <w:sz w:val="22"/>
          <w:szCs w:val="22"/>
        </w:rPr>
        <w:t>.</w:t>
      </w:r>
      <w:r w:rsidR="00C71F6A">
        <w:rPr>
          <w:rFonts w:asciiTheme="minorHAnsi" w:hAnsiTheme="minorHAnsi" w:cstheme="minorHAnsi"/>
          <w:sz w:val="22"/>
          <w:szCs w:val="22"/>
        </w:rPr>
        <w:t xml:space="preserve"> Lastly, it is well-measured by the EWARN system: </w:t>
      </w:r>
      <w:commentRangeStart w:id="49"/>
      <w:r w:rsidR="00C71F6A">
        <w:rPr>
          <w:rFonts w:asciiTheme="minorHAnsi" w:hAnsiTheme="minorHAnsi" w:cstheme="minorHAnsi"/>
          <w:sz w:val="22"/>
          <w:szCs w:val="22"/>
        </w:rPr>
        <w:t>most clinically suspected cases that are further tested receive laboratory confirmation.</w:t>
      </w:r>
      <w:commentRangeEnd w:id="49"/>
      <w:r w:rsidR="00C71F6A">
        <w:rPr>
          <w:rStyle w:val="CommentReference"/>
          <w:rFonts w:asciiTheme="minorHAnsi" w:hAnsiTheme="minorHAnsi"/>
        </w:rPr>
        <w:commentReference w:id="49"/>
      </w:r>
    </w:p>
    <w:p w14:paraId="76742548" w14:textId="166CD4F6" w:rsidR="006F10B4" w:rsidRPr="0040516A" w:rsidRDefault="006F10B4" w:rsidP="0040516A">
      <w:pPr>
        <w:pStyle w:val="Essay"/>
        <w:spacing w:line="240" w:lineRule="auto"/>
        <w:rPr>
          <w:rFonts w:asciiTheme="minorHAnsi" w:hAnsiTheme="minorHAnsi" w:cstheme="minorHAnsi"/>
          <w:sz w:val="22"/>
          <w:szCs w:val="22"/>
        </w:rPr>
      </w:pPr>
      <w:r w:rsidRPr="000C0B0B">
        <w:rPr>
          <w:rFonts w:asciiTheme="minorHAnsi" w:hAnsiTheme="minorHAnsi" w:cstheme="minorHAnsi"/>
          <w:i/>
          <w:sz w:val="22"/>
          <w:szCs w:val="22"/>
        </w:rPr>
        <w:t>Data Collection</w:t>
      </w:r>
    </w:p>
    <w:p w14:paraId="60C73211" w14:textId="6333BC36" w:rsidR="006F10B4" w:rsidRPr="008A0AB3" w:rsidRDefault="006F10B4" w:rsidP="00572DF8">
      <w:pPr>
        <w:spacing w:line="240" w:lineRule="auto"/>
        <w:jc w:val="both"/>
        <w:rPr>
          <w:rFonts w:cstheme="minorHAnsi"/>
        </w:rPr>
      </w:pPr>
      <w:r w:rsidRPr="008A0AB3">
        <w:rPr>
          <w:rFonts w:cstheme="minorHAnsi"/>
        </w:rPr>
        <w:t xml:space="preserve">EWARN’s data management is hierarchically structured by geographic levels. Individual health facilities are at the “field level”, and data is actively collected from each center by Field Level Officers (FLOs). Each FLO is responsible for </w:t>
      </w:r>
      <w:r w:rsidR="00783EAB">
        <w:rPr>
          <w:rFonts w:cstheme="minorHAnsi"/>
        </w:rPr>
        <w:t xml:space="preserve">collecting </w:t>
      </w:r>
      <w:r w:rsidRPr="008A0AB3">
        <w:rPr>
          <w:rFonts w:cstheme="minorHAnsi"/>
        </w:rPr>
        <w:t xml:space="preserve">weekly </w:t>
      </w:r>
      <w:r w:rsidR="00783EAB">
        <w:rPr>
          <w:rFonts w:cstheme="minorHAnsi"/>
        </w:rPr>
        <w:t xml:space="preserve">zero-reports in a specified format </w:t>
      </w:r>
      <w:r w:rsidRPr="008A0AB3">
        <w:rPr>
          <w:rFonts w:cstheme="minorHAnsi"/>
        </w:rPr>
        <w:t xml:space="preserve">from the health facilities within their designated area. These </w:t>
      </w:r>
      <w:r w:rsidR="00783EAB">
        <w:rPr>
          <w:rFonts w:cstheme="minorHAnsi"/>
        </w:rPr>
        <w:t>reports</w:t>
      </w:r>
      <w:r w:rsidRPr="008A0AB3">
        <w:rPr>
          <w:rFonts w:cstheme="minorHAnsi"/>
        </w:rPr>
        <w:t xml:space="preserve"> are then submitted to District Level Officers (DLOs), who </w:t>
      </w:r>
      <w:r w:rsidR="00783EAB">
        <w:rPr>
          <w:rFonts w:cstheme="minorHAnsi"/>
        </w:rPr>
        <w:t>collect</w:t>
      </w:r>
      <w:r w:rsidR="005F7BFF">
        <w:rPr>
          <w:rFonts w:cstheme="minorHAnsi"/>
        </w:rPr>
        <w:t xml:space="preserve"> the</w:t>
      </w:r>
      <w:r w:rsidR="00783EAB">
        <w:rPr>
          <w:rFonts w:cstheme="minorHAnsi"/>
        </w:rPr>
        <w:t xml:space="preserve"> reports</w:t>
      </w:r>
      <w:r w:rsidRPr="008A0AB3">
        <w:rPr>
          <w:rFonts w:cstheme="minorHAnsi"/>
        </w:rPr>
        <w:t xml:space="preserve"> from each community and subdistrict within </w:t>
      </w:r>
      <w:commentRangeStart w:id="50"/>
      <w:r w:rsidRPr="008A0AB3">
        <w:rPr>
          <w:rFonts w:cstheme="minorHAnsi"/>
        </w:rPr>
        <w:t xml:space="preserve">their </w:t>
      </w:r>
      <w:commentRangeEnd w:id="50"/>
      <w:r w:rsidRPr="008A0AB3">
        <w:rPr>
          <w:rStyle w:val="CommentReference"/>
          <w:rFonts w:cstheme="minorHAnsi"/>
          <w:sz w:val="22"/>
          <w:szCs w:val="22"/>
        </w:rPr>
        <w:commentReference w:id="50"/>
      </w:r>
      <w:r w:rsidRPr="008A0AB3">
        <w:rPr>
          <w:rFonts w:cstheme="minorHAnsi"/>
        </w:rPr>
        <w:t xml:space="preserve">designated district and then submit a weekly report to Central Level Officers (CLOs) at ACU’s headquarters in Gaziantep, Turkey. The CLOs then </w:t>
      </w:r>
      <w:r w:rsidR="005F7BFF">
        <w:rPr>
          <w:rFonts w:cstheme="minorHAnsi"/>
        </w:rPr>
        <w:t xml:space="preserve">document </w:t>
      </w:r>
      <w:r w:rsidRPr="008A0AB3">
        <w:rPr>
          <w:rFonts w:cstheme="minorHAnsi"/>
        </w:rPr>
        <w:t xml:space="preserve">these </w:t>
      </w:r>
      <w:r w:rsidR="005F7BFF">
        <w:rPr>
          <w:rFonts w:cstheme="minorHAnsi"/>
        </w:rPr>
        <w:t xml:space="preserve">facility </w:t>
      </w:r>
      <w:r w:rsidRPr="008A0AB3">
        <w:rPr>
          <w:rFonts w:cstheme="minorHAnsi"/>
        </w:rPr>
        <w:t xml:space="preserve">reports and publish weekly </w:t>
      </w:r>
      <w:r w:rsidR="005F7BFF">
        <w:rPr>
          <w:rFonts w:cstheme="minorHAnsi"/>
        </w:rPr>
        <w:t xml:space="preserve">aggregated </w:t>
      </w:r>
      <w:r w:rsidRPr="008A0AB3">
        <w:rPr>
          <w:rFonts w:cstheme="minorHAnsi"/>
        </w:rPr>
        <w:t xml:space="preserve">case-counts at the district and governorate level. </w:t>
      </w:r>
    </w:p>
    <w:p w14:paraId="54D89A34" w14:textId="77777777" w:rsidR="006F10B4" w:rsidRPr="008A0AB3" w:rsidRDefault="006F10B4" w:rsidP="00572DF8">
      <w:pPr>
        <w:spacing w:line="240" w:lineRule="auto"/>
        <w:jc w:val="both"/>
        <w:rPr>
          <w:rFonts w:cstheme="minorHAnsi"/>
        </w:rPr>
      </w:pPr>
      <w:r w:rsidRPr="008A0AB3">
        <w:rPr>
          <w:rFonts w:cstheme="minorHAnsi"/>
        </w:rPr>
        <w:t xml:space="preserve">The quality of the data is routinely assessed by calculating the </w:t>
      </w:r>
      <w:commentRangeStart w:id="51"/>
      <w:r w:rsidRPr="008A0AB3">
        <w:rPr>
          <w:rFonts w:cstheme="minorHAnsi"/>
        </w:rPr>
        <w:t>completeness and timeliness</w:t>
      </w:r>
      <w:commentRangeEnd w:id="51"/>
      <w:r w:rsidRPr="008A0AB3">
        <w:rPr>
          <w:rStyle w:val="CommentReference"/>
          <w:rFonts w:cstheme="minorHAnsi"/>
          <w:sz w:val="22"/>
          <w:szCs w:val="22"/>
        </w:rPr>
        <w:commentReference w:id="51"/>
      </w:r>
      <w:r w:rsidRPr="008A0AB3">
        <w:rPr>
          <w:rFonts w:cstheme="minorHAnsi"/>
        </w:rPr>
        <w:t xml:space="preserve"> of reporting for each district. EWARN enforces zero-reporting for the health facilities in its network to distinguish between non-reporting and true lack of cases, a crucial element for surveillance in a conflict setting where facilities or entire districts may be unable to report due to difficult circumstances.</w:t>
      </w:r>
    </w:p>
    <w:p w14:paraId="1685588A" w14:textId="6B1D7ED5" w:rsidR="000654C3" w:rsidRPr="008A0AB3" w:rsidRDefault="006F10B4"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Data was collected from January 1</w:t>
      </w:r>
      <w:r w:rsidRPr="008A0AB3">
        <w:rPr>
          <w:rFonts w:asciiTheme="minorHAnsi" w:eastAsia="Times New Roman" w:hAnsiTheme="minorHAnsi" w:cstheme="minorHAnsi"/>
          <w:sz w:val="22"/>
          <w:szCs w:val="22"/>
          <w:vertAlign w:val="superscript"/>
        </w:rPr>
        <w:t>st</w:t>
      </w:r>
      <w:r w:rsidRPr="008A0AB3">
        <w:rPr>
          <w:rFonts w:asciiTheme="minorHAnsi" w:eastAsia="Times New Roman" w:hAnsiTheme="minorHAnsi" w:cstheme="minorHAnsi"/>
          <w:sz w:val="22"/>
          <w:szCs w:val="22"/>
        </w:rPr>
        <w:t>, 2015 to July 31</w:t>
      </w:r>
      <w:r w:rsidRPr="008A0AB3">
        <w:rPr>
          <w:rFonts w:asciiTheme="minorHAnsi" w:eastAsia="Times New Roman" w:hAnsiTheme="minorHAnsi" w:cstheme="minorHAnsi"/>
          <w:sz w:val="22"/>
          <w:szCs w:val="22"/>
          <w:vertAlign w:val="superscript"/>
        </w:rPr>
        <w:t>st</w:t>
      </w:r>
      <w:r w:rsidRPr="008A0AB3">
        <w:rPr>
          <w:rFonts w:asciiTheme="minorHAnsi" w:eastAsia="Times New Roman" w:hAnsiTheme="minorHAnsi" w:cstheme="minorHAnsi"/>
          <w:sz w:val="22"/>
          <w:szCs w:val="22"/>
        </w:rPr>
        <w:t>, 2019 through active surveillance of healthcare facilities within EWARN. Population-level information was collected, including 1) locale of each case at the subdistrict-level, 2) sex of each case, 3) whether the case was younger than or older than five years of age.</w:t>
      </w:r>
    </w:p>
    <w:p w14:paraId="0D693422" w14:textId="128C1E5B" w:rsidR="006F10B4" w:rsidRPr="00571C2F" w:rsidRDefault="006F10B4" w:rsidP="00571C2F">
      <w:pPr>
        <w:pStyle w:val="Essay"/>
        <w:spacing w:line="240" w:lineRule="auto"/>
        <w:rPr>
          <w:rFonts w:cstheme="minorHAnsi"/>
          <w:i/>
        </w:rPr>
      </w:pPr>
      <w:commentRangeStart w:id="52"/>
      <w:r w:rsidRPr="00571C2F">
        <w:rPr>
          <w:rFonts w:asciiTheme="minorHAnsi" w:hAnsiTheme="minorHAnsi" w:cstheme="minorHAnsi"/>
          <w:i/>
          <w:sz w:val="22"/>
          <w:szCs w:val="22"/>
        </w:rPr>
        <w:t xml:space="preserve">Data </w:t>
      </w:r>
      <w:commentRangeEnd w:id="52"/>
      <w:r w:rsidRPr="00571C2F">
        <w:rPr>
          <w:rStyle w:val="CommentReference"/>
          <w:rFonts w:asciiTheme="minorHAnsi" w:hAnsiTheme="minorHAnsi" w:cstheme="minorHAnsi"/>
          <w:i/>
          <w:sz w:val="22"/>
          <w:szCs w:val="22"/>
        </w:rPr>
        <w:commentReference w:id="52"/>
      </w:r>
      <w:r w:rsidRPr="00571C2F">
        <w:rPr>
          <w:rFonts w:asciiTheme="minorHAnsi" w:hAnsiTheme="minorHAnsi" w:cstheme="minorHAnsi"/>
          <w:i/>
          <w:sz w:val="22"/>
          <w:szCs w:val="22"/>
        </w:rPr>
        <w:t xml:space="preserve">Management </w:t>
      </w:r>
      <w:r w:rsidR="00A175CC" w:rsidRPr="00571C2F">
        <w:rPr>
          <w:rFonts w:asciiTheme="minorHAnsi" w:hAnsiTheme="minorHAnsi" w:cstheme="minorHAnsi"/>
          <w:i/>
          <w:sz w:val="22"/>
          <w:szCs w:val="22"/>
        </w:rPr>
        <w:t>and Analysis</w:t>
      </w:r>
    </w:p>
    <w:p w14:paraId="70250F94" w14:textId="081E3E76" w:rsidR="000654C3" w:rsidRPr="008A0AB3" w:rsidRDefault="006F10B4" w:rsidP="00572DF8">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Data was documented and shared by the organization using Microsoft Excel. The results were analyzed and visualized using R and ArcGIS. Descriptive analyses of surveillance data used characteristics of the study population, which included binary variables for age, sex, and geographic district. The</w:t>
      </w:r>
      <w:commentRangeStart w:id="53"/>
      <w:r w:rsidRPr="008A0AB3">
        <w:rPr>
          <w:rFonts w:asciiTheme="minorHAnsi" w:hAnsiTheme="minorHAnsi" w:cstheme="minorHAnsi"/>
          <w:sz w:val="22"/>
          <w:szCs w:val="22"/>
        </w:rPr>
        <w:t xml:space="preserve"> χ</w:t>
      </w:r>
      <w:r w:rsidRPr="008A0AB3">
        <w:rPr>
          <w:rFonts w:asciiTheme="minorHAnsi" w:hAnsiTheme="minorHAnsi" w:cstheme="minorHAnsi"/>
          <w:sz w:val="22"/>
          <w:szCs w:val="22"/>
          <w:vertAlign w:val="superscript"/>
        </w:rPr>
        <w:t>2</w:t>
      </w:r>
      <w:r w:rsidRPr="008A0AB3">
        <w:rPr>
          <w:rFonts w:asciiTheme="minorHAnsi" w:hAnsiTheme="minorHAnsi" w:cstheme="minorHAnsi"/>
          <w:sz w:val="22"/>
          <w:szCs w:val="22"/>
        </w:rPr>
        <w:t xml:space="preserve"> </w:t>
      </w:r>
      <w:commentRangeEnd w:id="53"/>
      <w:r w:rsidRPr="008A0AB3">
        <w:rPr>
          <w:rStyle w:val="CommentReference"/>
          <w:rFonts w:asciiTheme="minorHAnsi" w:hAnsiTheme="minorHAnsi" w:cstheme="minorHAnsi"/>
          <w:sz w:val="22"/>
          <w:szCs w:val="22"/>
        </w:rPr>
        <w:commentReference w:id="53"/>
      </w:r>
      <w:r w:rsidRPr="008A0AB3">
        <w:rPr>
          <w:rFonts w:asciiTheme="minorHAnsi" w:hAnsiTheme="minorHAnsi" w:cstheme="minorHAnsi"/>
          <w:sz w:val="22"/>
          <w:szCs w:val="22"/>
        </w:rPr>
        <w:t xml:space="preserve">test was </w:t>
      </w:r>
      <w:commentRangeStart w:id="54"/>
      <w:r w:rsidRPr="008A0AB3">
        <w:rPr>
          <w:rFonts w:asciiTheme="minorHAnsi" w:hAnsiTheme="minorHAnsi" w:cstheme="minorHAnsi"/>
          <w:sz w:val="22"/>
          <w:szCs w:val="22"/>
        </w:rPr>
        <w:t>used</w:t>
      </w:r>
      <w:commentRangeEnd w:id="54"/>
      <w:r w:rsidRPr="008A0AB3">
        <w:rPr>
          <w:rStyle w:val="CommentReference"/>
          <w:rFonts w:asciiTheme="minorHAnsi" w:hAnsiTheme="minorHAnsi" w:cstheme="minorHAnsi"/>
          <w:sz w:val="22"/>
          <w:szCs w:val="22"/>
        </w:rPr>
        <w:commentReference w:id="54"/>
      </w:r>
      <w:r w:rsidRPr="008A0AB3">
        <w:rPr>
          <w:rFonts w:asciiTheme="minorHAnsi" w:hAnsiTheme="minorHAnsi" w:cstheme="minorHAnsi"/>
          <w:sz w:val="22"/>
          <w:szCs w:val="22"/>
        </w:rPr>
        <w:t xml:space="preserve">, with a P-value of &lt;0.05 chosen as the threshold for </w:t>
      </w:r>
      <w:commentRangeStart w:id="55"/>
      <w:r w:rsidRPr="008A0AB3">
        <w:rPr>
          <w:rFonts w:asciiTheme="minorHAnsi" w:hAnsiTheme="minorHAnsi" w:cstheme="minorHAnsi"/>
          <w:sz w:val="22"/>
          <w:szCs w:val="22"/>
        </w:rPr>
        <w:t>significance</w:t>
      </w:r>
      <w:commentRangeEnd w:id="55"/>
      <w:r w:rsidRPr="008A0AB3">
        <w:rPr>
          <w:rStyle w:val="CommentReference"/>
          <w:rFonts w:asciiTheme="minorHAnsi" w:hAnsiTheme="minorHAnsi" w:cstheme="minorHAnsi"/>
          <w:sz w:val="22"/>
          <w:szCs w:val="22"/>
        </w:rPr>
        <w:commentReference w:id="55"/>
      </w:r>
      <w:r w:rsidRPr="008A0AB3">
        <w:rPr>
          <w:rFonts w:asciiTheme="minorHAnsi" w:hAnsiTheme="minorHAnsi" w:cstheme="minorHAnsi"/>
          <w:sz w:val="22"/>
          <w:szCs w:val="22"/>
        </w:rPr>
        <w:t xml:space="preserve">. </w:t>
      </w:r>
      <w:r w:rsidR="000654C3">
        <w:rPr>
          <w:rFonts w:asciiTheme="minorHAnsi" w:hAnsiTheme="minorHAnsi" w:cstheme="minorHAnsi"/>
          <w:sz w:val="22"/>
          <w:szCs w:val="22"/>
        </w:rPr>
        <w:t xml:space="preserve">All data was maintained in secured encrypted password protected machines. </w:t>
      </w:r>
    </w:p>
    <w:p w14:paraId="6E216BF7" w14:textId="77777777" w:rsidR="00E5080D" w:rsidRPr="00571C2F" w:rsidRDefault="00E5080D" w:rsidP="00571C2F">
      <w:pPr>
        <w:pStyle w:val="Essay"/>
        <w:spacing w:line="240" w:lineRule="auto"/>
        <w:rPr>
          <w:rFonts w:asciiTheme="minorHAnsi" w:hAnsiTheme="minorHAnsi" w:cstheme="minorHAnsi"/>
          <w:i/>
          <w:sz w:val="22"/>
          <w:szCs w:val="22"/>
        </w:rPr>
      </w:pPr>
      <w:r w:rsidRPr="00571C2F">
        <w:rPr>
          <w:rFonts w:asciiTheme="minorHAnsi" w:hAnsiTheme="minorHAnsi" w:cstheme="minorHAnsi"/>
          <w:i/>
          <w:sz w:val="22"/>
          <w:szCs w:val="22"/>
        </w:rPr>
        <w:t>Ethical Approval</w:t>
      </w:r>
    </w:p>
    <w:p w14:paraId="1337DF44" w14:textId="3C89EA7E" w:rsidR="00E5080D" w:rsidRPr="008A0AB3" w:rsidRDefault="00E5080D" w:rsidP="00572DF8">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This study was</w:t>
      </w:r>
      <w:r w:rsidR="009E1BF7" w:rsidRPr="008A0AB3">
        <w:rPr>
          <w:rFonts w:asciiTheme="minorHAnsi" w:hAnsiTheme="minorHAnsi" w:cstheme="minorHAnsi"/>
          <w:sz w:val="22"/>
          <w:szCs w:val="22"/>
        </w:rPr>
        <w:t xml:space="preserve"> reviewed and</w:t>
      </w:r>
      <w:r w:rsidRPr="008A0AB3">
        <w:rPr>
          <w:rFonts w:asciiTheme="minorHAnsi" w:hAnsiTheme="minorHAnsi" w:cstheme="minorHAnsi"/>
          <w:sz w:val="22"/>
          <w:szCs w:val="22"/>
        </w:rPr>
        <w:t xml:space="preserve"> exempted by the University of California, Berkeley Institutional Review Board.</w:t>
      </w:r>
    </w:p>
    <w:p w14:paraId="3B0E238B" w14:textId="3F5B0D5F" w:rsidR="000654C3" w:rsidRDefault="007151E0" w:rsidP="000654C3">
      <w:pPr>
        <w:pStyle w:val="Essay"/>
        <w:numPr>
          <w:ilvl w:val="0"/>
          <w:numId w:val="1"/>
        </w:numPr>
        <w:spacing w:line="240" w:lineRule="auto"/>
        <w:rPr>
          <w:rFonts w:asciiTheme="minorHAnsi" w:hAnsiTheme="minorHAnsi" w:cstheme="minorHAnsi"/>
          <w:b/>
          <w:sz w:val="22"/>
          <w:szCs w:val="22"/>
        </w:rPr>
      </w:pPr>
      <w:bookmarkStart w:id="56" w:name="Results"/>
      <w:commentRangeStart w:id="57"/>
      <w:r w:rsidRPr="006314F1">
        <w:rPr>
          <w:rFonts w:cstheme="minorHAnsi"/>
          <w:b/>
        </w:rPr>
        <w:t>Results</w:t>
      </w:r>
      <w:commentRangeEnd w:id="57"/>
      <w:r w:rsidRPr="006314F1">
        <w:rPr>
          <w:rStyle w:val="CommentReference"/>
          <w:rFonts w:cstheme="minorHAnsi"/>
          <w:b/>
          <w:sz w:val="22"/>
          <w:szCs w:val="22"/>
        </w:rPr>
        <w:commentReference w:id="57"/>
      </w:r>
      <w:bookmarkEnd w:id="56"/>
    </w:p>
    <w:p w14:paraId="4B1558FB" w14:textId="04FD9617" w:rsidR="007151E0" w:rsidRPr="006314F1" w:rsidRDefault="007151E0" w:rsidP="006314F1">
      <w:pPr>
        <w:pStyle w:val="Essay"/>
        <w:spacing w:line="240" w:lineRule="auto"/>
        <w:rPr>
          <w:rFonts w:asciiTheme="minorHAnsi" w:hAnsiTheme="minorHAnsi" w:cstheme="minorHAnsi"/>
          <w:b/>
          <w:sz w:val="22"/>
          <w:szCs w:val="22"/>
        </w:rPr>
      </w:pPr>
      <w:commentRangeStart w:id="58"/>
      <w:r w:rsidRPr="006314F1">
        <w:rPr>
          <w:rStyle w:val="CommentReference"/>
          <w:rFonts w:asciiTheme="minorHAnsi" w:hAnsiTheme="minorHAnsi" w:cstheme="minorHAnsi"/>
          <w:i/>
          <w:sz w:val="22"/>
          <w:szCs w:val="22"/>
        </w:rPr>
        <w:commentReference w:id="59"/>
      </w:r>
      <w:commentRangeEnd w:id="58"/>
      <w:r w:rsidRPr="006314F1">
        <w:rPr>
          <w:rStyle w:val="CommentReference"/>
          <w:rFonts w:asciiTheme="minorHAnsi" w:hAnsiTheme="minorHAnsi" w:cstheme="minorHAnsi"/>
          <w:i/>
          <w:sz w:val="22"/>
          <w:szCs w:val="22"/>
        </w:rPr>
        <w:commentReference w:id="58"/>
      </w:r>
      <w:commentRangeStart w:id="60"/>
      <w:commentRangeEnd w:id="60"/>
      <w:r w:rsidRPr="006314F1">
        <w:rPr>
          <w:rStyle w:val="CommentReference"/>
          <w:rFonts w:asciiTheme="minorHAnsi" w:hAnsiTheme="minorHAnsi" w:cstheme="minorHAnsi"/>
          <w:i/>
          <w:sz w:val="22"/>
          <w:szCs w:val="22"/>
        </w:rPr>
        <w:commentReference w:id="60"/>
      </w:r>
      <w:r w:rsidRPr="006314F1">
        <w:rPr>
          <w:rFonts w:asciiTheme="minorHAnsi" w:eastAsia="Times New Roman" w:hAnsiTheme="minorHAnsi" w:cstheme="minorHAnsi"/>
          <w:i/>
          <w:sz w:val="22"/>
          <w:szCs w:val="22"/>
        </w:rPr>
        <w:t>Surveillance System</w:t>
      </w:r>
    </w:p>
    <w:p w14:paraId="0D0378C4" w14:textId="6CF995A0" w:rsidR="007151E0" w:rsidRPr="008A0AB3" w:rsidRDefault="007151E0"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A total of</w:t>
      </w:r>
      <w:bookmarkStart w:id="61" w:name="_Hlk18161816"/>
      <w:r w:rsidRPr="008A0AB3">
        <w:rPr>
          <w:rFonts w:asciiTheme="minorHAnsi" w:eastAsia="Times New Roman" w:hAnsiTheme="minorHAnsi" w:cstheme="minorHAnsi"/>
          <w:sz w:val="22"/>
          <w:szCs w:val="22"/>
        </w:rPr>
        <w:t xml:space="preserve"> 40,577,249 consultations were conducted by facilities within </w:t>
      </w:r>
      <w:r w:rsidR="000654C3">
        <w:rPr>
          <w:rFonts w:asciiTheme="minorHAnsi" w:eastAsia="Times New Roman" w:hAnsiTheme="minorHAnsi" w:cstheme="minorHAnsi"/>
          <w:sz w:val="22"/>
          <w:szCs w:val="22"/>
        </w:rPr>
        <w:t xml:space="preserve">the </w:t>
      </w:r>
      <w:r w:rsidRPr="008A0AB3">
        <w:rPr>
          <w:rFonts w:asciiTheme="minorHAnsi" w:eastAsia="Times New Roman" w:hAnsiTheme="minorHAnsi" w:cstheme="minorHAnsi"/>
          <w:sz w:val="22"/>
          <w:szCs w:val="22"/>
        </w:rPr>
        <w:t xml:space="preserve">EWARN </w:t>
      </w:r>
      <w:r w:rsidR="006314F1">
        <w:rPr>
          <w:rFonts w:asciiTheme="minorHAnsi" w:eastAsia="Times New Roman" w:hAnsiTheme="minorHAnsi" w:cstheme="minorHAnsi"/>
          <w:sz w:val="22"/>
          <w:szCs w:val="22"/>
        </w:rPr>
        <w:t xml:space="preserve">January 2015 and </w:t>
      </w:r>
      <w:r w:rsidR="00482F20">
        <w:rPr>
          <w:rFonts w:asciiTheme="minorHAnsi" w:eastAsia="Times New Roman" w:hAnsiTheme="minorHAnsi" w:cstheme="minorHAnsi"/>
          <w:sz w:val="22"/>
          <w:szCs w:val="22"/>
        </w:rPr>
        <w:t>June 2019</w:t>
      </w:r>
      <w:r w:rsidRPr="008A0AB3">
        <w:rPr>
          <w:rFonts w:asciiTheme="minorHAnsi" w:eastAsia="Times New Roman" w:hAnsiTheme="minorHAnsi" w:cstheme="minorHAnsi"/>
          <w:sz w:val="22"/>
          <w:szCs w:val="22"/>
        </w:rPr>
        <w:t xml:space="preserve">. Of those, 7,925,079 (19.53%) </w:t>
      </w:r>
      <w:bookmarkEnd w:id="61"/>
      <w:r w:rsidRPr="008A0AB3">
        <w:rPr>
          <w:rFonts w:asciiTheme="minorHAnsi" w:eastAsia="Times New Roman" w:hAnsiTheme="minorHAnsi" w:cstheme="minorHAnsi"/>
          <w:sz w:val="22"/>
          <w:szCs w:val="22"/>
        </w:rPr>
        <w:t>were</w:t>
      </w:r>
      <w:commentRangeStart w:id="62"/>
      <w:r w:rsidRPr="008A0AB3">
        <w:rPr>
          <w:rFonts w:asciiTheme="minorHAnsi" w:eastAsia="Times New Roman" w:hAnsiTheme="minorHAnsi" w:cstheme="minorHAnsi"/>
          <w:sz w:val="22"/>
          <w:szCs w:val="22"/>
        </w:rPr>
        <w:t xml:space="preserve"> cases that meet the criteria for one of </w:t>
      </w:r>
      <w:proofErr w:type="gramStart"/>
      <w:r w:rsidRPr="008A0AB3">
        <w:rPr>
          <w:rFonts w:asciiTheme="minorHAnsi" w:eastAsia="Times New Roman" w:hAnsiTheme="minorHAnsi" w:cstheme="minorHAnsi"/>
          <w:sz w:val="22"/>
          <w:szCs w:val="22"/>
        </w:rPr>
        <w:t>the  EWARN</w:t>
      </w:r>
      <w:proofErr w:type="gramEnd"/>
      <w:r w:rsidRPr="008A0AB3">
        <w:rPr>
          <w:rFonts w:asciiTheme="minorHAnsi" w:eastAsia="Times New Roman" w:hAnsiTheme="minorHAnsi" w:cstheme="minorHAnsi"/>
          <w:sz w:val="22"/>
          <w:szCs w:val="22"/>
        </w:rPr>
        <w:t xml:space="preserve"> syndromes</w:t>
      </w:r>
      <w:commentRangeEnd w:id="62"/>
      <w:r w:rsidRPr="008A0AB3">
        <w:rPr>
          <w:rStyle w:val="CommentReference"/>
          <w:rFonts w:asciiTheme="minorHAnsi" w:hAnsiTheme="minorHAnsi" w:cstheme="minorHAnsi"/>
          <w:sz w:val="22"/>
          <w:szCs w:val="22"/>
        </w:rPr>
        <w:commentReference w:id="62"/>
      </w:r>
      <w:r w:rsidRPr="008A0AB3">
        <w:rPr>
          <w:rFonts w:asciiTheme="minorHAnsi" w:eastAsia="Times New Roman" w:hAnsiTheme="minorHAnsi" w:cstheme="minorHAnsi"/>
          <w:sz w:val="22"/>
          <w:szCs w:val="22"/>
        </w:rPr>
        <w:t xml:space="preserve">, while the remaining 80.47% were cases whose clinic presentation did not meet the definitions of any of the syndromes documented by EWARN. </w:t>
      </w:r>
      <w:commentRangeStart w:id="63"/>
      <w:r w:rsidRPr="008A0AB3">
        <w:rPr>
          <w:rFonts w:asciiTheme="minorHAnsi" w:eastAsia="Times New Roman" w:hAnsiTheme="minorHAnsi" w:cstheme="minorHAnsi"/>
          <w:sz w:val="22"/>
          <w:szCs w:val="22"/>
        </w:rPr>
        <w:t>Table 1</w:t>
      </w:r>
      <w:commentRangeEnd w:id="63"/>
      <w:r w:rsidRPr="008A0AB3">
        <w:rPr>
          <w:rStyle w:val="CommentReference"/>
          <w:rFonts w:asciiTheme="minorHAnsi" w:hAnsiTheme="minorHAnsi" w:cstheme="minorHAnsi"/>
          <w:sz w:val="22"/>
          <w:szCs w:val="22"/>
        </w:rPr>
        <w:commentReference w:id="63"/>
      </w:r>
      <w:r w:rsidRPr="008A0AB3">
        <w:rPr>
          <w:rFonts w:asciiTheme="minorHAnsi" w:eastAsia="Times New Roman" w:hAnsiTheme="minorHAnsi" w:cstheme="minorHAnsi"/>
          <w:sz w:val="22"/>
          <w:szCs w:val="22"/>
        </w:rPr>
        <w:t xml:space="preserve"> </w:t>
      </w:r>
      <w:r w:rsidR="000654C3">
        <w:rPr>
          <w:rFonts w:asciiTheme="minorHAnsi" w:eastAsia="Times New Roman" w:hAnsiTheme="minorHAnsi" w:cstheme="minorHAnsi"/>
          <w:sz w:val="22"/>
          <w:szCs w:val="22"/>
        </w:rPr>
        <w:t>illustrates</w:t>
      </w:r>
      <w:r w:rsidRPr="008A0AB3">
        <w:rPr>
          <w:rFonts w:asciiTheme="minorHAnsi" w:eastAsia="Times New Roman" w:hAnsiTheme="minorHAnsi" w:cstheme="minorHAnsi"/>
          <w:sz w:val="22"/>
          <w:szCs w:val="22"/>
        </w:rPr>
        <w:t xml:space="preserve"> the population characteristics of the cases. </w:t>
      </w:r>
      <w:commentRangeStart w:id="64"/>
      <w:r w:rsidRPr="008A0AB3">
        <w:rPr>
          <w:rFonts w:asciiTheme="minorHAnsi" w:eastAsia="Times New Roman" w:hAnsiTheme="minorHAnsi" w:cstheme="minorHAnsi"/>
          <w:sz w:val="22"/>
          <w:szCs w:val="22"/>
        </w:rPr>
        <w:t xml:space="preserve">Population estimates did not capture characteristics of the entire population, thus incidence for each syndrome could not be stratified by age and sex. </w:t>
      </w:r>
      <w:commentRangeEnd w:id="64"/>
      <w:r w:rsidRPr="008A0AB3">
        <w:rPr>
          <w:rStyle w:val="CommentReference"/>
          <w:rFonts w:asciiTheme="minorHAnsi" w:hAnsiTheme="minorHAnsi" w:cstheme="minorHAnsi"/>
          <w:sz w:val="22"/>
          <w:szCs w:val="22"/>
        </w:rPr>
        <w:commentReference w:id="64"/>
      </w:r>
    </w:p>
    <w:tbl>
      <w:tblPr>
        <w:tblStyle w:val="TableGrid"/>
        <w:tblW w:w="0" w:type="auto"/>
        <w:tblInd w:w="360" w:type="dxa"/>
        <w:tblLook w:val="04A0" w:firstRow="1" w:lastRow="0" w:firstColumn="1" w:lastColumn="0" w:noHBand="0" w:noVBand="1"/>
      </w:tblPr>
      <w:tblGrid>
        <w:gridCol w:w="2290"/>
        <w:gridCol w:w="2118"/>
        <w:gridCol w:w="2020"/>
        <w:gridCol w:w="1832"/>
      </w:tblGrid>
      <w:tr w:rsidR="007151E0" w:rsidRPr="008A0AB3" w14:paraId="6F0CA243" w14:textId="77777777" w:rsidTr="002B2BB6">
        <w:tc>
          <w:tcPr>
            <w:tcW w:w="2290" w:type="dxa"/>
            <w:tcBorders>
              <w:top w:val="single" w:sz="8" w:space="0" w:color="auto"/>
              <w:left w:val="single" w:sz="8" w:space="0" w:color="auto"/>
              <w:bottom w:val="single" w:sz="8" w:space="0" w:color="auto"/>
              <w:right w:val="single" w:sz="8" w:space="0" w:color="auto"/>
            </w:tcBorders>
          </w:tcPr>
          <w:p w14:paraId="3520EA49" w14:textId="77777777" w:rsidR="007151E0" w:rsidRPr="008A0AB3" w:rsidRDefault="007151E0"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Syndromic Cases</w:t>
            </w:r>
          </w:p>
        </w:tc>
        <w:tc>
          <w:tcPr>
            <w:tcW w:w="2118" w:type="dxa"/>
            <w:tcBorders>
              <w:top w:val="single" w:sz="8" w:space="0" w:color="auto"/>
              <w:left w:val="single" w:sz="8" w:space="0" w:color="auto"/>
            </w:tcBorders>
          </w:tcPr>
          <w:p w14:paraId="4AC8BDE6" w14:textId="77777777" w:rsidR="007151E0" w:rsidRPr="008A0AB3" w:rsidRDefault="007151E0" w:rsidP="00572DF8">
            <w:pPr>
              <w:pStyle w:val="Essay"/>
              <w:spacing w:line="240" w:lineRule="auto"/>
              <w:rPr>
                <w:rFonts w:asciiTheme="minorHAnsi" w:eastAsia="Times New Roman" w:hAnsiTheme="minorHAnsi" w:cstheme="minorHAnsi"/>
                <w:b/>
                <w:bCs/>
                <w:sz w:val="22"/>
                <w:szCs w:val="22"/>
              </w:rPr>
            </w:pPr>
            <w:r w:rsidRPr="008A0AB3">
              <w:rPr>
                <w:rFonts w:asciiTheme="minorHAnsi" w:eastAsia="Times New Roman" w:hAnsiTheme="minorHAnsi" w:cstheme="minorHAnsi"/>
                <w:b/>
                <w:bCs/>
                <w:sz w:val="22"/>
                <w:szCs w:val="22"/>
              </w:rPr>
              <w:t>Female</w:t>
            </w:r>
          </w:p>
        </w:tc>
        <w:tc>
          <w:tcPr>
            <w:tcW w:w="2020" w:type="dxa"/>
            <w:tcBorders>
              <w:top w:val="single" w:sz="8" w:space="0" w:color="auto"/>
              <w:right w:val="single" w:sz="8" w:space="0" w:color="auto"/>
            </w:tcBorders>
          </w:tcPr>
          <w:p w14:paraId="1229F00F" w14:textId="77777777" w:rsidR="007151E0" w:rsidRPr="008A0AB3" w:rsidRDefault="007151E0" w:rsidP="00572DF8">
            <w:pPr>
              <w:pStyle w:val="Essay"/>
              <w:spacing w:line="240" w:lineRule="auto"/>
              <w:rPr>
                <w:rFonts w:asciiTheme="minorHAnsi" w:eastAsia="Times New Roman" w:hAnsiTheme="minorHAnsi" w:cstheme="minorHAnsi"/>
                <w:b/>
                <w:bCs/>
                <w:sz w:val="22"/>
                <w:szCs w:val="22"/>
              </w:rPr>
            </w:pPr>
            <w:r w:rsidRPr="008A0AB3">
              <w:rPr>
                <w:rFonts w:asciiTheme="minorHAnsi" w:eastAsia="Times New Roman" w:hAnsiTheme="minorHAnsi" w:cstheme="minorHAnsi"/>
                <w:b/>
                <w:bCs/>
                <w:sz w:val="22"/>
                <w:szCs w:val="22"/>
              </w:rPr>
              <w:t>Male</w:t>
            </w:r>
          </w:p>
        </w:tc>
        <w:tc>
          <w:tcPr>
            <w:tcW w:w="1832" w:type="dxa"/>
            <w:tcBorders>
              <w:top w:val="single" w:sz="8" w:space="0" w:color="auto"/>
              <w:left w:val="single" w:sz="8" w:space="0" w:color="auto"/>
              <w:right w:val="single" w:sz="8" w:space="0" w:color="auto"/>
            </w:tcBorders>
          </w:tcPr>
          <w:p w14:paraId="6DEB1835" w14:textId="77777777" w:rsidR="007151E0" w:rsidRPr="008A0AB3" w:rsidRDefault="007151E0"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Total</w:t>
            </w:r>
          </w:p>
        </w:tc>
      </w:tr>
      <w:tr w:rsidR="007151E0" w:rsidRPr="008A0AB3" w14:paraId="3EA0D2E0" w14:textId="77777777" w:rsidTr="002B2BB6">
        <w:tc>
          <w:tcPr>
            <w:tcW w:w="2290" w:type="dxa"/>
            <w:tcBorders>
              <w:top w:val="single" w:sz="8" w:space="0" w:color="auto"/>
              <w:left w:val="single" w:sz="8" w:space="0" w:color="auto"/>
            </w:tcBorders>
          </w:tcPr>
          <w:p w14:paraId="52B9CBAA" w14:textId="77777777" w:rsidR="007151E0" w:rsidRPr="008A0AB3" w:rsidRDefault="007151E0" w:rsidP="00572DF8">
            <w:pPr>
              <w:pStyle w:val="Essay"/>
              <w:spacing w:line="240" w:lineRule="auto"/>
              <w:rPr>
                <w:rFonts w:asciiTheme="minorHAnsi" w:eastAsia="Times New Roman" w:hAnsiTheme="minorHAnsi" w:cstheme="minorHAnsi"/>
                <w:b/>
                <w:bCs/>
                <w:sz w:val="22"/>
                <w:szCs w:val="22"/>
              </w:rPr>
            </w:pPr>
            <w:r w:rsidRPr="008A0AB3">
              <w:rPr>
                <w:rFonts w:asciiTheme="minorHAnsi" w:eastAsia="Times New Roman" w:hAnsiTheme="minorHAnsi" w:cstheme="minorHAnsi"/>
                <w:b/>
                <w:bCs/>
                <w:sz w:val="22"/>
                <w:szCs w:val="22"/>
              </w:rPr>
              <w:lastRenderedPageBreak/>
              <w:t>&lt;5 years old</w:t>
            </w:r>
          </w:p>
        </w:tc>
        <w:tc>
          <w:tcPr>
            <w:tcW w:w="2118" w:type="dxa"/>
          </w:tcPr>
          <w:p w14:paraId="3CC7252E" w14:textId="77777777" w:rsidR="007151E0" w:rsidRPr="008A0AB3" w:rsidRDefault="007151E0"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1,591,412 (20.08%)</w:t>
            </w:r>
          </w:p>
        </w:tc>
        <w:tc>
          <w:tcPr>
            <w:tcW w:w="2020" w:type="dxa"/>
            <w:tcBorders>
              <w:right w:val="single" w:sz="8" w:space="0" w:color="auto"/>
            </w:tcBorders>
          </w:tcPr>
          <w:p w14:paraId="3EEA292E" w14:textId="77777777" w:rsidR="007151E0" w:rsidRPr="008A0AB3" w:rsidRDefault="007151E0"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1,616,073 (20.39%)</w:t>
            </w:r>
          </w:p>
        </w:tc>
        <w:tc>
          <w:tcPr>
            <w:tcW w:w="1832" w:type="dxa"/>
            <w:tcBorders>
              <w:left w:val="single" w:sz="8" w:space="0" w:color="auto"/>
              <w:right w:val="single" w:sz="8" w:space="0" w:color="auto"/>
            </w:tcBorders>
          </w:tcPr>
          <w:p w14:paraId="383AB0E3" w14:textId="77777777" w:rsidR="007151E0" w:rsidRPr="008A0AB3" w:rsidRDefault="007151E0"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3,207,486 (40.47%)</w:t>
            </w:r>
          </w:p>
        </w:tc>
      </w:tr>
      <w:tr w:rsidR="007151E0" w:rsidRPr="008A0AB3" w14:paraId="37210C61" w14:textId="77777777" w:rsidTr="002B2BB6">
        <w:tc>
          <w:tcPr>
            <w:tcW w:w="2290" w:type="dxa"/>
            <w:tcBorders>
              <w:left w:val="single" w:sz="8" w:space="0" w:color="auto"/>
              <w:bottom w:val="single" w:sz="8" w:space="0" w:color="auto"/>
            </w:tcBorders>
          </w:tcPr>
          <w:p w14:paraId="3AC6B01F" w14:textId="77777777" w:rsidR="007151E0" w:rsidRPr="008A0AB3" w:rsidRDefault="007151E0" w:rsidP="00572DF8">
            <w:pPr>
              <w:pStyle w:val="Essay"/>
              <w:spacing w:line="240" w:lineRule="auto"/>
              <w:rPr>
                <w:rFonts w:asciiTheme="minorHAnsi" w:eastAsia="Times New Roman" w:hAnsiTheme="minorHAnsi" w:cstheme="minorHAnsi"/>
                <w:b/>
                <w:bCs/>
                <w:sz w:val="22"/>
                <w:szCs w:val="22"/>
              </w:rPr>
            </w:pPr>
            <w:r w:rsidRPr="008A0AB3">
              <w:rPr>
                <w:rFonts w:asciiTheme="minorHAnsi" w:eastAsia="Times New Roman" w:hAnsiTheme="minorHAnsi" w:cstheme="minorHAnsi"/>
                <w:b/>
                <w:bCs/>
                <w:sz w:val="22"/>
                <w:szCs w:val="22"/>
              </w:rPr>
              <w:t>≥5 years old</w:t>
            </w:r>
          </w:p>
        </w:tc>
        <w:tc>
          <w:tcPr>
            <w:tcW w:w="2118" w:type="dxa"/>
            <w:tcBorders>
              <w:bottom w:val="single" w:sz="8" w:space="0" w:color="auto"/>
            </w:tcBorders>
          </w:tcPr>
          <w:p w14:paraId="735F5972" w14:textId="77777777" w:rsidR="007151E0" w:rsidRPr="008A0AB3" w:rsidRDefault="007151E0"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2,446,487 (30.87%)</w:t>
            </w:r>
          </w:p>
        </w:tc>
        <w:tc>
          <w:tcPr>
            <w:tcW w:w="2020" w:type="dxa"/>
            <w:tcBorders>
              <w:bottom w:val="single" w:sz="8" w:space="0" w:color="auto"/>
              <w:right w:val="single" w:sz="8" w:space="0" w:color="auto"/>
            </w:tcBorders>
          </w:tcPr>
          <w:p w14:paraId="2BF74F7E" w14:textId="77777777" w:rsidR="007151E0" w:rsidRPr="008A0AB3" w:rsidRDefault="007151E0"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2,271,107 (28.66%)</w:t>
            </w:r>
          </w:p>
        </w:tc>
        <w:tc>
          <w:tcPr>
            <w:tcW w:w="1832" w:type="dxa"/>
            <w:tcBorders>
              <w:left w:val="single" w:sz="8" w:space="0" w:color="auto"/>
              <w:bottom w:val="single" w:sz="8" w:space="0" w:color="auto"/>
              <w:right w:val="single" w:sz="8" w:space="0" w:color="auto"/>
            </w:tcBorders>
          </w:tcPr>
          <w:p w14:paraId="49B16FF6" w14:textId="77777777" w:rsidR="007151E0" w:rsidRPr="008A0AB3" w:rsidRDefault="007151E0"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4,717,593 (59.53%)</w:t>
            </w:r>
          </w:p>
        </w:tc>
      </w:tr>
      <w:tr w:rsidR="007151E0" w:rsidRPr="008A0AB3" w14:paraId="430CE85C" w14:textId="77777777" w:rsidTr="002B2BB6">
        <w:tc>
          <w:tcPr>
            <w:tcW w:w="2290" w:type="dxa"/>
            <w:tcBorders>
              <w:top w:val="single" w:sz="8" w:space="0" w:color="auto"/>
              <w:left w:val="single" w:sz="8" w:space="0" w:color="auto"/>
              <w:bottom w:val="single" w:sz="8" w:space="0" w:color="auto"/>
            </w:tcBorders>
          </w:tcPr>
          <w:p w14:paraId="09E4C12E" w14:textId="77777777" w:rsidR="007151E0" w:rsidRPr="008A0AB3" w:rsidRDefault="007151E0" w:rsidP="00572DF8">
            <w:pPr>
              <w:pStyle w:val="Essay"/>
              <w:spacing w:line="240" w:lineRule="auto"/>
              <w:rPr>
                <w:rFonts w:asciiTheme="minorHAnsi" w:eastAsia="Times New Roman" w:hAnsiTheme="minorHAnsi" w:cstheme="minorHAnsi"/>
                <w:i/>
                <w:iCs/>
                <w:sz w:val="22"/>
                <w:szCs w:val="22"/>
              </w:rPr>
            </w:pPr>
            <w:commentRangeStart w:id="65"/>
            <w:r w:rsidRPr="008A0AB3">
              <w:rPr>
                <w:rFonts w:asciiTheme="minorHAnsi" w:eastAsia="Times New Roman" w:hAnsiTheme="minorHAnsi" w:cstheme="minorHAnsi"/>
                <w:i/>
                <w:iCs/>
                <w:sz w:val="22"/>
                <w:szCs w:val="22"/>
              </w:rPr>
              <w:t>Total</w:t>
            </w:r>
            <w:commentRangeEnd w:id="65"/>
            <w:r w:rsidRPr="008A0AB3">
              <w:rPr>
                <w:rStyle w:val="CommentReference"/>
                <w:rFonts w:asciiTheme="minorHAnsi" w:hAnsiTheme="minorHAnsi" w:cstheme="minorHAnsi"/>
                <w:sz w:val="22"/>
                <w:szCs w:val="22"/>
              </w:rPr>
              <w:commentReference w:id="65"/>
            </w:r>
          </w:p>
        </w:tc>
        <w:tc>
          <w:tcPr>
            <w:tcW w:w="2118" w:type="dxa"/>
            <w:tcBorders>
              <w:top w:val="single" w:sz="8" w:space="0" w:color="auto"/>
              <w:bottom w:val="single" w:sz="8" w:space="0" w:color="auto"/>
            </w:tcBorders>
          </w:tcPr>
          <w:p w14:paraId="27D3B051" w14:textId="77777777" w:rsidR="007151E0" w:rsidRPr="008A0AB3" w:rsidRDefault="007151E0"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4,037,899 (50.95%)</w:t>
            </w:r>
          </w:p>
        </w:tc>
        <w:tc>
          <w:tcPr>
            <w:tcW w:w="2020" w:type="dxa"/>
            <w:tcBorders>
              <w:top w:val="single" w:sz="8" w:space="0" w:color="auto"/>
              <w:bottom w:val="single" w:sz="8" w:space="0" w:color="auto"/>
              <w:right w:val="single" w:sz="8" w:space="0" w:color="auto"/>
            </w:tcBorders>
          </w:tcPr>
          <w:p w14:paraId="7F1FEC83" w14:textId="77777777" w:rsidR="007151E0" w:rsidRPr="008A0AB3" w:rsidRDefault="007151E0"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3,887,180 (49.05%)</w:t>
            </w:r>
          </w:p>
        </w:tc>
        <w:tc>
          <w:tcPr>
            <w:tcW w:w="1832" w:type="dxa"/>
            <w:tcBorders>
              <w:top w:val="single" w:sz="8" w:space="0" w:color="auto"/>
              <w:left w:val="single" w:sz="8" w:space="0" w:color="auto"/>
              <w:bottom w:val="single" w:sz="8" w:space="0" w:color="auto"/>
              <w:right w:val="single" w:sz="8" w:space="0" w:color="auto"/>
            </w:tcBorders>
          </w:tcPr>
          <w:p w14:paraId="06C15CAC" w14:textId="77777777" w:rsidR="007151E0" w:rsidRPr="008A0AB3" w:rsidRDefault="007151E0"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7,925,079 (100%)</w:t>
            </w:r>
          </w:p>
        </w:tc>
      </w:tr>
    </w:tbl>
    <w:p w14:paraId="1778AD34" w14:textId="618B9847" w:rsidR="00E5080D" w:rsidRPr="008A0AB3" w:rsidRDefault="007151E0" w:rsidP="00572DF8">
      <w:pPr>
        <w:pStyle w:val="Essay"/>
        <w:spacing w:line="240" w:lineRule="auto"/>
        <w:rPr>
          <w:rFonts w:asciiTheme="minorHAnsi" w:hAnsiTheme="minorHAnsi" w:cstheme="minorHAnsi"/>
          <w:sz w:val="22"/>
          <w:szCs w:val="22"/>
        </w:rPr>
      </w:pPr>
      <w:r w:rsidRPr="008A0AB3">
        <w:rPr>
          <w:rFonts w:asciiTheme="minorHAnsi" w:hAnsiTheme="minorHAnsi" w:cstheme="minorHAnsi"/>
          <w:noProof/>
          <w:sz w:val="22"/>
          <w:szCs w:val="22"/>
        </w:rPr>
        <mc:AlternateContent>
          <mc:Choice Requires="wpg">
            <w:drawing>
              <wp:anchor distT="0" distB="0" distL="114300" distR="114300" simplePos="0" relativeHeight="251658240" behindDoc="0" locked="0" layoutInCell="1" allowOverlap="1" wp14:anchorId="33CFA8D2" wp14:editId="12C18389">
                <wp:simplePos x="0" y="0"/>
                <wp:positionH relativeFrom="column">
                  <wp:posOffset>-749300</wp:posOffset>
                </wp:positionH>
                <wp:positionV relativeFrom="paragraph">
                  <wp:posOffset>491490</wp:posOffset>
                </wp:positionV>
                <wp:extent cx="7369812" cy="4198620"/>
                <wp:effectExtent l="0" t="0" r="2540" b="0"/>
                <wp:wrapSquare wrapText="bothSides"/>
                <wp:docPr id="12" name="Group 12"/>
                <wp:cNvGraphicFramePr/>
                <a:graphic xmlns:a="http://schemas.openxmlformats.org/drawingml/2006/main">
                  <a:graphicData uri="http://schemas.microsoft.com/office/word/2010/wordprocessingGroup">
                    <wpg:wgp>
                      <wpg:cNvGrpSpPr/>
                      <wpg:grpSpPr>
                        <a:xfrm>
                          <a:off x="0" y="0"/>
                          <a:ext cx="7369812" cy="4198620"/>
                          <a:chOff x="0" y="0"/>
                          <a:chExt cx="7370359" cy="4199107"/>
                        </a:xfrm>
                      </wpg:grpSpPr>
                      <wps:wsp>
                        <wps:cNvPr id="4" name="Text Box 4"/>
                        <wps:cNvSpPr txBox="1"/>
                        <wps:spPr>
                          <a:xfrm>
                            <a:off x="3257947" y="2037128"/>
                            <a:ext cx="3055847" cy="266731"/>
                          </a:xfrm>
                          <a:prstGeom prst="rect">
                            <a:avLst/>
                          </a:prstGeom>
                          <a:solidFill>
                            <a:prstClr val="white"/>
                          </a:solidFill>
                          <a:ln>
                            <a:noFill/>
                          </a:ln>
                        </wps:spPr>
                        <wps:txbx>
                          <w:txbxContent>
                            <w:p w14:paraId="22D4D1B2" w14:textId="77777777" w:rsidR="00CE4350" w:rsidRPr="00B0701D" w:rsidRDefault="00CE4350" w:rsidP="007151E0">
                              <w:pPr>
                                <w:pStyle w:val="Caption"/>
                                <w:jc w:val="center"/>
                                <w:rPr>
                                  <w:noProof/>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42" name="Group 42"/>
                        <wpg:cNvGrpSpPr/>
                        <wpg:grpSpPr>
                          <a:xfrm>
                            <a:off x="0" y="0"/>
                            <a:ext cx="7370359" cy="4199107"/>
                            <a:chOff x="0" y="0"/>
                            <a:chExt cx="7370359" cy="4041835"/>
                          </a:xfrm>
                        </wpg:grpSpPr>
                        <wpg:grpSp>
                          <wpg:cNvPr id="32" name="Group 32"/>
                          <wpg:cNvGrpSpPr/>
                          <wpg:grpSpPr>
                            <a:xfrm>
                              <a:off x="0" y="0"/>
                              <a:ext cx="7370359" cy="4041835"/>
                              <a:chOff x="0" y="0"/>
                              <a:chExt cx="7370359" cy="4041835"/>
                            </a:xfrm>
                          </wpg:grpSpPr>
                          <wpg:grpSp>
                            <wpg:cNvPr id="25" name="Group 25"/>
                            <wpg:cNvGrpSpPr/>
                            <wpg:grpSpPr>
                              <a:xfrm>
                                <a:off x="0" y="0"/>
                                <a:ext cx="7370359" cy="4041835"/>
                                <a:chOff x="0" y="0"/>
                                <a:chExt cx="7370991" cy="4042352"/>
                              </a:xfrm>
                            </wpg:grpSpPr>
                            <wpg:grpSp>
                              <wpg:cNvPr id="37" name="Group 37"/>
                              <wpg:cNvGrpSpPr/>
                              <wpg:grpSpPr>
                                <a:xfrm>
                                  <a:off x="0" y="1894353"/>
                                  <a:ext cx="7370991" cy="2147999"/>
                                  <a:chOff x="0" y="1894353"/>
                                  <a:chExt cx="7370991" cy="2147999"/>
                                </a:xfrm>
                              </wpg:grpSpPr>
                              <wps:wsp>
                                <wps:cNvPr id="29" name="Text Box 29"/>
                                <wps:cNvSpPr txBox="1"/>
                                <wps:spPr>
                                  <a:xfrm>
                                    <a:off x="3118986" y="2150882"/>
                                    <a:ext cx="4252005" cy="1805975"/>
                                  </a:xfrm>
                                  <a:prstGeom prst="rect">
                                    <a:avLst/>
                                  </a:prstGeom>
                                  <a:solidFill>
                                    <a:prstClr val="white"/>
                                  </a:solidFill>
                                  <a:ln>
                                    <a:noFill/>
                                  </a:ln>
                                </wps:spPr>
                                <wps:txbx>
                                  <w:txbxContent>
                                    <w:tbl>
                                      <w:tblPr>
                                        <w:tblW w:w="6210" w:type="dxa"/>
                                        <w:tblLook w:val="04A0" w:firstRow="1" w:lastRow="0" w:firstColumn="1" w:lastColumn="0" w:noHBand="0" w:noVBand="1"/>
                                      </w:tblPr>
                                      <w:tblGrid>
                                        <w:gridCol w:w="792"/>
                                        <w:gridCol w:w="1728"/>
                                        <w:gridCol w:w="2160"/>
                                        <w:gridCol w:w="1530"/>
                                      </w:tblGrid>
                                      <w:tr w:rsidR="00CE4350" w:rsidRPr="00325BC5" w14:paraId="5E91F757" w14:textId="77777777" w:rsidTr="002B2BB6">
                                        <w:trPr>
                                          <w:trHeight w:val="288"/>
                                        </w:trPr>
                                        <w:tc>
                                          <w:tcPr>
                                            <w:tcW w:w="792" w:type="dxa"/>
                                            <w:tcBorders>
                                              <w:top w:val="nil"/>
                                              <w:left w:val="nil"/>
                                              <w:bottom w:val="single" w:sz="4" w:space="0" w:color="8EA9DB"/>
                                              <w:right w:val="nil"/>
                                            </w:tcBorders>
                                            <w:shd w:val="clear" w:color="D9E1F2" w:fill="D9E1F2"/>
                                            <w:noWrap/>
                                            <w:vAlign w:val="bottom"/>
                                            <w:hideMark/>
                                          </w:tcPr>
                                          <w:p w14:paraId="398632E9" w14:textId="77777777" w:rsidR="00CE4350" w:rsidRPr="00325BC5" w:rsidRDefault="00CE4350" w:rsidP="002B2BB6">
                                            <w:pPr>
                                              <w:spacing w:after="0" w:line="240" w:lineRule="auto"/>
                                              <w:rPr>
                                                <w:rFonts w:ascii="Calibri" w:eastAsia="Times New Roman" w:hAnsi="Calibri" w:cs="Calibri"/>
                                                <w:b/>
                                                <w:bCs/>
                                                <w:color w:val="000000"/>
                                              </w:rPr>
                                            </w:pPr>
                                            <w:r>
                                              <w:rPr>
                                                <w:rFonts w:ascii="Calibri" w:eastAsia="Times New Roman" w:hAnsi="Calibri" w:cs="Calibri"/>
                                                <w:b/>
                                                <w:bCs/>
                                                <w:color w:val="000000"/>
                                              </w:rPr>
                                              <w:t>Year</w:t>
                                            </w:r>
                                          </w:p>
                                        </w:tc>
                                        <w:tc>
                                          <w:tcPr>
                                            <w:tcW w:w="1728" w:type="dxa"/>
                                            <w:tcBorders>
                                              <w:top w:val="nil"/>
                                              <w:left w:val="nil"/>
                                              <w:bottom w:val="single" w:sz="4" w:space="0" w:color="8EA9DB"/>
                                              <w:right w:val="nil"/>
                                            </w:tcBorders>
                                            <w:shd w:val="clear" w:color="D9E1F2" w:fill="D9E1F2"/>
                                            <w:noWrap/>
                                            <w:vAlign w:val="bottom"/>
                                            <w:hideMark/>
                                          </w:tcPr>
                                          <w:p w14:paraId="6C5BEFC1" w14:textId="77777777" w:rsidR="00CE4350" w:rsidRPr="00325BC5" w:rsidRDefault="00CE4350"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Syndromic Consultations</w:t>
                                            </w:r>
                                          </w:p>
                                        </w:tc>
                                        <w:tc>
                                          <w:tcPr>
                                            <w:tcW w:w="2160" w:type="dxa"/>
                                            <w:tcBorders>
                                              <w:top w:val="nil"/>
                                              <w:left w:val="nil"/>
                                              <w:bottom w:val="single" w:sz="4" w:space="0" w:color="8EA9DB"/>
                                              <w:right w:val="nil"/>
                                            </w:tcBorders>
                                            <w:shd w:val="clear" w:color="D9E1F2" w:fill="D9E1F2"/>
                                            <w:noWrap/>
                                            <w:vAlign w:val="bottom"/>
                                            <w:hideMark/>
                                          </w:tcPr>
                                          <w:p w14:paraId="1E09BA86" w14:textId="77777777" w:rsidR="00CE4350" w:rsidRPr="00325BC5" w:rsidRDefault="00CE4350"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Non-Syndromic Consultations</w:t>
                                            </w:r>
                                          </w:p>
                                        </w:tc>
                                        <w:tc>
                                          <w:tcPr>
                                            <w:tcW w:w="1530" w:type="dxa"/>
                                            <w:tcBorders>
                                              <w:top w:val="nil"/>
                                              <w:left w:val="nil"/>
                                              <w:bottom w:val="single" w:sz="4" w:space="0" w:color="8EA9DB"/>
                                              <w:right w:val="nil"/>
                                            </w:tcBorders>
                                            <w:shd w:val="clear" w:color="D9E1F2" w:fill="D9E1F2"/>
                                            <w:vAlign w:val="bottom"/>
                                          </w:tcPr>
                                          <w:p w14:paraId="76456072" w14:textId="77777777" w:rsidR="00CE4350" w:rsidRPr="00325BC5" w:rsidRDefault="00CE4350"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Consultations</w:t>
                                            </w:r>
                                          </w:p>
                                        </w:tc>
                                      </w:tr>
                                      <w:tr w:rsidR="00CE4350" w:rsidRPr="00325BC5" w14:paraId="38B211DD" w14:textId="77777777" w:rsidTr="002B2BB6">
                                        <w:trPr>
                                          <w:trHeight w:val="288"/>
                                        </w:trPr>
                                        <w:tc>
                                          <w:tcPr>
                                            <w:tcW w:w="792" w:type="dxa"/>
                                            <w:tcBorders>
                                              <w:top w:val="nil"/>
                                              <w:left w:val="nil"/>
                                              <w:bottom w:val="nil"/>
                                              <w:right w:val="nil"/>
                                            </w:tcBorders>
                                            <w:shd w:val="clear" w:color="auto" w:fill="auto"/>
                                            <w:noWrap/>
                                            <w:vAlign w:val="bottom"/>
                                            <w:hideMark/>
                                          </w:tcPr>
                                          <w:p w14:paraId="20CA9D3F" w14:textId="77777777" w:rsidR="00CE4350" w:rsidRPr="00325BC5" w:rsidRDefault="00CE4350" w:rsidP="002B2BB6">
                                            <w:pPr>
                                              <w:spacing w:after="0" w:line="240" w:lineRule="auto"/>
                                              <w:rPr>
                                                <w:rFonts w:ascii="Calibri" w:eastAsia="Times New Roman" w:hAnsi="Calibri" w:cs="Calibri"/>
                                                <w:color w:val="000000"/>
                                              </w:rPr>
                                            </w:pPr>
                                            <w:r>
                                              <w:rPr>
                                                <w:rFonts w:ascii="Calibri" w:hAnsi="Calibri" w:cs="Calibri"/>
                                                <w:color w:val="000000"/>
                                              </w:rPr>
                                              <w:t>2015</w:t>
                                            </w:r>
                                          </w:p>
                                        </w:tc>
                                        <w:tc>
                                          <w:tcPr>
                                            <w:tcW w:w="1728" w:type="dxa"/>
                                            <w:tcBorders>
                                              <w:top w:val="nil"/>
                                              <w:left w:val="nil"/>
                                              <w:bottom w:val="nil"/>
                                              <w:right w:val="nil"/>
                                            </w:tcBorders>
                                            <w:shd w:val="clear" w:color="auto" w:fill="auto"/>
                                            <w:noWrap/>
                                            <w:vAlign w:val="bottom"/>
                                            <w:hideMark/>
                                          </w:tcPr>
                                          <w:p w14:paraId="17FF4F28"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942,398</w:t>
                                            </w:r>
                                          </w:p>
                                        </w:tc>
                                        <w:tc>
                                          <w:tcPr>
                                            <w:tcW w:w="2160" w:type="dxa"/>
                                            <w:tcBorders>
                                              <w:top w:val="nil"/>
                                              <w:left w:val="nil"/>
                                              <w:bottom w:val="nil"/>
                                              <w:right w:val="nil"/>
                                            </w:tcBorders>
                                            <w:shd w:val="clear" w:color="auto" w:fill="auto"/>
                                            <w:noWrap/>
                                            <w:vAlign w:val="bottom"/>
                                            <w:hideMark/>
                                          </w:tcPr>
                                          <w:p w14:paraId="388C8022"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5,523,324</w:t>
                                            </w:r>
                                          </w:p>
                                        </w:tc>
                                        <w:tc>
                                          <w:tcPr>
                                            <w:tcW w:w="1530" w:type="dxa"/>
                                            <w:tcBorders>
                                              <w:top w:val="nil"/>
                                              <w:left w:val="nil"/>
                                              <w:bottom w:val="nil"/>
                                              <w:right w:val="nil"/>
                                            </w:tcBorders>
                                            <w:vAlign w:val="bottom"/>
                                          </w:tcPr>
                                          <w:p w14:paraId="011C6096"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6,465,722</w:t>
                                            </w:r>
                                          </w:p>
                                        </w:tc>
                                      </w:tr>
                                      <w:tr w:rsidR="00CE4350" w:rsidRPr="00325BC5" w14:paraId="406969A1" w14:textId="77777777" w:rsidTr="002B2BB6">
                                        <w:trPr>
                                          <w:trHeight w:val="288"/>
                                        </w:trPr>
                                        <w:tc>
                                          <w:tcPr>
                                            <w:tcW w:w="792" w:type="dxa"/>
                                            <w:tcBorders>
                                              <w:top w:val="nil"/>
                                              <w:left w:val="nil"/>
                                              <w:bottom w:val="nil"/>
                                              <w:right w:val="nil"/>
                                            </w:tcBorders>
                                            <w:shd w:val="clear" w:color="auto" w:fill="auto"/>
                                            <w:noWrap/>
                                            <w:vAlign w:val="bottom"/>
                                            <w:hideMark/>
                                          </w:tcPr>
                                          <w:p w14:paraId="22642E0B" w14:textId="77777777" w:rsidR="00CE4350" w:rsidRPr="00325BC5" w:rsidRDefault="00CE4350" w:rsidP="002B2BB6">
                                            <w:pPr>
                                              <w:spacing w:after="0" w:line="240" w:lineRule="auto"/>
                                              <w:rPr>
                                                <w:rFonts w:ascii="Calibri" w:eastAsia="Times New Roman" w:hAnsi="Calibri" w:cs="Calibri"/>
                                                <w:color w:val="000000"/>
                                              </w:rPr>
                                            </w:pPr>
                                            <w:r>
                                              <w:rPr>
                                                <w:rFonts w:ascii="Calibri" w:hAnsi="Calibri" w:cs="Calibri"/>
                                                <w:color w:val="000000"/>
                                              </w:rPr>
                                              <w:t>2016</w:t>
                                            </w:r>
                                          </w:p>
                                        </w:tc>
                                        <w:tc>
                                          <w:tcPr>
                                            <w:tcW w:w="1728" w:type="dxa"/>
                                            <w:tcBorders>
                                              <w:top w:val="nil"/>
                                              <w:left w:val="nil"/>
                                              <w:bottom w:val="nil"/>
                                              <w:right w:val="nil"/>
                                            </w:tcBorders>
                                            <w:shd w:val="clear" w:color="auto" w:fill="auto"/>
                                            <w:noWrap/>
                                            <w:vAlign w:val="bottom"/>
                                            <w:hideMark/>
                                          </w:tcPr>
                                          <w:p w14:paraId="78472A5E"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1,839,233</w:t>
                                            </w:r>
                                          </w:p>
                                        </w:tc>
                                        <w:tc>
                                          <w:tcPr>
                                            <w:tcW w:w="2160" w:type="dxa"/>
                                            <w:tcBorders>
                                              <w:top w:val="nil"/>
                                              <w:left w:val="nil"/>
                                              <w:bottom w:val="nil"/>
                                              <w:right w:val="nil"/>
                                            </w:tcBorders>
                                            <w:shd w:val="clear" w:color="auto" w:fill="auto"/>
                                            <w:noWrap/>
                                            <w:vAlign w:val="bottom"/>
                                            <w:hideMark/>
                                          </w:tcPr>
                                          <w:p w14:paraId="5D315833"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6,457,191</w:t>
                                            </w:r>
                                          </w:p>
                                        </w:tc>
                                        <w:tc>
                                          <w:tcPr>
                                            <w:tcW w:w="1530" w:type="dxa"/>
                                            <w:tcBorders>
                                              <w:top w:val="nil"/>
                                              <w:left w:val="nil"/>
                                              <w:bottom w:val="nil"/>
                                              <w:right w:val="nil"/>
                                            </w:tcBorders>
                                            <w:vAlign w:val="bottom"/>
                                          </w:tcPr>
                                          <w:p w14:paraId="491186B3"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8,296,424</w:t>
                                            </w:r>
                                          </w:p>
                                        </w:tc>
                                      </w:tr>
                                      <w:tr w:rsidR="00CE4350" w:rsidRPr="00325BC5" w14:paraId="35359919" w14:textId="77777777" w:rsidTr="002B2BB6">
                                        <w:trPr>
                                          <w:trHeight w:val="288"/>
                                        </w:trPr>
                                        <w:tc>
                                          <w:tcPr>
                                            <w:tcW w:w="792" w:type="dxa"/>
                                            <w:tcBorders>
                                              <w:top w:val="nil"/>
                                              <w:left w:val="nil"/>
                                              <w:bottom w:val="nil"/>
                                              <w:right w:val="nil"/>
                                            </w:tcBorders>
                                            <w:shd w:val="clear" w:color="auto" w:fill="auto"/>
                                            <w:noWrap/>
                                            <w:vAlign w:val="bottom"/>
                                            <w:hideMark/>
                                          </w:tcPr>
                                          <w:p w14:paraId="27060ED8" w14:textId="77777777" w:rsidR="00CE4350" w:rsidRPr="00325BC5" w:rsidRDefault="00CE4350" w:rsidP="002B2BB6">
                                            <w:pPr>
                                              <w:spacing w:after="0" w:line="240" w:lineRule="auto"/>
                                              <w:rPr>
                                                <w:rFonts w:ascii="Calibri" w:eastAsia="Times New Roman" w:hAnsi="Calibri" w:cs="Calibri"/>
                                                <w:color w:val="000000"/>
                                              </w:rPr>
                                            </w:pPr>
                                            <w:r>
                                              <w:rPr>
                                                <w:rFonts w:ascii="Calibri" w:hAnsi="Calibri" w:cs="Calibri"/>
                                                <w:color w:val="000000"/>
                                              </w:rPr>
                                              <w:t>2017</w:t>
                                            </w:r>
                                          </w:p>
                                        </w:tc>
                                        <w:tc>
                                          <w:tcPr>
                                            <w:tcW w:w="1728" w:type="dxa"/>
                                            <w:tcBorders>
                                              <w:top w:val="nil"/>
                                              <w:left w:val="nil"/>
                                              <w:bottom w:val="nil"/>
                                              <w:right w:val="nil"/>
                                            </w:tcBorders>
                                            <w:shd w:val="clear" w:color="auto" w:fill="auto"/>
                                            <w:noWrap/>
                                            <w:vAlign w:val="bottom"/>
                                            <w:hideMark/>
                                          </w:tcPr>
                                          <w:p w14:paraId="2E7447A4"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2,081,142</w:t>
                                            </w:r>
                                          </w:p>
                                        </w:tc>
                                        <w:tc>
                                          <w:tcPr>
                                            <w:tcW w:w="2160" w:type="dxa"/>
                                            <w:tcBorders>
                                              <w:top w:val="nil"/>
                                              <w:left w:val="nil"/>
                                              <w:bottom w:val="nil"/>
                                              <w:right w:val="nil"/>
                                            </w:tcBorders>
                                            <w:shd w:val="clear" w:color="auto" w:fill="auto"/>
                                            <w:noWrap/>
                                            <w:vAlign w:val="bottom"/>
                                            <w:hideMark/>
                                          </w:tcPr>
                                          <w:p w14:paraId="3DED29E2"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8,061,980</w:t>
                                            </w:r>
                                          </w:p>
                                        </w:tc>
                                        <w:tc>
                                          <w:tcPr>
                                            <w:tcW w:w="1530" w:type="dxa"/>
                                            <w:tcBorders>
                                              <w:top w:val="nil"/>
                                              <w:left w:val="nil"/>
                                              <w:bottom w:val="nil"/>
                                              <w:right w:val="nil"/>
                                            </w:tcBorders>
                                            <w:vAlign w:val="bottom"/>
                                          </w:tcPr>
                                          <w:p w14:paraId="4E6C8BA2"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10,143,122</w:t>
                                            </w:r>
                                          </w:p>
                                        </w:tc>
                                      </w:tr>
                                      <w:tr w:rsidR="00CE4350" w:rsidRPr="00325BC5" w14:paraId="196DC81B" w14:textId="77777777" w:rsidTr="002B2BB6">
                                        <w:trPr>
                                          <w:trHeight w:val="288"/>
                                        </w:trPr>
                                        <w:tc>
                                          <w:tcPr>
                                            <w:tcW w:w="792" w:type="dxa"/>
                                            <w:tcBorders>
                                              <w:top w:val="nil"/>
                                              <w:left w:val="nil"/>
                                              <w:right w:val="nil"/>
                                            </w:tcBorders>
                                            <w:shd w:val="clear" w:color="auto" w:fill="auto"/>
                                            <w:noWrap/>
                                            <w:vAlign w:val="bottom"/>
                                            <w:hideMark/>
                                          </w:tcPr>
                                          <w:p w14:paraId="643F265A" w14:textId="77777777" w:rsidR="00CE4350" w:rsidRPr="00325BC5" w:rsidRDefault="00CE4350" w:rsidP="002B2BB6">
                                            <w:pPr>
                                              <w:spacing w:after="0" w:line="240" w:lineRule="auto"/>
                                              <w:rPr>
                                                <w:rFonts w:ascii="Calibri" w:eastAsia="Times New Roman" w:hAnsi="Calibri" w:cs="Calibri"/>
                                                <w:color w:val="000000"/>
                                              </w:rPr>
                                            </w:pPr>
                                            <w:r>
                                              <w:rPr>
                                                <w:rFonts w:ascii="Calibri" w:hAnsi="Calibri" w:cs="Calibri"/>
                                                <w:color w:val="000000"/>
                                              </w:rPr>
                                              <w:t>2018</w:t>
                                            </w:r>
                                          </w:p>
                                        </w:tc>
                                        <w:tc>
                                          <w:tcPr>
                                            <w:tcW w:w="1728" w:type="dxa"/>
                                            <w:tcBorders>
                                              <w:top w:val="nil"/>
                                              <w:left w:val="nil"/>
                                              <w:right w:val="nil"/>
                                            </w:tcBorders>
                                            <w:shd w:val="clear" w:color="auto" w:fill="auto"/>
                                            <w:noWrap/>
                                            <w:vAlign w:val="bottom"/>
                                            <w:hideMark/>
                                          </w:tcPr>
                                          <w:p w14:paraId="65AF3577"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2,110,946</w:t>
                                            </w:r>
                                          </w:p>
                                        </w:tc>
                                        <w:tc>
                                          <w:tcPr>
                                            <w:tcW w:w="2160" w:type="dxa"/>
                                            <w:tcBorders>
                                              <w:top w:val="nil"/>
                                              <w:left w:val="nil"/>
                                              <w:right w:val="nil"/>
                                            </w:tcBorders>
                                            <w:shd w:val="clear" w:color="auto" w:fill="auto"/>
                                            <w:noWrap/>
                                            <w:vAlign w:val="bottom"/>
                                            <w:hideMark/>
                                          </w:tcPr>
                                          <w:p w14:paraId="0DA31038"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8,739,335</w:t>
                                            </w:r>
                                          </w:p>
                                        </w:tc>
                                        <w:tc>
                                          <w:tcPr>
                                            <w:tcW w:w="1530" w:type="dxa"/>
                                            <w:tcBorders>
                                              <w:top w:val="nil"/>
                                              <w:left w:val="nil"/>
                                              <w:right w:val="nil"/>
                                            </w:tcBorders>
                                            <w:vAlign w:val="bottom"/>
                                          </w:tcPr>
                                          <w:p w14:paraId="43B1DCBB"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10,850,281</w:t>
                                            </w:r>
                                          </w:p>
                                        </w:tc>
                                      </w:tr>
                                      <w:tr w:rsidR="00CE4350" w:rsidRPr="00325BC5" w14:paraId="74A834E4" w14:textId="77777777" w:rsidTr="002B2BB6">
                                        <w:trPr>
                                          <w:trHeight w:val="288"/>
                                        </w:trPr>
                                        <w:tc>
                                          <w:tcPr>
                                            <w:tcW w:w="792" w:type="dxa"/>
                                            <w:tcBorders>
                                              <w:left w:val="nil"/>
                                              <w:bottom w:val="single" w:sz="4" w:space="0" w:color="8EA9DB"/>
                                              <w:right w:val="nil"/>
                                            </w:tcBorders>
                                            <w:shd w:val="clear" w:color="auto" w:fill="auto"/>
                                            <w:noWrap/>
                                            <w:vAlign w:val="bottom"/>
                                            <w:hideMark/>
                                          </w:tcPr>
                                          <w:p w14:paraId="23A262F1" w14:textId="77777777" w:rsidR="00CE4350" w:rsidRPr="00325BC5" w:rsidRDefault="00CE4350" w:rsidP="002B2BB6">
                                            <w:pPr>
                                              <w:spacing w:after="0" w:line="240" w:lineRule="auto"/>
                                              <w:rPr>
                                                <w:rFonts w:ascii="Calibri" w:eastAsia="Times New Roman" w:hAnsi="Calibri" w:cs="Calibri"/>
                                                <w:b/>
                                                <w:bCs/>
                                                <w:color w:val="000000"/>
                                              </w:rPr>
                                            </w:pPr>
                                            <w:r>
                                              <w:rPr>
                                                <w:rFonts w:ascii="Calibri" w:hAnsi="Calibri" w:cs="Calibri"/>
                                                <w:color w:val="000000"/>
                                              </w:rPr>
                                              <w:t>2019</w:t>
                                            </w:r>
                                          </w:p>
                                        </w:tc>
                                        <w:tc>
                                          <w:tcPr>
                                            <w:tcW w:w="1728" w:type="dxa"/>
                                            <w:tcBorders>
                                              <w:left w:val="nil"/>
                                              <w:bottom w:val="single" w:sz="4" w:space="0" w:color="8EA9DB"/>
                                              <w:right w:val="nil"/>
                                            </w:tcBorders>
                                            <w:shd w:val="clear" w:color="auto" w:fill="auto"/>
                                            <w:noWrap/>
                                            <w:vAlign w:val="bottom"/>
                                            <w:hideMark/>
                                          </w:tcPr>
                                          <w:p w14:paraId="27BA74B2" w14:textId="77777777" w:rsidR="00CE4350" w:rsidRPr="00325BC5" w:rsidRDefault="00CE4350" w:rsidP="002B2BB6">
                                            <w:pPr>
                                              <w:spacing w:after="0" w:line="240" w:lineRule="auto"/>
                                              <w:jc w:val="right"/>
                                              <w:rPr>
                                                <w:rFonts w:ascii="Calibri" w:eastAsia="Times New Roman" w:hAnsi="Calibri" w:cs="Calibri"/>
                                                <w:b/>
                                                <w:bCs/>
                                                <w:color w:val="000000"/>
                                              </w:rPr>
                                            </w:pPr>
                                            <w:r>
                                              <w:rPr>
                                                <w:rFonts w:ascii="Calibri" w:hAnsi="Calibri"/>
                                                <w:color w:val="000000"/>
                                              </w:rPr>
                                              <w:t>951,360</w:t>
                                            </w:r>
                                          </w:p>
                                        </w:tc>
                                        <w:tc>
                                          <w:tcPr>
                                            <w:tcW w:w="2160" w:type="dxa"/>
                                            <w:tcBorders>
                                              <w:left w:val="nil"/>
                                              <w:bottom w:val="single" w:sz="4" w:space="0" w:color="8EA9DB"/>
                                              <w:right w:val="nil"/>
                                            </w:tcBorders>
                                            <w:shd w:val="clear" w:color="auto" w:fill="auto"/>
                                            <w:noWrap/>
                                            <w:vAlign w:val="bottom"/>
                                            <w:hideMark/>
                                          </w:tcPr>
                                          <w:p w14:paraId="371B8C88" w14:textId="77777777" w:rsidR="00CE4350" w:rsidRPr="00325BC5" w:rsidRDefault="00CE4350" w:rsidP="002B2BB6">
                                            <w:pPr>
                                              <w:spacing w:after="0" w:line="240" w:lineRule="auto"/>
                                              <w:jc w:val="right"/>
                                              <w:rPr>
                                                <w:rFonts w:ascii="Calibri" w:eastAsia="Times New Roman" w:hAnsi="Calibri" w:cs="Calibri"/>
                                                <w:b/>
                                                <w:bCs/>
                                                <w:color w:val="000000"/>
                                              </w:rPr>
                                            </w:pPr>
                                            <w:r>
                                              <w:rPr>
                                                <w:rFonts w:ascii="Calibri" w:hAnsi="Calibri"/>
                                                <w:color w:val="000000"/>
                                              </w:rPr>
                                              <w:t>3,870,340</w:t>
                                            </w:r>
                                          </w:p>
                                        </w:tc>
                                        <w:tc>
                                          <w:tcPr>
                                            <w:tcW w:w="1530" w:type="dxa"/>
                                            <w:tcBorders>
                                              <w:left w:val="nil"/>
                                              <w:bottom w:val="single" w:sz="4" w:space="0" w:color="8EA9DB"/>
                                              <w:right w:val="nil"/>
                                            </w:tcBorders>
                                            <w:shd w:val="clear" w:color="auto" w:fill="auto"/>
                                            <w:vAlign w:val="bottom"/>
                                          </w:tcPr>
                                          <w:p w14:paraId="36EB1C44" w14:textId="77777777" w:rsidR="00CE4350" w:rsidRPr="00325BC5" w:rsidRDefault="00CE4350" w:rsidP="002B2BB6">
                                            <w:pPr>
                                              <w:spacing w:after="0" w:line="240" w:lineRule="auto"/>
                                              <w:jc w:val="right"/>
                                              <w:rPr>
                                                <w:rFonts w:ascii="Calibri" w:eastAsia="Times New Roman" w:hAnsi="Calibri" w:cs="Calibri"/>
                                                <w:b/>
                                                <w:bCs/>
                                                <w:color w:val="000000"/>
                                              </w:rPr>
                                            </w:pPr>
                                            <w:r>
                                              <w:rPr>
                                                <w:rFonts w:ascii="Calibri" w:hAnsi="Calibri"/>
                                                <w:color w:val="000000"/>
                                              </w:rPr>
                                              <w:t>4,821,700</w:t>
                                            </w:r>
                                          </w:p>
                                        </w:tc>
                                      </w:tr>
                                      <w:tr w:rsidR="00CE4350" w:rsidRPr="00325BC5" w14:paraId="705986DE" w14:textId="77777777" w:rsidTr="002B2BB6">
                                        <w:trPr>
                                          <w:trHeight w:val="288"/>
                                        </w:trPr>
                                        <w:tc>
                                          <w:tcPr>
                                            <w:tcW w:w="792" w:type="dxa"/>
                                            <w:tcBorders>
                                              <w:top w:val="single" w:sz="4" w:space="0" w:color="8EA9DB"/>
                                              <w:left w:val="nil"/>
                                              <w:bottom w:val="nil"/>
                                              <w:right w:val="nil"/>
                                            </w:tcBorders>
                                            <w:shd w:val="clear" w:color="D9E1F2" w:fill="D9E1F2"/>
                                            <w:noWrap/>
                                          </w:tcPr>
                                          <w:p w14:paraId="74020703" w14:textId="77777777" w:rsidR="00CE4350" w:rsidRPr="00325BC5" w:rsidRDefault="00CE4350" w:rsidP="002B2BB6">
                                            <w:pPr>
                                              <w:spacing w:after="0" w:line="240" w:lineRule="auto"/>
                                              <w:rPr>
                                                <w:rFonts w:ascii="Calibri" w:eastAsia="Times New Roman" w:hAnsi="Calibri" w:cs="Calibri"/>
                                                <w:b/>
                                                <w:bCs/>
                                                <w:color w:val="000000"/>
                                              </w:rPr>
                                            </w:pPr>
                                            <w:r w:rsidRPr="00E82958">
                                              <w:rPr>
                                                <w:rFonts w:ascii="Calibri" w:hAnsi="Calibri" w:cs="Calibri"/>
                                                <w:b/>
                                                <w:bCs/>
                                                <w:color w:val="000000"/>
                                              </w:rPr>
                                              <w:t xml:space="preserve"> Total</w:t>
                                            </w:r>
                                          </w:p>
                                        </w:tc>
                                        <w:tc>
                                          <w:tcPr>
                                            <w:tcW w:w="1728" w:type="dxa"/>
                                            <w:tcBorders>
                                              <w:top w:val="single" w:sz="4" w:space="0" w:color="8EA9DB"/>
                                              <w:left w:val="nil"/>
                                              <w:bottom w:val="nil"/>
                                              <w:right w:val="nil"/>
                                            </w:tcBorders>
                                            <w:shd w:val="clear" w:color="D9E1F2" w:fill="D9E1F2"/>
                                            <w:noWrap/>
                                            <w:vAlign w:val="bottom"/>
                                          </w:tcPr>
                                          <w:p w14:paraId="0CD3E56B" w14:textId="77777777" w:rsidR="00CE4350" w:rsidRPr="00325BC5" w:rsidRDefault="00CE4350" w:rsidP="002B2BB6">
                                            <w:pPr>
                                              <w:spacing w:after="0" w:line="240" w:lineRule="auto"/>
                                              <w:jc w:val="right"/>
                                              <w:rPr>
                                                <w:rFonts w:ascii="Calibri" w:eastAsia="Times New Roman" w:hAnsi="Calibri" w:cs="Calibri"/>
                                                <w:b/>
                                                <w:bCs/>
                                                <w:color w:val="000000"/>
                                              </w:rPr>
                                            </w:pPr>
                                            <w:r w:rsidRPr="00091D63">
                                              <w:rPr>
                                                <w:rFonts w:ascii="Calibri" w:hAnsi="Calibri"/>
                                                <w:b/>
                                                <w:bCs/>
                                                <w:color w:val="000000"/>
                                              </w:rPr>
                                              <w:t>7,925,079</w:t>
                                            </w:r>
                                            <w:r>
                                              <w:rPr>
                                                <w:rFonts w:ascii="Calibri" w:hAnsi="Calibri"/>
                                                <w:b/>
                                                <w:bCs/>
                                                <w:color w:val="000000"/>
                                              </w:rPr>
                                              <w:t xml:space="preserve">  </w:t>
                                            </w:r>
                                            <w:r w:rsidRPr="00B0258C">
                                              <w:rPr>
                                                <w:rFonts w:ascii="Calibri" w:hAnsi="Calibri"/>
                                                <w:i/>
                                                <w:iCs/>
                                                <w:color w:val="000000"/>
                                              </w:rPr>
                                              <w:t xml:space="preserve">(19.53%) </w:t>
                                            </w:r>
                                          </w:p>
                                        </w:tc>
                                        <w:tc>
                                          <w:tcPr>
                                            <w:tcW w:w="2160" w:type="dxa"/>
                                            <w:tcBorders>
                                              <w:top w:val="single" w:sz="4" w:space="0" w:color="8EA9DB"/>
                                              <w:left w:val="nil"/>
                                              <w:bottom w:val="nil"/>
                                              <w:right w:val="nil"/>
                                            </w:tcBorders>
                                            <w:shd w:val="clear" w:color="D9E1F2" w:fill="D9E1F2"/>
                                            <w:noWrap/>
                                            <w:vAlign w:val="bottom"/>
                                          </w:tcPr>
                                          <w:p w14:paraId="3814FFEE" w14:textId="77777777" w:rsidR="00CE4350" w:rsidRDefault="00CE4350" w:rsidP="002B2BB6">
                                            <w:pPr>
                                              <w:spacing w:after="0" w:line="240" w:lineRule="auto"/>
                                              <w:jc w:val="right"/>
                                              <w:rPr>
                                                <w:rFonts w:ascii="Calibri" w:hAnsi="Calibri"/>
                                                <w:b/>
                                                <w:bCs/>
                                                <w:color w:val="000000"/>
                                              </w:rPr>
                                            </w:pPr>
                                            <w:r w:rsidRPr="00091D63">
                                              <w:rPr>
                                                <w:rFonts w:ascii="Calibri" w:hAnsi="Calibri"/>
                                                <w:b/>
                                                <w:bCs/>
                                                <w:color w:val="000000"/>
                                              </w:rPr>
                                              <w:t>32,652,170</w:t>
                                            </w:r>
                                            <w:r>
                                              <w:rPr>
                                                <w:rFonts w:ascii="Calibri" w:hAnsi="Calibri"/>
                                                <w:b/>
                                                <w:bCs/>
                                                <w:color w:val="000000"/>
                                              </w:rPr>
                                              <w:t xml:space="preserve"> </w:t>
                                            </w:r>
                                          </w:p>
                                          <w:p w14:paraId="18AB20EF" w14:textId="77777777" w:rsidR="00CE4350" w:rsidRPr="00325BC5" w:rsidRDefault="00CE4350" w:rsidP="002B2BB6">
                                            <w:pPr>
                                              <w:spacing w:after="0" w:line="240" w:lineRule="auto"/>
                                              <w:jc w:val="right"/>
                                              <w:rPr>
                                                <w:rFonts w:ascii="Calibri" w:eastAsia="Times New Roman" w:hAnsi="Calibri" w:cs="Calibri"/>
                                                <w:b/>
                                                <w:bCs/>
                                                <w:color w:val="000000"/>
                                              </w:rPr>
                                            </w:pPr>
                                            <w:r w:rsidRPr="00B0258C">
                                              <w:rPr>
                                                <w:rFonts w:ascii="Calibri" w:hAnsi="Calibri"/>
                                                <w:i/>
                                                <w:iCs/>
                                                <w:color w:val="000000"/>
                                              </w:rPr>
                                              <w:t>(80.47%)</w:t>
                                            </w:r>
                                          </w:p>
                                        </w:tc>
                                        <w:tc>
                                          <w:tcPr>
                                            <w:tcW w:w="1530" w:type="dxa"/>
                                            <w:tcBorders>
                                              <w:top w:val="single" w:sz="4" w:space="0" w:color="8EA9DB"/>
                                              <w:left w:val="nil"/>
                                              <w:bottom w:val="nil"/>
                                              <w:right w:val="nil"/>
                                            </w:tcBorders>
                                            <w:shd w:val="clear" w:color="D9E1F2" w:fill="D9E1F2"/>
                                          </w:tcPr>
                                          <w:p w14:paraId="781B31A2" w14:textId="77777777" w:rsidR="00CE4350" w:rsidRDefault="00CE4350" w:rsidP="002B2BB6">
                                            <w:pPr>
                                              <w:spacing w:after="0" w:line="240" w:lineRule="auto"/>
                                              <w:jc w:val="right"/>
                                              <w:rPr>
                                                <w:rFonts w:ascii="Calibri" w:hAnsi="Calibri"/>
                                                <w:b/>
                                                <w:bCs/>
                                                <w:color w:val="000000"/>
                                              </w:rPr>
                                            </w:pPr>
                                            <w:r w:rsidRPr="00091D63">
                                              <w:rPr>
                                                <w:rFonts w:ascii="Calibri" w:hAnsi="Calibri"/>
                                                <w:b/>
                                                <w:bCs/>
                                                <w:color w:val="000000"/>
                                              </w:rPr>
                                              <w:t>40,577,249</w:t>
                                            </w:r>
                                          </w:p>
                                          <w:p w14:paraId="464C18A0" w14:textId="77777777" w:rsidR="00CE4350" w:rsidRPr="00325BC5" w:rsidRDefault="00CE4350" w:rsidP="002B2BB6">
                                            <w:pPr>
                                              <w:spacing w:after="0" w:line="240" w:lineRule="auto"/>
                                              <w:jc w:val="right"/>
                                              <w:rPr>
                                                <w:rFonts w:ascii="Calibri" w:eastAsia="Times New Roman" w:hAnsi="Calibri" w:cs="Calibri"/>
                                                <w:b/>
                                                <w:bCs/>
                                                <w:color w:val="000000"/>
                                              </w:rPr>
                                            </w:pPr>
                                            <w:r w:rsidRPr="00BB01A7">
                                              <w:rPr>
                                                <w:rFonts w:ascii="Calibri" w:eastAsia="Times New Roman" w:hAnsi="Calibri" w:cs="Calibri"/>
                                                <w:i/>
                                                <w:iCs/>
                                                <w:color w:val="000000"/>
                                              </w:rPr>
                                              <w:t>(100%)</w:t>
                                            </w:r>
                                          </w:p>
                                        </w:tc>
                                      </w:tr>
                                    </w:tbl>
                                    <w:p w14:paraId="3597DD33" w14:textId="77777777" w:rsidR="00CE4350" w:rsidRPr="007B7319" w:rsidRDefault="00CE4350" w:rsidP="007151E0">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7" name="Text Box 27"/>
                                <wps:cNvSpPr txBox="1"/>
                                <wps:spPr>
                                  <a:xfrm>
                                    <a:off x="131231" y="1894353"/>
                                    <a:ext cx="3056744" cy="256774"/>
                                  </a:xfrm>
                                  <a:prstGeom prst="rect">
                                    <a:avLst/>
                                  </a:prstGeom>
                                  <a:solidFill>
                                    <a:prstClr val="white"/>
                                  </a:solidFill>
                                  <a:ln>
                                    <a:noFill/>
                                  </a:ln>
                                </wps:spPr>
                                <wps:txbx>
                                  <w:txbxContent>
                                    <w:p w14:paraId="0D9B6162" w14:textId="77777777" w:rsidR="00CE4350" w:rsidRPr="00B0701D" w:rsidRDefault="00CE4350" w:rsidP="007151E0">
                                      <w:pPr>
                                        <w:pStyle w:val="Caption"/>
                                        <w:jc w:val="center"/>
                                        <w:rPr>
                                          <w:noProof/>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1" name="Text Box 21"/>
                                <wps:cNvSpPr txBox="1"/>
                                <wps:spPr>
                                  <a:xfrm>
                                    <a:off x="0" y="3785578"/>
                                    <a:ext cx="3118984" cy="256774"/>
                                  </a:xfrm>
                                  <a:prstGeom prst="rect">
                                    <a:avLst/>
                                  </a:prstGeom>
                                  <a:solidFill>
                                    <a:prstClr val="white"/>
                                  </a:solidFill>
                                  <a:ln>
                                    <a:noFill/>
                                  </a:ln>
                                </wps:spPr>
                                <wps:txbx>
                                  <w:txbxContent>
                                    <w:p w14:paraId="475CC771" w14:textId="77777777" w:rsidR="00CE4350" w:rsidRPr="00084252" w:rsidRDefault="00CE4350" w:rsidP="007151E0">
                                      <w:pPr>
                                        <w:pStyle w:val="Caption"/>
                                        <w:jc w:val="center"/>
                                        <w:rPr>
                                          <w:noProof/>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24" name="Picture 2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144609" y="0"/>
                                  <a:ext cx="3142410" cy="1938866"/>
                                </a:xfrm>
                                <a:prstGeom prst="rect">
                                  <a:avLst/>
                                </a:prstGeom>
                              </pic:spPr>
                            </pic:pic>
                          </wpg:grpSp>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63500" y="0"/>
                                <a:ext cx="3079750" cy="1900555"/>
                              </a:xfrm>
                              <a:prstGeom prst="rect">
                                <a:avLst/>
                              </a:prstGeom>
                            </pic:spPr>
                          </pic:pic>
                        </wpg:grpSp>
                        <pic:pic xmlns:pic="http://schemas.openxmlformats.org/drawingml/2006/picture">
                          <pic:nvPicPr>
                            <pic:cNvPr id="41" name="Picture 4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77800" y="2065866"/>
                              <a:ext cx="2785397" cy="1718734"/>
                            </a:xfrm>
                            <a:prstGeom prst="rect">
                              <a:avLst/>
                            </a:prstGeom>
                          </pic:spPr>
                        </pic:pic>
                      </wpg:grpSp>
                    </wpg:wgp>
                  </a:graphicData>
                </a:graphic>
              </wp:anchor>
            </w:drawing>
          </mc:Choice>
          <mc:Fallback>
            <w:pict>
              <v:group w14:anchorId="33CFA8D2" id="Group 12" o:spid="_x0000_s1026" style="position:absolute;left:0;text-align:left;margin-left:-59pt;margin-top:38.7pt;width:580.3pt;height:330.6pt;z-index:251658240" coordsize="73703,41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">
                <v:shapetype id="_x0000_t202" coordsize="21600,21600" o:spt="202" path="m,l,21600r21600,l21600,xe">
                  <v:stroke joinstyle="miter"/>
                  <v:path gradientshapeok="t" o:connecttype="rect"/>
                </v:shapetype>
                <v:shape id="Text Box 4" o:spid="_x0000_s1027" type="#_x0000_t202" style="position:absolute;left:32579;top:20371;width:305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2D4D1B2" w14:textId="77777777" w:rsidR="00CE4350" w:rsidRPr="00B0701D" w:rsidRDefault="00CE4350" w:rsidP="007151E0">
                        <w:pPr>
                          <w:pStyle w:val="Caption"/>
                          <w:jc w:val="center"/>
                          <w:rPr>
                            <w:noProof/>
                          </w:rPr>
                        </w:pPr>
                        <w:r>
                          <w:t>Figure 2</w:t>
                        </w:r>
                      </w:p>
                    </w:txbxContent>
                  </v:textbox>
                </v:shape>
                <v:group id="Group 42" o:spid="_x0000_s1028" style="position:absolute;width:73703;height:41991" coordsize="73703,4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 32" o:spid="_x0000_s1029" style="position:absolute;width:73703;height:40418" coordsize="73703,4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25" o:spid="_x0000_s1030" style="position:absolute;width:73703;height:40418" coordsize="73709,40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37" o:spid="_x0000_s1031" style="position:absolute;top:18943;width:73709;height:21480" coordorigin=",18943" coordsize="73709,21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Text Box 29" o:spid="_x0000_s1032" type="#_x0000_t202" style="position:absolute;left:31189;top:21508;width:42520;height:18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tbl>
                                <w:tblPr>
                                  <w:tblW w:w="6210" w:type="dxa"/>
                                  <w:tblLook w:val="04A0" w:firstRow="1" w:lastRow="0" w:firstColumn="1" w:lastColumn="0" w:noHBand="0" w:noVBand="1"/>
                                </w:tblPr>
                                <w:tblGrid>
                                  <w:gridCol w:w="792"/>
                                  <w:gridCol w:w="1728"/>
                                  <w:gridCol w:w="2160"/>
                                  <w:gridCol w:w="1530"/>
                                </w:tblGrid>
                                <w:tr w:rsidR="00CE4350" w:rsidRPr="00325BC5" w14:paraId="5E91F757" w14:textId="77777777" w:rsidTr="002B2BB6">
                                  <w:trPr>
                                    <w:trHeight w:val="288"/>
                                  </w:trPr>
                                  <w:tc>
                                    <w:tcPr>
                                      <w:tcW w:w="792" w:type="dxa"/>
                                      <w:tcBorders>
                                        <w:top w:val="nil"/>
                                        <w:left w:val="nil"/>
                                        <w:bottom w:val="single" w:sz="4" w:space="0" w:color="8EA9DB"/>
                                        <w:right w:val="nil"/>
                                      </w:tcBorders>
                                      <w:shd w:val="clear" w:color="D9E1F2" w:fill="D9E1F2"/>
                                      <w:noWrap/>
                                      <w:vAlign w:val="bottom"/>
                                      <w:hideMark/>
                                    </w:tcPr>
                                    <w:p w14:paraId="398632E9" w14:textId="77777777" w:rsidR="00CE4350" w:rsidRPr="00325BC5" w:rsidRDefault="00CE4350" w:rsidP="002B2BB6">
                                      <w:pPr>
                                        <w:spacing w:after="0" w:line="240" w:lineRule="auto"/>
                                        <w:rPr>
                                          <w:rFonts w:ascii="Calibri" w:eastAsia="Times New Roman" w:hAnsi="Calibri" w:cs="Calibri"/>
                                          <w:b/>
                                          <w:bCs/>
                                          <w:color w:val="000000"/>
                                        </w:rPr>
                                      </w:pPr>
                                      <w:r>
                                        <w:rPr>
                                          <w:rFonts w:ascii="Calibri" w:eastAsia="Times New Roman" w:hAnsi="Calibri" w:cs="Calibri"/>
                                          <w:b/>
                                          <w:bCs/>
                                          <w:color w:val="000000"/>
                                        </w:rPr>
                                        <w:t>Year</w:t>
                                      </w:r>
                                    </w:p>
                                  </w:tc>
                                  <w:tc>
                                    <w:tcPr>
                                      <w:tcW w:w="1728" w:type="dxa"/>
                                      <w:tcBorders>
                                        <w:top w:val="nil"/>
                                        <w:left w:val="nil"/>
                                        <w:bottom w:val="single" w:sz="4" w:space="0" w:color="8EA9DB"/>
                                        <w:right w:val="nil"/>
                                      </w:tcBorders>
                                      <w:shd w:val="clear" w:color="D9E1F2" w:fill="D9E1F2"/>
                                      <w:noWrap/>
                                      <w:vAlign w:val="bottom"/>
                                      <w:hideMark/>
                                    </w:tcPr>
                                    <w:p w14:paraId="6C5BEFC1" w14:textId="77777777" w:rsidR="00CE4350" w:rsidRPr="00325BC5" w:rsidRDefault="00CE4350"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Syndromic Consultations</w:t>
                                      </w:r>
                                    </w:p>
                                  </w:tc>
                                  <w:tc>
                                    <w:tcPr>
                                      <w:tcW w:w="2160" w:type="dxa"/>
                                      <w:tcBorders>
                                        <w:top w:val="nil"/>
                                        <w:left w:val="nil"/>
                                        <w:bottom w:val="single" w:sz="4" w:space="0" w:color="8EA9DB"/>
                                        <w:right w:val="nil"/>
                                      </w:tcBorders>
                                      <w:shd w:val="clear" w:color="D9E1F2" w:fill="D9E1F2"/>
                                      <w:noWrap/>
                                      <w:vAlign w:val="bottom"/>
                                      <w:hideMark/>
                                    </w:tcPr>
                                    <w:p w14:paraId="1E09BA86" w14:textId="77777777" w:rsidR="00CE4350" w:rsidRPr="00325BC5" w:rsidRDefault="00CE4350"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Non-Syndromic Consultations</w:t>
                                      </w:r>
                                    </w:p>
                                  </w:tc>
                                  <w:tc>
                                    <w:tcPr>
                                      <w:tcW w:w="1530" w:type="dxa"/>
                                      <w:tcBorders>
                                        <w:top w:val="nil"/>
                                        <w:left w:val="nil"/>
                                        <w:bottom w:val="single" w:sz="4" w:space="0" w:color="8EA9DB"/>
                                        <w:right w:val="nil"/>
                                      </w:tcBorders>
                                      <w:shd w:val="clear" w:color="D9E1F2" w:fill="D9E1F2"/>
                                      <w:vAlign w:val="bottom"/>
                                    </w:tcPr>
                                    <w:p w14:paraId="76456072" w14:textId="77777777" w:rsidR="00CE4350" w:rsidRPr="00325BC5" w:rsidRDefault="00CE4350"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Consultations</w:t>
                                      </w:r>
                                    </w:p>
                                  </w:tc>
                                </w:tr>
                                <w:tr w:rsidR="00CE4350" w:rsidRPr="00325BC5" w14:paraId="38B211DD" w14:textId="77777777" w:rsidTr="002B2BB6">
                                  <w:trPr>
                                    <w:trHeight w:val="288"/>
                                  </w:trPr>
                                  <w:tc>
                                    <w:tcPr>
                                      <w:tcW w:w="792" w:type="dxa"/>
                                      <w:tcBorders>
                                        <w:top w:val="nil"/>
                                        <w:left w:val="nil"/>
                                        <w:bottom w:val="nil"/>
                                        <w:right w:val="nil"/>
                                      </w:tcBorders>
                                      <w:shd w:val="clear" w:color="auto" w:fill="auto"/>
                                      <w:noWrap/>
                                      <w:vAlign w:val="bottom"/>
                                      <w:hideMark/>
                                    </w:tcPr>
                                    <w:p w14:paraId="20CA9D3F" w14:textId="77777777" w:rsidR="00CE4350" w:rsidRPr="00325BC5" w:rsidRDefault="00CE4350" w:rsidP="002B2BB6">
                                      <w:pPr>
                                        <w:spacing w:after="0" w:line="240" w:lineRule="auto"/>
                                        <w:rPr>
                                          <w:rFonts w:ascii="Calibri" w:eastAsia="Times New Roman" w:hAnsi="Calibri" w:cs="Calibri"/>
                                          <w:color w:val="000000"/>
                                        </w:rPr>
                                      </w:pPr>
                                      <w:r>
                                        <w:rPr>
                                          <w:rFonts w:ascii="Calibri" w:hAnsi="Calibri" w:cs="Calibri"/>
                                          <w:color w:val="000000"/>
                                        </w:rPr>
                                        <w:t>2015</w:t>
                                      </w:r>
                                    </w:p>
                                  </w:tc>
                                  <w:tc>
                                    <w:tcPr>
                                      <w:tcW w:w="1728" w:type="dxa"/>
                                      <w:tcBorders>
                                        <w:top w:val="nil"/>
                                        <w:left w:val="nil"/>
                                        <w:bottom w:val="nil"/>
                                        <w:right w:val="nil"/>
                                      </w:tcBorders>
                                      <w:shd w:val="clear" w:color="auto" w:fill="auto"/>
                                      <w:noWrap/>
                                      <w:vAlign w:val="bottom"/>
                                      <w:hideMark/>
                                    </w:tcPr>
                                    <w:p w14:paraId="17FF4F28"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942,398</w:t>
                                      </w:r>
                                    </w:p>
                                  </w:tc>
                                  <w:tc>
                                    <w:tcPr>
                                      <w:tcW w:w="2160" w:type="dxa"/>
                                      <w:tcBorders>
                                        <w:top w:val="nil"/>
                                        <w:left w:val="nil"/>
                                        <w:bottom w:val="nil"/>
                                        <w:right w:val="nil"/>
                                      </w:tcBorders>
                                      <w:shd w:val="clear" w:color="auto" w:fill="auto"/>
                                      <w:noWrap/>
                                      <w:vAlign w:val="bottom"/>
                                      <w:hideMark/>
                                    </w:tcPr>
                                    <w:p w14:paraId="388C8022"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5,523,324</w:t>
                                      </w:r>
                                    </w:p>
                                  </w:tc>
                                  <w:tc>
                                    <w:tcPr>
                                      <w:tcW w:w="1530" w:type="dxa"/>
                                      <w:tcBorders>
                                        <w:top w:val="nil"/>
                                        <w:left w:val="nil"/>
                                        <w:bottom w:val="nil"/>
                                        <w:right w:val="nil"/>
                                      </w:tcBorders>
                                      <w:vAlign w:val="bottom"/>
                                    </w:tcPr>
                                    <w:p w14:paraId="011C6096"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6,465,722</w:t>
                                      </w:r>
                                    </w:p>
                                  </w:tc>
                                </w:tr>
                                <w:tr w:rsidR="00CE4350" w:rsidRPr="00325BC5" w14:paraId="406969A1" w14:textId="77777777" w:rsidTr="002B2BB6">
                                  <w:trPr>
                                    <w:trHeight w:val="288"/>
                                  </w:trPr>
                                  <w:tc>
                                    <w:tcPr>
                                      <w:tcW w:w="792" w:type="dxa"/>
                                      <w:tcBorders>
                                        <w:top w:val="nil"/>
                                        <w:left w:val="nil"/>
                                        <w:bottom w:val="nil"/>
                                        <w:right w:val="nil"/>
                                      </w:tcBorders>
                                      <w:shd w:val="clear" w:color="auto" w:fill="auto"/>
                                      <w:noWrap/>
                                      <w:vAlign w:val="bottom"/>
                                      <w:hideMark/>
                                    </w:tcPr>
                                    <w:p w14:paraId="22642E0B" w14:textId="77777777" w:rsidR="00CE4350" w:rsidRPr="00325BC5" w:rsidRDefault="00CE4350" w:rsidP="002B2BB6">
                                      <w:pPr>
                                        <w:spacing w:after="0" w:line="240" w:lineRule="auto"/>
                                        <w:rPr>
                                          <w:rFonts w:ascii="Calibri" w:eastAsia="Times New Roman" w:hAnsi="Calibri" w:cs="Calibri"/>
                                          <w:color w:val="000000"/>
                                        </w:rPr>
                                      </w:pPr>
                                      <w:r>
                                        <w:rPr>
                                          <w:rFonts w:ascii="Calibri" w:hAnsi="Calibri" w:cs="Calibri"/>
                                          <w:color w:val="000000"/>
                                        </w:rPr>
                                        <w:t>2016</w:t>
                                      </w:r>
                                    </w:p>
                                  </w:tc>
                                  <w:tc>
                                    <w:tcPr>
                                      <w:tcW w:w="1728" w:type="dxa"/>
                                      <w:tcBorders>
                                        <w:top w:val="nil"/>
                                        <w:left w:val="nil"/>
                                        <w:bottom w:val="nil"/>
                                        <w:right w:val="nil"/>
                                      </w:tcBorders>
                                      <w:shd w:val="clear" w:color="auto" w:fill="auto"/>
                                      <w:noWrap/>
                                      <w:vAlign w:val="bottom"/>
                                      <w:hideMark/>
                                    </w:tcPr>
                                    <w:p w14:paraId="78472A5E"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1,839,233</w:t>
                                      </w:r>
                                    </w:p>
                                  </w:tc>
                                  <w:tc>
                                    <w:tcPr>
                                      <w:tcW w:w="2160" w:type="dxa"/>
                                      <w:tcBorders>
                                        <w:top w:val="nil"/>
                                        <w:left w:val="nil"/>
                                        <w:bottom w:val="nil"/>
                                        <w:right w:val="nil"/>
                                      </w:tcBorders>
                                      <w:shd w:val="clear" w:color="auto" w:fill="auto"/>
                                      <w:noWrap/>
                                      <w:vAlign w:val="bottom"/>
                                      <w:hideMark/>
                                    </w:tcPr>
                                    <w:p w14:paraId="5D315833"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6,457,191</w:t>
                                      </w:r>
                                    </w:p>
                                  </w:tc>
                                  <w:tc>
                                    <w:tcPr>
                                      <w:tcW w:w="1530" w:type="dxa"/>
                                      <w:tcBorders>
                                        <w:top w:val="nil"/>
                                        <w:left w:val="nil"/>
                                        <w:bottom w:val="nil"/>
                                        <w:right w:val="nil"/>
                                      </w:tcBorders>
                                      <w:vAlign w:val="bottom"/>
                                    </w:tcPr>
                                    <w:p w14:paraId="491186B3"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8,296,424</w:t>
                                      </w:r>
                                    </w:p>
                                  </w:tc>
                                </w:tr>
                                <w:tr w:rsidR="00CE4350" w:rsidRPr="00325BC5" w14:paraId="35359919" w14:textId="77777777" w:rsidTr="002B2BB6">
                                  <w:trPr>
                                    <w:trHeight w:val="288"/>
                                  </w:trPr>
                                  <w:tc>
                                    <w:tcPr>
                                      <w:tcW w:w="792" w:type="dxa"/>
                                      <w:tcBorders>
                                        <w:top w:val="nil"/>
                                        <w:left w:val="nil"/>
                                        <w:bottom w:val="nil"/>
                                        <w:right w:val="nil"/>
                                      </w:tcBorders>
                                      <w:shd w:val="clear" w:color="auto" w:fill="auto"/>
                                      <w:noWrap/>
                                      <w:vAlign w:val="bottom"/>
                                      <w:hideMark/>
                                    </w:tcPr>
                                    <w:p w14:paraId="27060ED8" w14:textId="77777777" w:rsidR="00CE4350" w:rsidRPr="00325BC5" w:rsidRDefault="00CE4350" w:rsidP="002B2BB6">
                                      <w:pPr>
                                        <w:spacing w:after="0" w:line="240" w:lineRule="auto"/>
                                        <w:rPr>
                                          <w:rFonts w:ascii="Calibri" w:eastAsia="Times New Roman" w:hAnsi="Calibri" w:cs="Calibri"/>
                                          <w:color w:val="000000"/>
                                        </w:rPr>
                                      </w:pPr>
                                      <w:r>
                                        <w:rPr>
                                          <w:rFonts w:ascii="Calibri" w:hAnsi="Calibri" w:cs="Calibri"/>
                                          <w:color w:val="000000"/>
                                        </w:rPr>
                                        <w:t>2017</w:t>
                                      </w:r>
                                    </w:p>
                                  </w:tc>
                                  <w:tc>
                                    <w:tcPr>
                                      <w:tcW w:w="1728" w:type="dxa"/>
                                      <w:tcBorders>
                                        <w:top w:val="nil"/>
                                        <w:left w:val="nil"/>
                                        <w:bottom w:val="nil"/>
                                        <w:right w:val="nil"/>
                                      </w:tcBorders>
                                      <w:shd w:val="clear" w:color="auto" w:fill="auto"/>
                                      <w:noWrap/>
                                      <w:vAlign w:val="bottom"/>
                                      <w:hideMark/>
                                    </w:tcPr>
                                    <w:p w14:paraId="2E7447A4"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2,081,142</w:t>
                                      </w:r>
                                    </w:p>
                                  </w:tc>
                                  <w:tc>
                                    <w:tcPr>
                                      <w:tcW w:w="2160" w:type="dxa"/>
                                      <w:tcBorders>
                                        <w:top w:val="nil"/>
                                        <w:left w:val="nil"/>
                                        <w:bottom w:val="nil"/>
                                        <w:right w:val="nil"/>
                                      </w:tcBorders>
                                      <w:shd w:val="clear" w:color="auto" w:fill="auto"/>
                                      <w:noWrap/>
                                      <w:vAlign w:val="bottom"/>
                                      <w:hideMark/>
                                    </w:tcPr>
                                    <w:p w14:paraId="3DED29E2"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8,061,980</w:t>
                                      </w:r>
                                    </w:p>
                                  </w:tc>
                                  <w:tc>
                                    <w:tcPr>
                                      <w:tcW w:w="1530" w:type="dxa"/>
                                      <w:tcBorders>
                                        <w:top w:val="nil"/>
                                        <w:left w:val="nil"/>
                                        <w:bottom w:val="nil"/>
                                        <w:right w:val="nil"/>
                                      </w:tcBorders>
                                      <w:vAlign w:val="bottom"/>
                                    </w:tcPr>
                                    <w:p w14:paraId="4E6C8BA2"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10,143,122</w:t>
                                      </w:r>
                                    </w:p>
                                  </w:tc>
                                </w:tr>
                                <w:tr w:rsidR="00CE4350" w:rsidRPr="00325BC5" w14:paraId="196DC81B" w14:textId="77777777" w:rsidTr="002B2BB6">
                                  <w:trPr>
                                    <w:trHeight w:val="288"/>
                                  </w:trPr>
                                  <w:tc>
                                    <w:tcPr>
                                      <w:tcW w:w="792" w:type="dxa"/>
                                      <w:tcBorders>
                                        <w:top w:val="nil"/>
                                        <w:left w:val="nil"/>
                                        <w:right w:val="nil"/>
                                      </w:tcBorders>
                                      <w:shd w:val="clear" w:color="auto" w:fill="auto"/>
                                      <w:noWrap/>
                                      <w:vAlign w:val="bottom"/>
                                      <w:hideMark/>
                                    </w:tcPr>
                                    <w:p w14:paraId="643F265A" w14:textId="77777777" w:rsidR="00CE4350" w:rsidRPr="00325BC5" w:rsidRDefault="00CE4350" w:rsidP="002B2BB6">
                                      <w:pPr>
                                        <w:spacing w:after="0" w:line="240" w:lineRule="auto"/>
                                        <w:rPr>
                                          <w:rFonts w:ascii="Calibri" w:eastAsia="Times New Roman" w:hAnsi="Calibri" w:cs="Calibri"/>
                                          <w:color w:val="000000"/>
                                        </w:rPr>
                                      </w:pPr>
                                      <w:r>
                                        <w:rPr>
                                          <w:rFonts w:ascii="Calibri" w:hAnsi="Calibri" w:cs="Calibri"/>
                                          <w:color w:val="000000"/>
                                        </w:rPr>
                                        <w:t>2018</w:t>
                                      </w:r>
                                    </w:p>
                                  </w:tc>
                                  <w:tc>
                                    <w:tcPr>
                                      <w:tcW w:w="1728" w:type="dxa"/>
                                      <w:tcBorders>
                                        <w:top w:val="nil"/>
                                        <w:left w:val="nil"/>
                                        <w:right w:val="nil"/>
                                      </w:tcBorders>
                                      <w:shd w:val="clear" w:color="auto" w:fill="auto"/>
                                      <w:noWrap/>
                                      <w:vAlign w:val="bottom"/>
                                      <w:hideMark/>
                                    </w:tcPr>
                                    <w:p w14:paraId="65AF3577"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2,110,946</w:t>
                                      </w:r>
                                    </w:p>
                                  </w:tc>
                                  <w:tc>
                                    <w:tcPr>
                                      <w:tcW w:w="2160" w:type="dxa"/>
                                      <w:tcBorders>
                                        <w:top w:val="nil"/>
                                        <w:left w:val="nil"/>
                                        <w:right w:val="nil"/>
                                      </w:tcBorders>
                                      <w:shd w:val="clear" w:color="auto" w:fill="auto"/>
                                      <w:noWrap/>
                                      <w:vAlign w:val="bottom"/>
                                      <w:hideMark/>
                                    </w:tcPr>
                                    <w:p w14:paraId="0DA31038"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8,739,335</w:t>
                                      </w:r>
                                    </w:p>
                                  </w:tc>
                                  <w:tc>
                                    <w:tcPr>
                                      <w:tcW w:w="1530" w:type="dxa"/>
                                      <w:tcBorders>
                                        <w:top w:val="nil"/>
                                        <w:left w:val="nil"/>
                                        <w:right w:val="nil"/>
                                      </w:tcBorders>
                                      <w:vAlign w:val="bottom"/>
                                    </w:tcPr>
                                    <w:p w14:paraId="43B1DCBB"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10,850,281</w:t>
                                      </w:r>
                                    </w:p>
                                  </w:tc>
                                </w:tr>
                                <w:tr w:rsidR="00CE4350" w:rsidRPr="00325BC5" w14:paraId="74A834E4" w14:textId="77777777" w:rsidTr="002B2BB6">
                                  <w:trPr>
                                    <w:trHeight w:val="288"/>
                                  </w:trPr>
                                  <w:tc>
                                    <w:tcPr>
                                      <w:tcW w:w="792" w:type="dxa"/>
                                      <w:tcBorders>
                                        <w:left w:val="nil"/>
                                        <w:bottom w:val="single" w:sz="4" w:space="0" w:color="8EA9DB"/>
                                        <w:right w:val="nil"/>
                                      </w:tcBorders>
                                      <w:shd w:val="clear" w:color="auto" w:fill="auto"/>
                                      <w:noWrap/>
                                      <w:vAlign w:val="bottom"/>
                                      <w:hideMark/>
                                    </w:tcPr>
                                    <w:p w14:paraId="23A262F1" w14:textId="77777777" w:rsidR="00CE4350" w:rsidRPr="00325BC5" w:rsidRDefault="00CE4350" w:rsidP="002B2BB6">
                                      <w:pPr>
                                        <w:spacing w:after="0" w:line="240" w:lineRule="auto"/>
                                        <w:rPr>
                                          <w:rFonts w:ascii="Calibri" w:eastAsia="Times New Roman" w:hAnsi="Calibri" w:cs="Calibri"/>
                                          <w:b/>
                                          <w:bCs/>
                                          <w:color w:val="000000"/>
                                        </w:rPr>
                                      </w:pPr>
                                      <w:r>
                                        <w:rPr>
                                          <w:rFonts w:ascii="Calibri" w:hAnsi="Calibri" w:cs="Calibri"/>
                                          <w:color w:val="000000"/>
                                        </w:rPr>
                                        <w:t>2019</w:t>
                                      </w:r>
                                    </w:p>
                                  </w:tc>
                                  <w:tc>
                                    <w:tcPr>
                                      <w:tcW w:w="1728" w:type="dxa"/>
                                      <w:tcBorders>
                                        <w:left w:val="nil"/>
                                        <w:bottom w:val="single" w:sz="4" w:space="0" w:color="8EA9DB"/>
                                        <w:right w:val="nil"/>
                                      </w:tcBorders>
                                      <w:shd w:val="clear" w:color="auto" w:fill="auto"/>
                                      <w:noWrap/>
                                      <w:vAlign w:val="bottom"/>
                                      <w:hideMark/>
                                    </w:tcPr>
                                    <w:p w14:paraId="27BA74B2" w14:textId="77777777" w:rsidR="00CE4350" w:rsidRPr="00325BC5" w:rsidRDefault="00CE4350" w:rsidP="002B2BB6">
                                      <w:pPr>
                                        <w:spacing w:after="0" w:line="240" w:lineRule="auto"/>
                                        <w:jc w:val="right"/>
                                        <w:rPr>
                                          <w:rFonts w:ascii="Calibri" w:eastAsia="Times New Roman" w:hAnsi="Calibri" w:cs="Calibri"/>
                                          <w:b/>
                                          <w:bCs/>
                                          <w:color w:val="000000"/>
                                        </w:rPr>
                                      </w:pPr>
                                      <w:r>
                                        <w:rPr>
                                          <w:rFonts w:ascii="Calibri" w:hAnsi="Calibri"/>
                                          <w:color w:val="000000"/>
                                        </w:rPr>
                                        <w:t>951,360</w:t>
                                      </w:r>
                                    </w:p>
                                  </w:tc>
                                  <w:tc>
                                    <w:tcPr>
                                      <w:tcW w:w="2160" w:type="dxa"/>
                                      <w:tcBorders>
                                        <w:left w:val="nil"/>
                                        <w:bottom w:val="single" w:sz="4" w:space="0" w:color="8EA9DB"/>
                                        <w:right w:val="nil"/>
                                      </w:tcBorders>
                                      <w:shd w:val="clear" w:color="auto" w:fill="auto"/>
                                      <w:noWrap/>
                                      <w:vAlign w:val="bottom"/>
                                      <w:hideMark/>
                                    </w:tcPr>
                                    <w:p w14:paraId="371B8C88" w14:textId="77777777" w:rsidR="00CE4350" w:rsidRPr="00325BC5" w:rsidRDefault="00CE4350" w:rsidP="002B2BB6">
                                      <w:pPr>
                                        <w:spacing w:after="0" w:line="240" w:lineRule="auto"/>
                                        <w:jc w:val="right"/>
                                        <w:rPr>
                                          <w:rFonts w:ascii="Calibri" w:eastAsia="Times New Roman" w:hAnsi="Calibri" w:cs="Calibri"/>
                                          <w:b/>
                                          <w:bCs/>
                                          <w:color w:val="000000"/>
                                        </w:rPr>
                                      </w:pPr>
                                      <w:r>
                                        <w:rPr>
                                          <w:rFonts w:ascii="Calibri" w:hAnsi="Calibri"/>
                                          <w:color w:val="000000"/>
                                        </w:rPr>
                                        <w:t>3,870,340</w:t>
                                      </w:r>
                                    </w:p>
                                  </w:tc>
                                  <w:tc>
                                    <w:tcPr>
                                      <w:tcW w:w="1530" w:type="dxa"/>
                                      <w:tcBorders>
                                        <w:left w:val="nil"/>
                                        <w:bottom w:val="single" w:sz="4" w:space="0" w:color="8EA9DB"/>
                                        <w:right w:val="nil"/>
                                      </w:tcBorders>
                                      <w:shd w:val="clear" w:color="auto" w:fill="auto"/>
                                      <w:vAlign w:val="bottom"/>
                                    </w:tcPr>
                                    <w:p w14:paraId="36EB1C44" w14:textId="77777777" w:rsidR="00CE4350" w:rsidRPr="00325BC5" w:rsidRDefault="00CE4350" w:rsidP="002B2BB6">
                                      <w:pPr>
                                        <w:spacing w:after="0" w:line="240" w:lineRule="auto"/>
                                        <w:jc w:val="right"/>
                                        <w:rPr>
                                          <w:rFonts w:ascii="Calibri" w:eastAsia="Times New Roman" w:hAnsi="Calibri" w:cs="Calibri"/>
                                          <w:b/>
                                          <w:bCs/>
                                          <w:color w:val="000000"/>
                                        </w:rPr>
                                      </w:pPr>
                                      <w:r>
                                        <w:rPr>
                                          <w:rFonts w:ascii="Calibri" w:hAnsi="Calibri"/>
                                          <w:color w:val="000000"/>
                                        </w:rPr>
                                        <w:t>4,821,700</w:t>
                                      </w:r>
                                    </w:p>
                                  </w:tc>
                                </w:tr>
                                <w:tr w:rsidR="00CE4350" w:rsidRPr="00325BC5" w14:paraId="705986DE" w14:textId="77777777" w:rsidTr="002B2BB6">
                                  <w:trPr>
                                    <w:trHeight w:val="288"/>
                                  </w:trPr>
                                  <w:tc>
                                    <w:tcPr>
                                      <w:tcW w:w="792" w:type="dxa"/>
                                      <w:tcBorders>
                                        <w:top w:val="single" w:sz="4" w:space="0" w:color="8EA9DB"/>
                                        <w:left w:val="nil"/>
                                        <w:bottom w:val="nil"/>
                                        <w:right w:val="nil"/>
                                      </w:tcBorders>
                                      <w:shd w:val="clear" w:color="D9E1F2" w:fill="D9E1F2"/>
                                      <w:noWrap/>
                                    </w:tcPr>
                                    <w:p w14:paraId="74020703" w14:textId="77777777" w:rsidR="00CE4350" w:rsidRPr="00325BC5" w:rsidRDefault="00CE4350" w:rsidP="002B2BB6">
                                      <w:pPr>
                                        <w:spacing w:after="0" w:line="240" w:lineRule="auto"/>
                                        <w:rPr>
                                          <w:rFonts w:ascii="Calibri" w:eastAsia="Times New Roman" w:hAnsi="Calibri" w:cs="Calibri"/>
                                          <w:b/>
                                          <w:bCs/>
                                          <w:color w:val="000000"/>
                                        </w:rPr>
                                      </w:pPr>
                                      <w:r w:rsidRPr="00E82958">
                                        <w:rPr>
                                          <w:rFonts w:ascii="Calibri" w:hAnsi="Calibri" w:cs="Calibri"/>
                                          <w:b/>
                                          <w:bCs/>
                                          <w:color w:val="000000"/>
                                        </w:rPr>
                                        <w:t xml:space="preserve"> Total</w:t>
                                      </w:r>
                                    </w:p>
                                  </w:tc>
                                  <w:tc>
                                    <w:tcPr>
                                      <w:tcW w:w="1728" w:type="dxa"/>
                                      <w:tcBorders>
                                        <w:top w:val="single" w:sz="4" w:space="0" w:color="8EA9DB"/>
                                        <w:left w:val="nil"/>
                                        <w:bottom w:val="nil"/>
                                        <w:right w:val="nil"/>
                                      </w:tcBorders>
                                      <w:shd w:val="clear" w:color="D9E1F2" w:fill="D9E1F2"/>
                                      <w:noWrap/>
                                      <w:vAlign w:val="bottom"/>
                                    </w:tcPr>
                                    <w:p w14:paraId="0CD3E56B" w14:textId="77777777" w:rsidR="00CE4350" w:rsidRPr="00325BC5" w:rsidRDefault="00CE4350" w:rsidP="002B2BB6">
                                      <w:pPr>
                                        <w:spacing w:after="0" w:line="240" w:lineRule="auto"/>
                                        <w:jc w:val="right"/>
                                        <w:rPr>
                                          <w:rFonts w:ascii="Calibri" w:eastAsia="Times New Roman" w:hAnsi="Calibri" w:cs="Calibri"/>
                                          <w:b/>
                                          <w:bCs/>
                                          <w:color w:val="000000"/>
                                        </w:rPr>
                                      </w:pPr>
                                      <w:r w:rsidRPr="00091D63">
                                        <w:rPr>
                                          <w:rFonts w:ascii="Calibri" w:hAnsi="Calibri"/>
                                          <w:b/>
                                          <w:bCs/>
                                          <w:color w:val="000000"/>
                                        </w:rPr>
                                        <w:t>7,925,079</w:t>
                                      </w:r>
                                      <w:r>
                                        <w:rPr>
                                          <w:rFonts w:ascii="Calibri" w:hAnsi="Calibri"/>
                                          <w:b/>
                                          <w:bCs/>
                                          <w:color w:val="000000"/>
                                        </w:rPr>
                                        <w:t xml:space="preserve">  </w:t>
                                      </w:r>
                                      <w:r w:rsidRPr="00B0258C">
                                        <w:rPr>
                                          <w:rFonts w:ascii="Calibri" w:hAnsi="Calibri"/>
                                          <w:i/>
                                          <w:iCs/>
                                          <w:color w:val="000000"/>
                                        </w:rPr>
                                        <w:t xml:space="preserve">(19.53%) </w:t>
                                      </w:r>
                                    </w:p>
                                  </w:tc>
                                  <w:tc>
                                    <w:tcPr>
                                      <w:tcW w:w="2160" w:type="dxa"/>
                                      <w:tcBorders>
                                        <w:top w:val="single" w:sz="4" w:space="0" w:color="8EA9DB"/>
                                        <w:left w:val="nil"/>
                                        <w:bottom w:val="nil"/>
                                        <w:right w:val="nil"/>
                                      </w:tcBorders>
                                      <w:shd w:val="clear" w:color="D9E1F2" w:fill="D9E1F2"/>
                                      <w:noWrap/>
                                      <w:vAlign w:val="bottom"/>
                                    </w:tcPr>
                                    <w:p w14:paraId="3814FFEE" w14:textId="77777777" w:rsidR="00CE4350" w:rsidRDefault="00CE4350" w:rsidP="002B2BB6">
                                      <w:pPr>
                                        <w:spacing w:after="0" w:line="240" w:lineRule="auto"/>
                                        <w:jc w:val="right"/>
                                        <w:rPr>
                                          <w:rFonts w:ascii="Calibri" w:hAnsi="Calibri"/>
                                          <w:b/>
                                          <w:bCs/>
                                          <w:color w:val="000000"/>
                                        </w:rPr>
                                      </w:pPr>
                                      <w:r w:rsidRPr="00091D63">
                                        <w:rPr>
                                          <w:rFonts w:ascii="Calibri" w:hAnsi="Calibri"/>
                                          <w:b/>
                                          <w:bCs/>
                                          <w:color w:val="000000"/>
                                        </w:rPr>
                                        <w:t>32,652,170</w:t>
                                      </w:r>
                                      <w:r>
                                        <w:rPr>
                                          <w:rFonts w:ascii="Calibri" w:hAnsi="Calibri"/>
                                          <w:b/>
                                          <w:bCs/>
                                          <w:color w:val="000000"/>
                                        </w:rPr>
                                        <w:t xml:space="preserve"> </w:t>
                                      </w:r>
                                    </w:p>
                                    <w:p w14:paraId="18AB20EF" w14:textId="77777777" w:rsidR="00CE4350" w:rsidRPr="00325BC5" w:rsidRDefault="00CE4350" w:rsidP="002B2BB6">
                                      <w:pPr>
                                        <w:spacing w:after="0" w:line="240" w:lineRule="auto"/>
                                        <w:jc w:val="right"/>
                                        <w:rPr>
                                          <w:rFonts w:ascii="Calibri" w:eastAsia="Times New Roman" w:hAnsi="Calibri" w:cs="Calibri"/>
                                          <w:b/>
                                          <w:bCs/>
                                          <w:color w:val="000000"/>
                                        </w:rPr>
                                      </w:pPr>
                                      <w:r w:rsidRPr="00B0258C">
                                        <w:rPr>
                                          <w:rFonts w:ascii="Calibri" w:hAnsi="Calibri"/>
                                          <w:i/>
                                          <w:iCs/>
                                          <w:color w:val="000000"/>
                                        </w:rPr>
                                        <w:t>(80.47%)</w:t>
                                      </w:r>
                                    </w:p>
                                  </w:tc>
                                  <w:tc>
                                    <w:tcPr>
                                      <w:tcW w:w="1530" w:type="dxa"/>
                                      <w:tcBorders>
                                        <w:top w:val="single" w:sz="4" w:space="0" w:color="8EA9DB"/>
                                        <w:left w:val="nil"/>
                                        <w:bottom w:val="nil"/>
                                        <w:right w:val="nil"/>
                                      </w:tcBorders>
                                      <w:shd w:val="clear" w:color="D9E1F2" w:fill="D9E1F2"/>
                                    </w:tcPr>
                                    <w:p w14:paraId="781B31A2" w14:textId="77777777" w:rsidR="00CE4350" w:rsidRDefault="00CE4350" w:rsidP="002B2BB6">
                                      <w:pPr>
                                        <w:spacing w:after="0" w:line="240" w:lineRule="auto"/>
                                        <w:jc w:val="right"/>
                                        <w:rPr>
                                          <w:rFonts w:ascii="Calibri" w:hAnsi="Calibri"/>
                                          <w:b/>
                                          <w:bCs/>
                                          <w:color w:val="000000"/>
                                        </w:rPr>
                                      </w:pPr>
                                      <w:r w:rsidRPr="00091D63">
                                        <w:rPr>
                                          <w:rFonts w:ascii="Calibri" w:hAnsi="Calibri"/>
                                          <w:b/>
                                          <w:bCs/>
                                          <w:color w:val="000000"/>
                                        </w:rPr>
                                        <w:t>40,577,249</w:t>
                                      </w:r>
                                    </w:p>
                                    <w:p w14:paraId="464C18A0" w14:textId="77777777" w:rsidR="00CE4350" w:rsidRPr="00325BC5" w:rsidRDefault="00CE4350" w:rsidP="002B2BB6">
                                      <w:pPr>
                                        <w:spacing w:after="0" w:line="240" w:lineRule="auto"/>
                                        <w:jc w:val="right"/>
                                        <w:rPr>
                                          <w:rFonts w:ascii="Calibri" w:eastAsia="Times New Roman" w:hAnsi="Calibri" w:cs="Calibri"/>
                                          <w:b/>
                                          <w:bCs/>
                                          <w:color w:val="000000"/>
                                        </w:rPr>
                                      </w:pPr>
                                      <w:r w:rsidRPr="00BB01A7">
                                        <w:rPr>
                                          <w:rFonts w:ascii="Calibri" w:eastAsia="Times New Roman" w:hAnsi="Calibri" w:cs="Calibri"/>
                                          <w:i/>
                                          <w:iCs/>
                                          <w:color w:val="000000"/>
                                        </w:rPr>
                                        <w:t>(100%)</w:t>
                                      </w:r>
                                    </w:p>
                                  </w:tc>
                                </w:tr>
                              </w:tbl>
                              <w:p w14:paraId="3597DD33" w14:textId="77777777" w:rsidR="00CE4350" w:rsidRPr="007B7319" w:rsidRDefault="00CE4350" w:rsidP="007151E0">
                                <w:pPr>
                                  <w:pStyle w:val="Caption"/>
                                  <w:jc w:val="center"/>
                                  <w:rPr>
                                    <w:noProof/>
                                  </w:rPr>
                                </w:pPr>
                              </w:p>
                            </w:txbxContent>
                          </v:textbox>
                        </v:shape>
                        <v:shape id="Text Box 27" o:spid="_x0000_s1033" type="#_x0000_t202" style="position:absolute;left:1312;top:18943;width:30567;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0D9B6162" w14:textId="77777777" w:rsidR="00CE4350" w:rsidRPr="00B0701D" w:rsidRDefault="00CE4350" w:rsidP="007151E0">
                                <w:pPr>
                                  <w:pStyle w:val="Caption"/>
                                  <w:jc w:val="center"/>
                                  <w:rPr>
                                    <w:noProof/>
                                  </w:rPr>
                                </w:pPr>
                                <w:r>
                                  <w:t xml:space="preserve">Figure </w:t>
                                </w:r>
                                <w:fldSimple w:instr=" SEQ Figure \* ARABIC ">
                                  <w:r>
                                    <w:rPr>
                                      <w:noProof/>
                                    </w:rPr>
                                    <w:t>1</w:t>
                                  </w:r>
                                </w:fldSimple>
                              </w:p>
                            </w:txbxContent>
                          </v:textbox>
                        </v:shape>
                        <v:shape id="Text Box 21" o:spid="_x0000_s1034" type="#_x0000_t202" style="position:absolute;top:37855;width:31189;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475CC771" w14:textId="77777777" w:rsidR="00CE4350" w:rsidRPr="00084252" w:rsidRDefault="00CE4350" w:rsidP="007151E0">
                                <w:pPr>
                                  <w:pStyle w:val="Caption"/>
                                  <w:jc w:val="center"/>
                                  <w:rPr>
                                    <w:noProof/>
                                  </w:rPr>
                                </w:pPr>
                                <w:r>
                                  <w:t>Figure 3</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35" type="#_x0000_t75" style="position:absolute;left:31446;width:31424;height:19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">
                        <v:imagedata r:id="rId14" o:title=""/>
                      </v:shape>
                    </v:group>
                    <v:shape id="Picture 1" o:spid="_x0000_s1036" type="#_x0000_t75" style="position:absolute;left:635;width:30797;height:19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">
                      <v:imagedata r:id="rId15" o:title=""/>
                    </v:shape>
                  </v:group>
                  <v:shape id="Picture 41" o:spid="_x0000_s1037" type="#_x0000_t75" style="position:absolute;left:1778;top:20658;width:27853;height:17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">
                    <v:imagedata r:id="rId16" o:title=""/>
                  </v:shape>
                </v:group>
                <w10:wrap type="square"/>
              </v:group>
            </w:pict>
          </mc:Fallback>
        </mc:AlternateContent>
      </w:r>
    </w:p>
    <w:p w14:paraId="5B30846A" w14:textId="6AC90A7D" w:rsidR="00BF50D7" w:rsidRPr="008A0AB3" w:rsidRDefault="00BF50D7" w:rsidP="00572DF8">
      <w:pPr>
        <w:pStyle w:val="Essay"/>
        <w:spacing w:line="240" w:lineRule="auto"/>
        <w:rPr>
          <w:rFonts w:asciiTheme="minorHAnsi" w:hAnsiTheme="minorHAnsi" w:cstheme="minorHAnsi"/>
          <w:sz w:val="22"/>
          <w:szCs w:val="22"/>
        </w:rPr>
      </w:pPr>
    </w:p>
    <w:p w14:paraId="2E07C496" w14:textId="6F7B2314" w:rsidR="000469E9" w:rsidRPr="008A0AB3" w:rsidRDefault="007151E0" w:rsidP="00572DF8">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 xml:space="preserve">Figure 1 </w:t>
      </w:r>
      <w:r w:rsidR="000654C3">
        <w:rPr>
          <w:rFonts w:asciiTheme="minorHAnsi" w:hAnsiTheme="minorHAnsi" w:cstheme="minorHAnsi"/>
          <w:sz w:val="22"/>
          <w:szCs w:val="22"/>
        </w:rPr>
        <w:t>illustrates</w:t>
      </w:r>
      <w:r w:rsidR="000654C3" w:rsidRPr="008A0AB3">
        <w:rPr>
          <w:rFonts w:asciiTheme="minorHAnsi" w:hAnsiTheme="minorHAnsi" w:cstheme="minorHAnsi"/>
          <w:sz w:val="22"/>
          <w:szCs w:val="22"/>
        </w:rPr>
        <w:t xml:space="preserve"> </w:t>
      </w:r>
      <w:r w:rsidRPr="008A0AB3">
        <w:rPr>
          <w:rFonts w:asciiTheme="minorHAnsi" w:hAnsiTheme="minorHAnsi" w:cstheme="minorHAnsi"/>
          <w:sz w:val="22"/>
          <w:szCs w:val="22"/>
        </w:rPr>
        <w:t>the total number of syndromic cases captured each week by EWARN between January 1</w:t>
      </w:r>
      <w:r w:rsidRPr="008A0AB3">
        <w:rPr>
          <w:rFonts w:asciiTheme="minorHAnsi" w:hAnsiTheme="minorHAnsi" w:cstheme="minorHAnsi"/>
          <w:sz w:val="22"/>
          <w:szCs w:val="22"/>
          <w:vertAlign w:val="superscript"/>
        </w:rPr>
        <w:t>st</w:t>
      </w:r>
      <w:proofErr w:type="gramStart"/>
      <w:r w:rsidRPr="008A0AB3">
        <w:rPr>
          <w:rFonts w:asciiTheme="minorHAnsi" w:hAnsiTheme="minorHAnsi" w:cstheme="minorHAnsi"/>
          <w:sz w:val="22"/>
          <w:szCs w:val="22"/>
        </w:rPr>
        <w:t xml:space="preserve"> 2015</w:t>
      </w:r>
      <w:proofErr w:type="gramEnd"/>
      <w:r w:rsidRPr="008A0AB3">
        <w:rPr>
          <w:rFonts w:asciiTheme="minorHAnsi" w:hAnsiTheme="minorHAnsi" w:cstheme="minorHAnsi"/>
          <w:sz w:val="22"/>
          <w:szCs w:val="22"/>
        </w:rPr>
        <w:t xml:space="preserve"> and July 31</w:t>
      </w:r>
      <w:r w:rsidRPr="008A0AB3">
        <w:rPr>
          <w:rFonts w:asciiTheme="minorHAnsi" w:hAnsiTheme="minorHAnsi" w:cstheme="minorHAnsi"/>
          <w:sz w:val="22"/>
          <w:szCs w:val="22"/>
          <w:vertAlign w:val="superscript"/>
        </w:rPr>
        <w:t>st</w:t>
      </w:r>
      <w:r w:rsidRPr="008A0AB3">
        <w:rPr>
          <w:rFonts w:asciiTheme="minorHAnsi" w:hAnsiTheme="minorHAnsi" w:cstheme="minorHAnsi"/>
          <w:sz w:val="22"/>
          <w:szCs w:val="22"/>
        </w:rPr>
        <w:t xml:space="preserve"> 2019. </w:t>
      </w:r>
      <w:r w:rsidRPr="008A0AB3">
        <w:rPr>
          <w:rFonts w:asciiTheme="minorHAnsi" w:hAnsiTheme="minorHAnsi" w:cstheme="minorHAnsi"/>
          <w:b/>
          <w:bCs/>
          <w:sz w:val="22"/>
          <w:szCs w:val="22"/>
        </w:rPr>
        <w:t xml:space="preserve"> </w:t>
      </w:r>
      <w:r w:rsidRPr="008A0AB3">
        <w:rPr>
          <w:rFonts w:asciiTheme="minorHAnsi" w:hAnsiTheme="minorHAnsi" w:cstheme="minorHAnsi"/>
          <w:sz w:val="22"/>
          <w:szCs w:val="22"/>
        </w:rPr>
        <w:t>Figure 2 shows the total incidence of all syndromic cases in that same period. Figure 3</w:t>
      </w:r>
      <w:commentRangeStart w:id="66"/>
      <w:commentRangeStart w:id="67"/>
      <w:commentRangeStart w:id="68"/>
      <w:r w:rsidRPr="008A0AB3">
        <w:rPr>
          <w:rFonts w:asciiTheme="minorHAnsi" w:hAnsiTheme="minorHAnsi" w:cstheme="minorHAnsi"/>
          <w:sz w:val="22"/>
          <w:szCs w:val="22"/>
        </w:rPr>
        <w:t xml:space="preserve"> shows the total number of consultations that were not part of the syndromic surveillance</w:t>
      </w:r>
      <w:commentRangeEnd w:id="66"/>
      <w:r w:rsidRPr="008A0AB3">
        <w:rPr>
          <w:rStyle w:val="CommentReference"/>
          <w:rFonts w:asciiTheme="minorHAnsi" w:hAnsiTheme="minorHAnsi" w:cstheme="minorHAnsi"/>
          <w:sz w:val="22"/>
          <w:szCs w:val="22"/>
        </w:rPr>
        <w:commentReference w:id="66"/>
      </w:r>
      <w:commentRangeEnd w:id="67"/>
      <w:r w:rsidRPr="008A0AB3">
        <w:rPr>
          <w:rStyle w:val="CommentReference"/>
          <w:rFonts w:asciiTheme="minorHAnsi" w:hAnsiTheme="minorHAnsi" w:cstheme="minorHAnsi"/>
          <w:sz w:val="22"/>
          <w:szCs w:val="22"/>
        </w:rPr>
        <w:commentReference w:id="67"/>
      </w:r>
      <w:commentRangeEnd w:id="68"/>
      <w:r w:rsidR="000654C3">
        <w:rPr>
          <w:rStyle w:val="CommentReference"/>
          <w:rFonts w:asciiTheme="minorHAnsi" w:hAnsiTheme="minorHAnsi"/>
        </w:rPr>
        <w:commentReference w:id="68"/>
      </w:r>
      <w:r w:rsidRPr="008A0AB3">
        <w:rPr>
          <w:rFonts w:asciiTheme="minorHAnsi" w:hAnsiTheme="minorHAnsi" w:cstheme="minorHAnsi"/>
          <w:sz w:val="22"/>
          <w:szCs w:val="22"/>
        </w:rPr>
        <w:t xml:space="preserve">.  </w:t>
      </w:r>
    </w:p>
    <w:p w14:paraId="0BF8A0C7" w14:textId="77777777" w:rsidR="00F92C01" w:rsidRPr="008A0AB3" w:rsidRDefault="00F92C01" w:rsidP="00572DF8">
      <w:pPr>
        <w:pStyle w:val="Essay"/>
        <w:spacing w:line="240" w:lineRule="auto"/>
        <w:rPr>
          <w:rFonts w:asciiTheme="minorHAnsi" w:hAnsiTheme="minorHAnsi" w:cstheme="minorHAnsi"/>
          <w:sz w:val="22"/>
          <w:szCs w:val="22"/>
        </w:rPr>
      </w:pPr>
    </w:p>
    <w:p w14:paraId="0DE2EA18" w14:textId="7C7768B3" w:rsidR="000469E9" w:rsidRPr="00571C2F" w:rsidRDefault="000469E9" w:rsidP="00572DF8">
      <w:pPr>
        <w:pStyle w:val="Essay"/>
        <w:spacing w:line="240" w:lineRule="auto"/>
        <w:rPr>
          <w:rFonts w:asciiTheme="minorHAnsi" w:hAnsiTheme="minorHAnsi" w:cstheme="minorHAnsi"/>
          <w:i/>
          <w:sz w:val="22"/>
          <w:szCs w:val="22"/>
        </w:rPr>
      </w:pPr>
      <w:r w:rsidRPr="00571C2F">
        <w:rPr>
          <w:rFonts w:asciiTheme="minorHAnsi" w:hAnsiTheme="minorHAnsi" w:cstheme="minorHAnsi"/>
          <w:i/>
          <w:sz w:val="22"/>
          <w:szCs w:val="22"/>
        </w:rPr>
        <w:t>Measles</w:t>
      </w:r>
    </w:p>
    <w:p w14:paraId="553B589C" w14:textId="44DD3696" w:rsidR="000469E9" w:rsidRPr="008A0AB3" w:rsidDel="000654C3" w:rsidRDefault="000469E9" w:rsidP="00572DF8">
      <w:pPr>
        <w:pStyle w:val="Essay"/>
        <w:spacing w:line="240" w:lineRule="auto"/>
        <w:rPr>
          <w:del w:id="69" w:author="Rohini Haar" w:date="2019-09-26T00:09:00Z"/>
          <w:rFonts w:asciiTheme="minorHAnsi" w:hAnsiTheme="minorHAnsi" w:cstheme="minorHAnsi"/>
          <w:sz w:val="22"/>
          <w:szCs w:val="22"/>
        </w:rPr>
      </w:pPr>
      <w:r w:rsidRPr="008A0AB3">
        <w:rPr>
          <w:rFonts w:asciiTheme="minorHAnsi" w:hAnsiTheme="minorHAnsi" w:cstheme="minorHAnsi"/>
          <w:sz w:val="22"/>
          <w:szCs w:val="22"/>
        </w:rPr>
        <w:t xml:space="preserve">Cases of measles were reported in every governorate except for Homs. The governorates </w:t>
      </w:r>
      <w:r w:rsidR="000654C3">
        <w:rPr>
          <w:rFonts w:asciiTheme="minorHAnsi" w:hAnsiTheme="minorHAnsi" w:cstheme="minorHAnsi"/>
          <w:sz w:val="22"/>
          <w:szCs w:val="22"/>
        </w:rPr>
        <w:t xml:space="preserve">of </w:t>
      </w:r>
      <w:r w:rsidRPr="008A0AB3">
        <w:rPr>
          <w:rFonts w:asciiTheme="minorHAnsi" w:hAnsiTheme="minorHAnsi" w:cstheme="minorHAnsi"/>
          <w:sz w:val="22"/>
          <w:szCs w:val="22"/>
        </w:rPr>
        <w:t>Ar-</w:t>
      </w:r>
      <w:commentRangeStart w:id="70"/>
      <w:r w:rsidRPr="008A0AB3">
        <w:rPr>
          <w:rFonts w:asciiTheme="minorHAnsi" w:hAnsiTheme="minorHAnsi" w:cstheme="minorHAnsi"/>
          <w:sz w:val="22"/>
          <w:szCs w:val="22"/>
        </w:rPr>
        <w:t>Raqqa ad Deir-</w:t>
      </w:r>
      <w:proofErr w:type="spellStart"/>
      <w:r w:rsidRPr="008A0AB3">
        <w:rPr>
          <w:rFonts w:asciiTheme="minorHAnsi" w:hAnsiTheme="minorHAnsi" w:cstheme="minorHAnsi"/>
          <w:sz w:val="22"/>
          <w:szCs w:val="22"/>
        </w:rPr>
        <w:t>ez</w:t>
      </w:r>
      <w:proofErr w:type="spellEnd"/>
      <w:r w:rsidRPr="008A0AB3">
        <w:rPr>
          <w:rFonts w:asciiTheme="minorHAnsi" w:hAnsiTheme="minorHAnsi" w:cstheme="minorHAnsi"/>
          <w:sz w:val="22"/>
          <w:szCs w:val="22"/>
        </w:rPr>
        <w:t>-</w:t>
      </w:r>
      <w:proofErr w:type="spellStart"/>
      <w:r w:rsidRPr="008A0AB3">
        <w:rPr>
          <w:rFonts w:asciiTheme="minorHAnsi" w:hAnsiTheme="minorHAnsi" w:cstheme="minorHAnsi"/>
          <w:sz w:val="22"/>
          <w:szCs w:val="22"/>
        </w:rPr>
        <w:t>Zor</w:t>
      </w:r>
      <w:proofErr w:type="spellEnd"/>
      <w:r w:rsidRPr="008A0AB3">
        <w:rPr>
          <w:rFonts w:asciiTheme="minorHAnsi" w:hAnsiTheme="minorHAnsi" w:cstheme="minorHAnsi"/>
          <w:sz w:val="22"/>
          <w:szCs w:val="22"/>
        </w:rPr>
        <w:t xml:space="preserve"> had the highest number of cases, followed by Idlib and Aleppo</w:t>
      </w:r>
      <w:commentRangeEnd w:id="70"/>
      <w:r w:rsidR="000654C3">
        <w:rPr>
          <w:rStyle w:val="CommentReference"/>
          <w:rFonts w:asciiTheme="minorHAnsi" w:hAnsiTheme="minorHAnsi"/>
        </w:rPr>
        <w:commentReference w:id="70"/>
      </w:r>
      <w:r w:rsidRPr="008A0AB3">
        <w:rPr>
          <w:rFonts w:asciiTheme="minorHAnsi" w:hAnsiTheme="minorHAnsi" w:cstheme="minorHAnsi"/>
          <w:sz w:val="22"/>
          <w:szCs w:val="22"/>
        </w:rPr>
        <w:t xml:space="preserve">. </w:t>
      </w:r>
      <w:r w:rsidR="000654C3">
        <w:rPr>
          <w:rFonts w:asciiTheme="minorHAnsi" w:hAnsiTheme="minorHAnsi" w:cstheme="minorHAnsi"/>
          <w:sz w:val="22"/>
          <w:szCs w:val="22"/>
        </w:rPr>
        <w:t xml:space="preserve">There was variability in the incidence of measles </w:t>
      </w:r>
      <w:r w:rsidR="000654C3" w:rsidRPr="008A0AB3">
        <w:rPr>
          <w:rFonts w:asciiTheme="minorHAnsi" w:hAnsiTheme="minorHAnsi" w:cstheme="minorHAnsi"/>
          <w:sz w:val="22"/>
          <w:szCs w:val="22"/>
        </w:rPr>
        <w:t xml:space="preserve">within governorates </w:t>
      </w:r>
      <w:r w:rsidR="000654C3">
        <w:rPr>
          <w:rFonts w:asciiTheme="minorHAnsi" w:hAnsiTheme="minorHAnsi" w:cstheme="minorHAnsi"/>
          <w:sz w:val="22"/>
          <w:szCs w:val="22"/>
        </w:rPr>
        <w:t xml:space="preserve">as well </w:t>
      </w:r>
      <w:r w:rsidR="000654C3" w:rsidRPr="00A54F3F">
        <w:rPr>
          <w:rFonts w:asciiTheme="minorHAnsi" w:hAnsiTheme="minorHAnsi" w:cstheme="minorHAnsi"/>
          <w:sz w:val="22"/>
          <w:szCs w:val="22"/>
          <w:highlight w:val="yellow"/>
        </w:rPr>
        <w:t>(</w:t>
      </w:r>
      <w:commentRangeStart w:id="71"/>
      <w:r w:rsidR="000654C3" w:rsidRPr="00A54F3F">
        <w:rPr>
          <w:rFonts w:asciiTheme="minorHAnsi" w:hAnsiTheme="minorHAnsi" w:cstheme="minorHAnsi"/>
          <w:sz w:val="22"/>
          <w:szCs w:val="22"/>
          <w:highlight w:val="yellow"/>
        </w:rPr>
        <w:t>is this statistically significant?)</w:t>
      </w:r>
      <w:commentRangeEnd w:id="71"/>
      <w:r w:rsidR="000654C3" w:rsidRPr="00A54F3F">
        <w:rPr>
          <w:rStyle w:val="CommentReference"/>
          <w:rFonts w:asciiTheme="minorHAnsi" w:hAnsiTheme="minorHAnsi"/>
          <w:highlight w:val="yellow"/>
        </w:rPr>
        <w:commentReference w:id="71"/>
      </w:r>
    </w:p>
    <w:p w14:paraId="353153AA" w14:textId="085C08B6" w:rsidR="00154AA8" w:rsidRPr="008A0AB3" w:rsidRDefault="000469E9" w:rsidP="00572DF8">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The greatest incidence was in Al-</w:t>
      </w:r>
      <w:proofErr w:type="spellStart"/>
      <w:r w:rsidRPr="008A0AB3">
        <w:rPr>
          <w:rFonts w:asciiTheme="minorHAnsi" w:hAnsiTheme="minorHAnsi" w:cstheme="minorHAnsi"/>
          <w:sz w:val="22"/>
          <w:szCs w:val="22"/>
        </w:rPr>
        <w:t>Mayadin</w:t>
      </w:r>
      <w:proofErr w:type="spellEnd"/>
      <w:r w:rsidRPr="008A0AB3">
        <w:rPr>
          <w:rFonts w:asciiTheme="minorHAnsi" w:hAnsiTheme="minorHAnsi" w:cstheme="minorHAnsi"/>
          <w:sz w:val="22"/>
          <w:szCs w:val="22"/>
        </w:rPr>
        <w:t xml:space="preserve"> and Abu Kamal Districts in the 2017 outbreak, and </w:t>
      </w:r>
      <w:commentRangeStart w:id="72"/>
      <w:r w:rsidRPr="008A0AB3">
        <w:rPr>
          <w:rFonts w:asciiTheme="minorHAnsi" w:hAnsiTheme="minorHAnsi" w:cstheme="minorHAnsi"/>
          <w:sz w:val="22"/>
          <w:szCs w:val="22"/>
        </w:rPr>
        <w:t>Ar-Raqqa, Al-</w:t>
      </w:r>
      <w:proofErr w:type="spellStart"/>
      <w:r w:rsidRPr="008A0AB3">
        <w:rPr>
          <w:rFonts w:asciiTheme="minorHAnsi" w:hAnsiTheme="minorHAnsi" w:cstheme="minorHAnsi"/>
          <w:sz w:val="22"/>
          <w:szCs w:val="22"/>
        </w:rPr>
        <w:t>Mayadin</w:t>
      </w:r>
      <w:proofErr w:type="spellEnd"/>
      <w:r w:rsidRPr="008A0AB3">
        <w:rPr>
          <w:rFonts w:asciiTheme="minorHAnsi" w:hAnsiTheme="minorHAnsi" w:cstheme="minorHAnsi"/>
          <w:sz w:val="22"/>
          <w:szCs w:val="22"/>
        </w:rPr>
        <w:t>, and Deir-</w:t>
      </w:r>
      <w:proofErr w:type="spellStart"/>
      <w:r w:rsidRPr="008A0AB3">
        <w:rPr>
          <w:rFonts w:asciiTheme="minorHAnsi" w:hAnsiTheme="minorHAnsi" w:cstheme="minorHAnsi"/>
          <w:sz w:val="22"/>
          <w:szCs w:val="22"/>
        </w:rPr>
        <w:t>ez</w:t>
      </w:r>
      <w:proofErr w:type="spellEnd"/>
      <w:r w:rsidRPr="008A0AB3">
        <w:rPr>
          <w:rFonts w:asciiTheme="minorHAnsi" w:hAnsiTheme="minorHAnsi" w:cstheme="minorHAnsi"/>
          <w:sz w:val="22"/>
          <w:szCs w:val="22"/>
        </w:rPr>
        <w:t>-</w:t>
      </w:r>
      <w:proofErr w:type="spellStart"/>
      <w:r w:rsidRPr="008A0AB3">
        <w:rPr>
          <w:rFonts w:asciiTheme="minorHAnsi" w:hAnsiTheme="minorHAnsi" w:cstheme="minorHAnsi"/>
          <w:sz w:val="22"/>
          <w:szCs w:val="22"/>
        </w:rPr>
        <w:t>Zor</w:t>
      </w:r>
      <w:proofErr w:type="spellEnd"/>
      <w:r w:rsidRPr="008A0AB3">
        <w:rPr>
          <w:rFonts w:asciiTheme="minorHAnsi" w:hAnsiTheme="minorHAnsi" w:cstheme="minorHAnsi"/>
          <w:sz w:val="22"/>
          <w:szCs w:val="22"/>
        </w:rPr>
        <w:t xml:space="preserve"> had the highest incidence in the 2018 outbreak.</w:t>
      </w:r>
      <w:commentRangeEnd w:id="72"/>
      <w:r w:rsidR="000654C3">
        <w:rPr>
          <w:rStyle w:val="CommentReference"/>
          <w:rFonts w:asciiTheme="minorHAnsi" w:hAnsiTheme="minorHAnsi"/>
        </w:rPr>
        <w:commentReference w:id="72"/>
      </w:r>
      <w:r w:rsidR="00734334">
        <w:rPr>
          <w:rFonts w:asciiTheme="minorHAnsi" w:hAnsiTheme="minorHAnsi" w:cstheme="minorHAnsi"/>
          <w:sz w:val="22"/>
          <w:szCs w:val="22"/>
        </w:rPr>
        <w:t>(see Figure 1)</w:t>
      </w:r>
    </w:p>
    <w:p w14:paraId="014A394D" w14:textId="15FF92A3" w:rsidR="00734334" w:rsidRDefault="006A0896" w:rsidP="00871B0D">
      <w:pPr>
        <w:spacing w:line="240" w:lineRule="auto"/>
        <w:jc w:val="both"/>
        <w:rPr>
          <w:rFonts w:cstheme="minorHAnsi"/>
        </w:rPr>
      </w:pPr>
      <w:r w:rsidRPr="008A0AB3">
        <w:rPr>
          <w:rFonts w:cstheme="minorHAnsi"/>
        </w:rPr>
        <w:lastRenderedPageBreak/>
        <w:t xml:space="preserve">Children &lt;5 years of age were at a </w:t>
      </w:r>
      <w:commentRangeStart w:id="73"/>
      <w:r w:rsidRPr="008A0AB3">
        <w:rPr>
          <w:rFonts w:cstheme="minorHAnsi"/>
        </w:rPr>
        <w:t xml:space="preserve">greater risk </w:t>
      </w:r>
      <w:commentRangeEnd w:id="73"/>
      <w:r w:rsidR="000654C3">
        <w:rPr>
          <w:rStyle w:val="CommentReference"/>
        </w:rPr>
        <w:commentReference w:id="73"/>
      </w:r>
      <w:r w:rsidRPr="008A0AB3">
        <w:rPr>
          <w:rFonts w:cstheme="minorHAnsi"/>
        </w:rPr>
        <w:t>than the rest of the population, accounting for 60.87% of reported cases. While there was no significant difference between male</w:t>
      </w:r>
      <w:r w:rsidR="000654C3">
        <w:rPr>
          <w:rFonts w:cstheme="minorHAnsi"/>
        </w:rPr>
        <w:t xml:space="preserve"> </w:t>
      </w:r>
      <w:r w:rsidR="00C87E75">
        <w:rPr>
          <w:rFonts w:cstheme="minorHAnsi"/>
        </w:rPr>
        <w:t>children</w:t>
      </w:r>
      <w:r w:rsidRPr="008A0AB3">
        <w:rPr>
          <w:rFonts w:cstheme="minorHAnsi"/>
        </w:rPr>
        <w:t xml:space="preserve"> and female children (51.39% vs. 48.61% of &lt;5 cases,</w:t>
      </w:r>
      <w:r w:rsidR="003A5547">
        <w:rPr>
          <w:rFonts w:cstheme="minorHAnsi"/>
        </w:rPr>
        <w:t xml:space="preserve"> Wilcoxon Rank Sum Test</w:t>
      </w:r>
      <w:r w:rsidRPr="008A0AB3">
        <w:rPr>
          <w:rFonts w:cstheme="minorHAnsi"/>
        </w:rPr>
        <w:t xml:space="preserve"> p-value = </w:t>
      </w:r>
      <w:r w:rsidR="003A5547" w:rsidRPr="003A5547">
        <w:rPr>
          <w:rFonts w:cstheme="minorHAnsi"/>
        </w:rPr>
        <w:t>0.72</w:t>
      </w:r>
      <w:r w:rsidR="003A5547">
        <w:rPr>
          <w:rFonts w:cstheme="minorHAnsi"/>
        </w:rPr>
        <w:t>6</w:t>
      </w:r>
      <w:r w:rsidRPr="008A0AB3">
        <w:rPr>
          <w:rFonts w:cstheme="minorHAnsi"/>
        </w:rPr>
        <w:t xml:space="preserve">), </w:t>
      </w:r>
      <w:commentRangeStart w:id="74"/>
      <w:commentRangeStart w:id="75"/>
      <w:commentRangeStart w:id="76"/>
      <w:r w:rsidRPr="008A0AB3">
        <w:rPr>
          <w:rFonts w:cstheme="minorHAnsi"/>
        </w:rPr>
        <w:t>there was a statistically significant difference between sexes in cases ≥5 years (54.47% vs</w:t>
      </w:r>
      <w:commentRangeEnd w:id="74"/>
      <w:r w:rsidRPr="008A0AB3">
        <w:rPr>
          <w:rFonts w:cstheme="minorHAnsi"/>
        </w:rPr>
        <w:t xml:space="preserve">. 45.43% of </w:t>
      </w:r>
      <w:r w:rsidRPr="008A0AB3">
        <w:rPr>
          <w:rStyle w:val="CommentReference"/>
          <w:rFonts w:cstheme="minorHAnsi"/>
          <w:sz w:val="22"/>
          <w:szCs w:val="22"/>
        </w:rPr>
        <w:commentReference w:id="74"/>
      </w:r>
      <w:commentRangeEnd w:id="75"/>
      <w:commentRangeEnd w:id="76"/>
      <w:r w:rsidRPr="008A0AB3">
        <w:rPr>
          <w:rFonts w:cstheme="minorHAnsi"/>
        </w:rPr>
        <w:t xml:space="preserve">≥5 cases, </w:t>
      </w:r>
      <w:r w:rsidR="00FE7098">
        <w:rPr>
          <w:rFonts w:cstheme="minorHAnsi"/>
        </w:rPr>
        <w:t xml:space="preserve">Wilcoxon Rank Sum Test </w:t>
      </w:r>
      <w:r w:rsidRPr="008A0AB3">
        <w:rPr>
          <w:rFonts w:cstheme="minorHAnsi"/>
        </w:rPr>
        <w:t xml:space="preserve">p-value </w:t>
      </w:r>
      <w:r w:rsidR="00FE7098">
        <w:rPr>
          <w:rFonts w:cstheme="minorHAnsi"/>
        </w:rPr>
        <w:t>&lt;</w:t>
      </w:r>
      <w:r w:rsidRPr="008A0AB3">
        <w:rPr>
          <w:rFonts w:cstheme="minorHAnsi"/>
        </w:rPr>
        <w:t xml:space="preserve"> 0.</w:t>
      </w:r>
      <w:r w:rsidR="00FE7098">
        <w:rPr>
          <w:rFonts w:cstheme="minorHAnsi"/>
        </w:rPr>
        <w:t>001</w:t>
      </w:r>
      <w:r w:rsidRPr="008A0AB3">
        <w:rPr>
          <w:rFonts w:cstheme="minorHAnsi"/>
        </w:rPr>
        <w:t>)</w:t>
      </w:r>
      <w:r w:rsidRPr="008A0AB3">
        <w:rPr>
          <w:rStyle w:val="CommentReference"/>
          <w:rFonts w:cstheme="minorHAnsi"/>
          <w:sz w:val="22"/>
          <w:szCs w:val="22"/>
        </w:rPr>
        <w:commentReference w:id="75"/>
      </w:r>
      <w:r w:rsidR="00734334">
        <w:rPr>
          <w:rStyle w:val="CommentReference"/>
        </w:rPr>
        <w:commentReference w:id="76"/>
      </w:r>
      <w:r w:rsidRPr="008A0AB3">
        <w:rPr>
          <w:rFonts w:cstheme="minorHAnsi"/>
        </w:rPr>
        <w:t xml:space="preserve"> with </w:t>
      </w:r>
      <w:r w:rsidR="00D808AD" w:rsidRPr="008A0AB3">
        <w:rPr>
          <w:rFonts w:cstheme="minorHAnsi"/>
        </w:rPr>
        <w:t>females</w:t>
      </w:r>
      <w:r w:rsidRPr="008A0AB3">
        <w:rPr>
          <w:rFonts w:cstheme="minorHAnsi"/>
        </w:rPr>
        <w:t xml:space="preserve"> at a greater risk than </w:t>
      </w:r>
      <w:r w:rsidR="00D808AD" w:rsidRPr="008A0AB3">
        <w:rPr>
          <w:rFonts w:cstheme="minorHAnsi"/>
        </w:rPr>
        <w:t>males</w:t>
      </w:r>
      <w:r w:rsidRPr="008A0AB3">
        <w:rPr>
          <w:rFonts w:cstheme="minorHAnsi"/>
        </w:rPr>
        <w:t xml:space="preserve">. </w:t>
      </w:r>
    </w:p>
    <w:p w14:paraId="604958DC" w14:textId="77777777" w:rsidR="00871B0D" w:rsidRDefault="00871B0D" w:rsidP="00871B0D">
      <w:pPr>
        <w:spacing w:line="240" w:lineRule="auto"/>
        <w:jc w:val="both"/>
        <w:rPr>
          <w:ins w:id="77" w:author="Rohini Haar" w:date="2019-09-26T00:11:00Z"/>
          <w:rFonts w:cstheme="minorHAnsi"/>
        </w:rPr>
      </w:pPr>
    </w:p>
    <w:p w14:paraId="60A3EAFA" w14:textId="3A752C0F" w:rsidR="00734334" w:rsidRPr="008A0AB3" w:rsidRDefault="00760EB7" w:rsidP="009C2BC6">
      <w:pPr>
        <w:spacing w:line="240" w:lineRule="auto"/>
        <w:jc w:val="both"/>
        <w:rPr>
          <w:rFonts w:cstheme="minorHAnsi"/>
        </w:rPr>
      </w:pPr>
      <w:r w:rsidRPr="008A0AB3">
        <w:rPr>
          <w:rFonts w:cstheme="minorHAnsi"/>
          <w:noProof/>
        </w:rPr>
        <mc:AlternateContent>
          <mc:Choice Requires="wpg">
            <w:drawing>
              <wp:anchor distT="0" distB="0" distL="114300" distR="114300" simplePos="0" relativeHeight="251672576" behindDoc="0" locked="0" layoutInCell="1" allowOverlap="1" wp14:anchorId="5267DFAD" wp14:editId="2B2FA17E">
                <wp:simplePos x="0" y="0"/>
                <wp:positionH relativeFrom="column">
                  <wp:posOffset>-38100</wp:posOffset>
                </wp:positionH>
                <wp:positionV relativeFrom="paragraph">
                  <wp:posOffset>864235</wp:posOffset>
                </wp:positionV>
                <wp:extent cx="6246495" cy="6116320"/>
                <wp:effectExtent l="0" t="0" r="1905" b="17780"/>
                <wp:wrapTopAndBottom/>
                <wp:docPr id="3" name="Group 3"/>
                <wp:cNvGraphicFramePr/>
                <a:graphic xmlns:a="http://schemas.openxmlformats.org/drawingml/2006/main">
                  <a:graphicData uri="http://schemas.microsoft.com/office/word/2010/wordprocessingGroup">
                    <wpg:wgp>
                      <wpg:cNvGrpSpPr/>
                      <wpg:grpSpPr>
                        <a:xfrm>
                          <a:off x="0" y="0"/>
                          <a:ext cx="6246495" cy="6116320"/>
                          <a:chOff x="22860" y="0"/>
                          <a:chExt cx="6558280" cy="6046470"/>
                        </a:xfrm>
                      </wpg:grpSpPr>
                      <pic:pic xmlns:pic="http://schemas.openxmlformats.org/drawingml/2006/picture">
                        <pic:nvPicPr>
                          <pic:cNvPr id="2" name="Picture 2"/>
                          <pic:cNvPicPr>
                            <a:picLocks noChangeAspect="1"/>
                          </pic:cNvPicPr>
                        </pic:nvPicPr>
                        <pic:blipFill rotWithShape="1">
                          <a:blip r:embed="rId17">
                            <a:extLst>
                              <a:ext uri="{28A0092B-C50C-407E-A947-70E740481C1C}">
                                <a14:useLocalDpi xmlns:a14="http://schemas.microsoft.com/office/drawing/2010/main" val="0"/>
                              </a:ext>
                            </a:extLst>
                          </a:blip>
                          <a:srcRect l="15705" r="15603"/>
                          <a:stretch/>
                        </pic:blipFill>
                        <pic:spPr bwMode="auto">
                          <a:xfrm>
                            <a:off x="2891790" y="0"/>
                            <a:ext cx="3689350" cy="3315335"/>
                          </a:xfrm>
                          <a:prstGeom prst="rect">
                            <a:avLst/>
                          </a:prstGeom>
                          <a:ln>
                            <a:noFill/>
                          </a:ln>
                          <a:extLst>
                            <a:ext uri="{53640926-AAD7-44D8-BBD7-CCE9431645EC}">
                              <a14:shadowObscured xmlns:a14="http://schemas.microsoft.com/office/drawing/2010/main"/>
                            </a:ext>
                          </a:extLst>
                        </pic:spPr>
                      </pic:pic>
                      <wpg:graphicFrame>
                        <wpg:cNvPr id="9" name="Chart 9">
                          <a:extLst>
                            <a:ext uri="{FF2B5EF4-FFF2-40B4-BE49-F238E27FC236}">
                              <a16:creationId xmlns:a16="http://schemas.microsoft.com/office/drawing/2014/main" id="{AD69A358-424D-4F4F-A5B8-16E1CF87A198}"/>
                            </a:ext>
                          </a:extLst>
                        </wpg:cNvPr>
                        <wpg:cNvFrPr/>
                        <wpg:xfrm>
                          <a:off x="377190" y="3352800"/>
                          <a:ext cx="5947410" cy="2693670"/>
                        </wpg:xfrm>
                        <a:graphic>
                          <a:graphicData uri="http://schemas.openxmlformats.org/drawingml/2006/chart">
                            <c:chart xmlns:c="http://schemas.openxmlformats.org/drawingml/2006/chart" xmlns:r="http://schemas.openxmlformats.org/officeDocument/2006/relationships" r:id="rId18"/>
                          </a:graphicData>
                        </a:graphic>
                      </wpg:graphicFrame>
                      <pic:pic xmlns:pic="http://schemas.openxmlformats.org/drawingml/2006/picture">
                        <pic:nvPicPr>
                          <pic:cNvPr id="6" name="Picture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2860" y="1673734"/>
                            <a:ext cx="2792730" cy="1722755"/>
                          </a:xfrm>
                          <a:prstGeom prst="rect">
                            <a:avLst/>
                          </a:prstGeom>
                        </pic:spPr>
                      </pic:pic>
                      <pic:pic xmlns:pic="http://schemas.openxmlformats.org/drawingml/2006/picture">
                        <pic:nvPicPr>
                          <pic:cNvPr id="7" name="Picture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22860" y="0"/>
                            <a:ext cx="2769870" cy="17087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786D6B5" id="Group 3" o:spid="_x0000_s1026" style="position:absolute;margin-left:-3pt;margin-top:68.05pt;width:491.85pt;height:481.6pt;z-index:251672576;mso-width-relative:margin;mso-height-relative:margin" coordorigin="228" coordsize="65582,60464" o:gfxdata="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">
                <v:shape id="Picture 2" o:spid="_x0000_s1027" type="#_x0000_t75" style="position:absolute;left:28917;width:36894;height:33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">
                  <v:imagedata r:id="rId21" o:title="" cropleft="10292f" cropright="10226f"/>
                </v:shape>
                <v:shape id="Chart 9" o:spid="_x0000_s1028" type="#_x0000_t75" style="position:absolute;left:3684;top:33446;width:59651;height:270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">
                  <v:imagedata r:id="rId22" o:title=""/>
                  <o:lock v:ext="edit" aspectratio="f"/>
                </v:shape>
                <v:shape id="Picture 6" o:spid="_x0000_s1029" type="#_x0000_t75" style="position:absolute;left:228;top:16737;width:27927;height:17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">
                  <v:imagedata r:id="rId23" o:title=""/>
                </v:shape>
                <v:shape id="Picture 7" o:spid="_x0000_s1030" type="#_x0000_t75" style="position:absolute;left:228;width:27699;height:17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">
                  <v:imagedata r:id="rId24" o:title=""/>
                </v:shape>
                <w10:wrap type="topAndBottom"/>
              </v:group>
            </w:pict>
          </mc:Fallback>
        </mc:AlternateContent>
      </w:r>
      <w:ins w:id="78" w:author="Rohini Haar" w:date="2019-09-26T00:11:00Z">
        <w:r w:rsidR="00734334">
          <w:rPr>
            <w:rFonts w:cstheme="minorHAnsi"/>
          </w:rPr>
          <w:t>Fi</w:t>
        </w:r>
      </w:ins>
      <w:ins w:id="79" w:author="Rohini Haar" w:date="2019-09-26T00:12:00Z">
        <w:r w:rsidR="00734334">
          <w:rPr>
            <w:rFonts w:cstheme="minorHAnsi"/>
          </w:rPr>
          <w:t>gure 1: Measles incidence</w:t>
        </w:r>
      </w:ins>
      <w:r w:rsidR="00CF4BED">
        <w:rPr>
          <w:rFonts w:cstheme="minorHAnsi"/>
        </w:rPr>
        <w:t>,</w:t>
      </w:r>
      <w:ins w:id="80" w:author="Rohini Haar" w:date="2019-09-26T00:12:00Z">
        <w:r w:rsidR="00734334">
          <w:rPr>
            <w:rFonts w:cstheme="minorHAnsi"/>
          </w:rPr>
          <w:t xml:space="preserve"> g</w:t>
        </w:r>
        <w:commentRangeStart w:id="81"/>
        <w:r w:rsidR="00734334">
          <w:rPr>
            <w:rFonts w:cstheme="minorHAnsi"/>
          </w:rPr>
          <w:t xml:space="preserve">eographically and temporally </w:t>
        </w:r>
      </w:ins>
      <w:commentRangeEnd w:id="81"/>
      <w:r w:rsidR="00CF4BED">
        <w:rPr>
          <w:rStyle w:val="CommentReference"/>
        </w:rPr>
        <w:commentReference w:id="81"/>
      </w:r>
    </w:p>
    <w:p w14:paraId="6115E8C3" w14:textId="6D7DFF18" w:rsidR="00770F0E" w:rsidRDefault="00770F0E" w:rsidP="00572DF8">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 xml:space="preserve"> </w:t>
      </w:r>
    </w:p>
    <w:p w14:paraId="15B02957" w14:textId="222EBE8E" w:rsidR="005C5036" w:rsidRDefault="005C5036" w:rsidP="00572DF8">
      <w:pPr>
        <w:pStyle w:val="Essay"/>
        <w:spacing w:line="240" w:lineRule="auto"/>
        <w:rPr>
          <w:rFonts w:asciiTheme="minorHAnsi" w:hAnsiTheme="minorHAnsi" w:cstheme="minorHAnsi"/>
          <w:sz w:val="22"/>
          <w:szCs w:val="22"/>
        </w:rPr>
      </w:pPr>
    </w:p>
    <w:p w14:paraId="76512027" w14:textId="214B7ED1" w:rsidR="005C5036" w:rsidRDefault="005C5036" w:rsidP="00572DF8">
      <w:pPr>
        <w:pStyle w:val="Essay"/>
        <w:spacing w:line="240" w:lineRule="auto"/>
        <w:rPr>
          <w:rFonts w:asciiTheme="minorHAnsi" w:hAnsiTheme="minorHAnsi" w:cstheme="minorHAnsi"/>
          <w:sz w:val="22"/>
          <w:szCs w:val="22"/>
        </w:rPr>
      </w:pPr>
    </w:p>
    <w:p w14:paraId="684CDB22" w14:textId="77777777" w:rsidR="005C5036" w:rsidRPr="008A0AB3" w:rsidRDefault="005C5036" w:rsidP="00572DF8">
      <w:pPr>
        <w:pStyle w:val="Essay"/>
        <w:spacing w:line="240" w:lineRule="auto"/>
        <w:rPr>
          <w:rFonts w:asciiTheme="minorHAnsi" w:hAnsiTheme="minorHAnsi" w:cstheme="minorHAnsi"/>
          <w:sz w:val="22"/>
          <w:szCs w:val="22"/>
        </w:rPr>
      </w:pPr>
    </w:p>
    <w:p w14:paraId="02D16771" w14:textId="41CF5A9C" w:rsidR="00734334" w:rsidRPr="006A6ED9" w:rsidRDefault="005C5036" w:rsidP="00572DF8">
      <w:pPr>
        <w:spacing w:line="240" w:lineRule="auto"/>
        <w:jc w:val="both"/>
        <w:rPr>
          <w:rFonts w:cstheme="minorHAnsi"/>
          <w:i/>
        </w:rPr>
      </w:pPr>
      <w:r w:rsidRPr="008A0AB3">
        <w:rPr>
          <w:rFonts w:cstheme="minorHAnsi"/>
          <w:noProof/>
        </w:rPr>
        <mc:AlternateContent>
          <mc:Choice Requires="wpg">
            <w:drawing>
              <wp:anchor distT="0" distB="0" distL="114300" distR="114300" simplePos="0" relativeHeight="251660288" behindDoc="0" locked="0" layoutInCell="1" allowOverlap="1" wp14:anchorId="6B0E1A5A" wp14:editId="7F2146D9">
                <wp:simplePos x="0" y="0"/>
                <wp:positionH relativeFrom="column">
                  <wp:posOffset>-815296</wp:posOffset>
                </wp:positionH>
                <wp:positionV relativeFrom="paragraph">
                  <wp:posOffset>0</wp:posOffset>
                </wp:positionV>
                <wp:extent cx="7435850" cy="2432050"/>
                <wp:effectExtent l="0" t="0" r="0" b="6350"/>
                <wp:wrapTopAndBottom/>
                <wp:docPr id="15" name="Group 15"/>
                <wp:cNvGraphicFramePr/>
                <a:graphic xmlns:a="http://schemas.openxmlformats.org/drawingml/2006/main">
                  <a:graphicData uri="http://schemas.microsoft.com/office/word/2010/wordprocessingGroup">
                    <wpg:wgp>
                      <wpg:cNvGrpSpPr/>
                      <wpg:grpSpPr>
                        <a:xfrm>
                          <a:off x="0" y="0"/>
                          <a:ext cx="7435850" cy="2432050"/>
                          <a:chOff x="0" y="0"/>
                          <a:chExt cx="7392670" cy="2312670"/>
                        </a:xfrm>
                      </wpg:grpSpPr>
                      <pic:pic xmlns:pic="http://schemas.openxmlformats.org/drawingml/2006/picture">
                        <pic:nvPicPr>
                          <pic:cNvPr id="44" name="Picture 4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644900" y="0"/>
                            <a:ext cx="3747770" cy="2312670"/>
                          </a:xfrm>
                          <a:prstGeom prst="rect">
                            <a:avLst/>
                          </a:prstGeom>
                        </pic:spPr>
                      </pic:pic>
                      <pic:pic xmlns:pic="http://schemas.openxmlformats.org/drawingml/2006/picture">
                        <pic:nvPicPr>
                          <pic:cNvPr id="45" name="Picture 4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19050"/>
                            <a:ext cx="3629025" cy="22390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0CEF50C" id="Group 15" o:spid="_x0000_s1026" style="position:absolute;margin-left:-64.2pt;margin-top:0;width:585.5pt;height:191.5pt;z-index:251660288;mso-width-relative:margin;mso-height-relative:margin" coordsize="73926,23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">
                <v:shape id="Picture 44" o:spid="_x0000_s1027" type="#_x0000_t75" style="position:absolute;left:36449;width:37477;height:23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">
                  <v:imagedata r:id="rId27" o:title=""/>
                </v:shape>
                <v:shape id="Picture 45" o:spid="_x0000_s1028" type="#_x0000_t75" style="position:absolute;top:190;width:36290;height:22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">
                  <v:imagedata r:id="rId28" o:title=""/>
                </v:shape>
                <w10:wrap type="topAndBottom"/>
              </v:group>
            </w:pict>
          </mc:Fallback>
        </mc:AlternateContent>
      </w:r>
      <w:r w:rsidR="00734334" w:rsidRPr="006A6ED9">
        <w:rPr>
          <w:rFonts w:cstheme="minorHAnsi"/>
          <w:i/>
        </w:rPr>
        <w:t>Outbreak Evaluation</w:t>
      </w:r>
    </w:p>
    <w:p w14:paraId="2FFBB6F5" w14:textId="7283B54E" w:rsidR="00734334" w:rsidRPr="008A0AB3" w:rsidRDefault="00734334" w:rsidP="00572DF8">
      <w:pPr>
        <w:spacing w:line="240" w:lineRule="auto"/>
        <w:jc w:val="both"/>
        <w:rPr>
          <w:rFonts w:cstheme="minorHAnsi"/>
          <w:noProof/>
        </w:rPr>
      </w:pPr>
      <w:r w:rsidRPr="008A0AB3">
        <w:rPr>
          <w:rFonts w:cstheme="minorHAnsi"/>
        </w:rPr>
        <w:t xml:space="preserve">The largest outbreaks of 2017 were concentrated in Abu Kamal and Al </w:t>
      </w:r>
      <w:proofErr w:type="spellStart"/>
      <w:r w:rsidRPr="008A0AB3">
        <w:rPr>
          <w:rFonts w:cstheme="minorHAnsi"/>
        </w:rPr>
        <w:t>Mayadin</w:t>
      </w:r>
      <w:proofErr w:type="spellEnd"/>
      <w:r w:rsidRPr="008A0AB3">
        <w:rPr>
          <w:rFonts w:cstheme="minorHAnsi"/>
        </w:rPr>
        <w:t xml:space="preserve"> Districts in the Deir-</w:t>
      </w:r>
      <w:proofErr w:type="spellStart"/>
      <w:r w:rsidRPr="008A0AB3">
        <w:rPr>
          <w:rFonts w:cstheme="minorHAnsi"/>
        </w:rPr>
        <w:t>ez</w:t>
      </w:r>
      <w:proofErr w:type="spellEnd"/>
      <w:r w:rsidRPr="008A0AB3">
        <w:rPr>
          <w:rFonts w:cstheme="minorHAnsi"/>
        </w:rPr>
        <w:t>-</w:t>
      </w:r>
      <w:proofErr w:type="spellStart"/>
      <w:r w:rsidRPr="008A0AB3">
        <w:rPr>
          <w:rFonts w:cstheme="minorHAnsi"/>
        </w:rPr>
        <w:t>Zor</w:t>
      </w:r>
      <w:proofErr w:type="spellEnd"/>
      <w:r w:rsidRPr="008A0AB3">
        <w:rPr>
          <w:rFonts w:cstheme="minorHAnsi"/>
        </w:rPr>
        <w:t xml:space="preserve"> governorate, while the largest outbreaks in 2018 were concentrated in Al-</w:t>
      </w:r>
      <w:proofErr w:type="spellStart"/>
      <w:r w:rsidRPr="008A0AB3">
        <w:rPr>
          <w:rFonts w:cstheme="minorHAnsi"/>
        </w:rPr>
        <w:t>Mayadin</w:t>
      </w:r>
      <w:proofErr w:type="spellEnd"/>
      <w:r w:rsidRPr="008A0AB3">
        <w:rPr>
          <w:rFonts w:cstheme="minorHAnsi"/>
        </w:rPr>
        <w:t xml:space="preserve"> and Deir-</w:t>
      </w:r>
      <w:proofErr w:type="spellStart"/>
      <w:r w:rsidRPr="008A0AB3">
        <w:rPr>
          <w:rFonts w:cstheme="minorHAnsi"/>
        </w:rPr>
        <w:t>ez</w:t>
      </w:r>
      <w:proofErr w:type="spellEnd"/>
      <w:r w:rsidRPr="008A0AB3">
        <w:rPr>
          <w:rFonts w:cstheme="minorHAnsi"/>
        </w:rPr>
        <w:t>-</w:t>
      </w:r>
      <w:proofErr w:type="spellStart"/>
      <w:r w:rsidRPr="008A0AB3">
        <w:rPr>
          <w:rFonts w:cstheme="minorHAnsi"/>
        </w:rPr>
        <w:t>Zor</w:t>
      </w:r>
      <w:proofErr w:type="spellEnd"/>
      <w:r w:rsidRPr="008A0AB3">
        <w:rPr>
          <w:rFonts w:cstheme="minorHAnsi"/>
        </w:rPr>
        <w:t xml:space="preserve"> districts in Deir-</w:t>
      </w:r>
      <w:proofErr w:type="spellStart"/>
      <w:r w:rsidRPr="008A0AB3">
        <w:rPr>
          <w:rFonts w:cstheme="minorHAnsi"/>
        </w:rPr>
        <w:t>ez</w:t>
      </w:r>
      <w:proofErr w:type="spellEnd"/>
      <w:r w:rsidRPr="008A0AB3">
        <w:rPr>
          <w:rFonts w:cstheme="minorHAnsi"/>
        </w:rPr>
        <w:t>-</w:t>
      </w:r>
      <w:proofErr w:type="spellStart"/>
      <w:r w:rsidRPr="008A0AB3">
        <w:rPr>
          <w:rFonts w:cstheme="minorHAnsi"/>
        </w:rPr>
        <w:t>Zor</w:t>
      </w:r>
      <w:proofErr w:type="spellEnd"/>
      <w:r w:rsidRPr="008A0AB3">
        <w:rPr>
          <w:rFonts w:cstheme="minorHAnsi"/>
        </w:rPr>
        <w:t xml:space="preserve"> governorate and Ar-Raqqa district of Ar-Raqqa Governorate.</w:t>
      </w:r>
      <w:r w:rsidRPr="008A0AB3">
        <w:rPr>
          <w:rFonts w:cstheme="minorHAnsi"/>
          <w:noProof/>
        </w:rPr>
        <w:t xml:space="preserve"> </w:t>
      </w:r>
      <w:r w:rsidRPr="008A0AB3">
        <w:rPr>
          <w:rFonts w:cstheme="minorHAnsi"/>
        </w:rPr>
        <w:t xml:space="preserve">In 2017 </w:t>
      </w:r>
      <w:commentRangeStart w:id="82"/>
      <w:r w:rsidRPr="008A0AB3">
        <w:rPr>
          <w:rFonts w:cstheme="minorHAnsi"/>
        </w:rPr>
        <w:t>incidence</w:t>
      </w:r>
      <w:commentRangeEnd w:id="82"/>
      <w:r w:rsidRPr="008A0AB3">
        <w:rPr>
          <w:rStyle w:val="CommentReference"/>
          <w:rFonts w:cstheme="minorHAnsi"/>
          <w:sz w:val="22"/>
          <w:szCs w:val="22"/>
        </w:rPr>
        <w:commentReference w:id="82"/>
      </w:r>
      <w:r w:rsidRPr="008A0AB3">
        <w:rPr>
          <w:rFonts w:cstheme="minorHAnsi"/>
        </w:rPr>
        <w:t xml:space="preserve"> peaked towards the end of June and beginning of July, while in 2018 incidence peaked around end of March. The 2018 outbreak had a more gradual increase in incidence from the beginning of January until the end of August, compared to sharp increase in incidence in mid-March and rapid decline that tapered off until early October.</w:t>
      </w:r>
    </w:p>
    <w:p w14:paraId="7EED91D2" w14:textId="14F296C9" w:rsidR="004E712C" w:rsidRDefault="00570EA1" w:rsidP="00572DF8">
      <w:pPr>
        <w:spacing w:line="240" w:lineRule="auto"/>
        <w:jc w:val="both"/>
        <w:rPr>
          <w:rFonts w:cstheme="minorHAnsi"/>
          <w:noProof/>
        </w:rPr>
      </w:pPr>
      <w:r>
        <w:rPr>
          <w:rFonts w:cstheme="minorHAnsi"/>
          <w:noProof/>
        </w:rPr>
        <w:t xml:space="preserve">Table Y: </w:t>
      </w:r>
      <w:commentRangeStart w:id="83"/>
      <w:r w:rsidR="003A5EF1" w:rsidRPr="008A0AB3">
        <w:rPr>
          <w:rFonts w:cstheme="minorHAnsi"/>
          <w:noProof/>
        </w:rPr>
        <w:t xml:space="preserve">Summary </w:t>
      </w:r>
      <w:r w:rsidR="002307EF">
        <w:rPr>
          <w:rFonts w:cstheme="minorHAnsi"/>
          <w:noProof/>
        </w:rPr>
        <w:t>of suspected cases of measles, by year</w:t>
      </w:r>
      <w:commentRangeEnd w:id="83"/>
      <w:r w:rsidR="00734334">
        <w:rPr>
          <w:rStyle w:val="CommentReference"/>
        </w:rPr>
        <w:commentReference w:id="83"/>
      </w:r>
    </w:p>
    <w:tbl>
      <w:tblPr>
        <w:tblStyle w:val="TableGrid"/>
        <w:tblW w:w="0" w:type="auto"/>
        <w:tblLook w:val="04A0" w:firstRow="1" w:lastRow="0" w:firstColumn="1" w:lastColumn="0" w:noHBand="0" w:noVBand="1"/>
      </w:tblPr>
      <w:tblGrid>
        <w:gridCol w:w="690"/>
        <w:gridCol w:w="1742"/>
        <w:gridCol w:w="1594"/>
        <w:gridCol w:w="1875"/>
        <w:gridCol w:w="1124"/>
      </w:tblGrid>
      <w:tr w:rsidR="004E712C" w14:paraId="79359DC3" w14:textId="77777777" w:rsidTr="00534394">
        <w:trPr>
          <w:trHeight w:val="834"/>
        </w:trPr>
        <w:tc>
          <w:tcPr>
            <w:tcW w:w="690" w:type="dxa"/>
            <w:vAlign w:val="center"/>
          </w:tcPr>
          <w:p w14:paraId="5C07C410" w14:textId="02BBBC33" w:rsidR="004E712C" w:rsidRPr="004E712C" w:rsidRDefault="004E712C" w:rsidP="004E712C">
            <w:pPr>
              <w:jc w:val="center"/>
              <w:rPr>
                <w:rFonts w:cstheme="minorHAnsi"/>
                <w:b/>
                <w:bCs/>
                <w:noProof/>
              </w:rPr>
            </w:pPr>
            <w:r w:rsidRPr="004E712C">
              <w:rPr>
                <w:rFonts w:cstheme="minorHAnsi"/>
                <w:b/>
                <w:bCs/>
                <w:noProof/>
              </w:rPr>
              <w:t>Year</w:t>
            </w:r>
          </w:p>
        </w:tc>
        <w:tc>
          <w:tcPr>
            <w:tcW w:w="1742" w:type="dxa"/>
            <w:vAlign w:val="center"/>
          </w:tcPr>
          <w:p w14:paraId="30F97261" w14:textId="4AA71E49" w:rsidR="004E712C" w:rsidRPr="004E712C" w:rsidRDefault="000A3AF6" w:rsidP="004E712C">
            <w:pPr>
              <w:jc w:val="center"/>
              <w:rPr>
                <w:rFonts w:cstheme="minorHAnsi"/>
                <w:b/>
                <w:bCs/>
                <w:noProof/>
              </w:rPr>
            </w:pPr>
            <w:r>
              <w:rPr>
                <w:rFonts w:cstheme="minorHAnsi"/>
                <w:b/>
                <w:bCs/>
                <w:noProof/>
              </w:rPr>
              <w:t xml:space="preserve">Total </w:t>
            </w:r>
            <w:r w:rsidR="004E712C" w:rsidRPr="004E712C">
              <w:rPr>
                <w:rFonts w:cstheme="minorHAnsi"/>
                <w:b/>
                <w:bCs/>
                <w:noProof/>
              </w:rPr>
              <w:t>Number of Weekly District Reports</w:t>
            </w:r>
          </w:p>
        </w:tc>
        <w:tc>
          <w:tcPr>
            <w:tcW w:w="1594" w:type="dxa"/>
            <w:vAlign w:val="center"/>
          </w:tcPr>
          <w:p w14:paraId="6CA5C189" w14:textId="12E57A39" w:rsidR="004E712C" w:rsidRPr="004E712C" w:rsidRDefault="004E712C" w:rsidP="004E712C">
            <w:pPr>
              <w:jc w:val="center"/>
              <w:rPr>
                <w:rFonts w:cstheme="minorHAnsi"/>
                <w:b/>
                <w:bCs/>
                <w:noProof/>
              </w:rPr>
            </w:pPr>
            <w:r w:rsidRPr="004E712C">
              <w:rPr>
                <w:rFonts w:cstheme="minorHAnsi"/>
                <w:b/>
                <w:bCs/>
                <w:noProof/>
              </w:rPr>
              <w:t>Total Number of Suspected Measles Cases</w:t>
            </w:r>
          </w:p>
        </w:tc>
        <w:tc>
          <w:tcPr>
            <w:tcW w:w="1875" w:type="dxa"/>
            <w:vAlign w:val="center"/>
          </w:tcPr>
          <w:p w14:paraId="2DFE9DDB" w14:textId="31086D64" w:rsidR="004E712C" w:rsidRPr="004E712C" w:rsidRDefault="004E712C" w:rsidP="004E712C">
            <w:pPr>
              <w:jc w:val="center"/>
              <w:rPr>
                <w:rFonts w:cstheme="minorHAnsi"/>
                <w:b/>
                <w:bCs/>
                <w:noProof/>
              </w:rPr>
            </w:pPr>
            <w:r w:rsidRPr="004E712C">
              <w:rPr>
                <w:rFonts w:cstheme="minorHAnsi"/>
                <w:b/>
                <w:bCs/>
                <w:noProof/>
              </w:rPr>
              <w:t>Average number of cases per district per week</w:t>
            </w:r>
          </w:p>
        </w:tc>
        <w:tc>
          <w:tcPr>
            <w:tcW w:w="1124" w:type="dxa"/>
            <w:vAlign w:val="center"/>
          </w:tcPr>
          <w:p w14:paraId="1BFAA26B" w14:textId="13CCBDDF" w:rsidR="004E712C" w:rsidRPr="004E712C" w:rsidRDefault="004E712C" w:rsidP="004E712C">
            <w:pPr>
              <w:jc w:val="center"/>
              <w:rPr>
                <w:rFonts w:cstheme="minorHAnsi"/>
                <w:b/>
                <w:bCs/>
                <w:noProof/>
              </w:rPr>
            </w:pPr>
            <w:r w:rsidRPr="004E712C">
              <w:rPr>
                <w:rFonts w:cstheme="minorHAnsi"/>
                <w:b/>
                <w:bCs/>
                <w:noProof/>
              </w:rPr>
              <w:t>Standard deviation</w:t>
            </w:r>
          </w:p>
        </w:tc>
      </w:tr>
      <w:tr w:rsidR="004E712C" w14:paraId="341E0D8B" w14:textId="77777777" w:rsidTr="00710799">
        <w:trPr>
          <w:trHeight w:val="275"/>
        </w:trPr>
        <w:tc>
          <w:tcPr>
            <w:tcW w:w="690" w:type="dxa"/>
          </w:tcPr>
          <w:p w14:paraId="18F23934" w14:textId="2C384359" w:rsidR="004E712C" w:rsidRPr="00710799" w:rsidRDefault="004E712C" w:rsidP="00572DF8">
            <w:pPr>
              <w:jc w:val="both"/>
              <w:rPr>
                <w:rFonts w:cstheme="minorHAnsi"/>
                <w:b/>
                <w:bCs/>
                <w:noProof/>
              </w:rPr>
            </w:pPr>
            <w:r w:rsidRPr="00710799">
              <w:rPr>
                <w:rFonts w:cstheme="minorHAnsi"/>
                <w:b/>
                <w:bCs/>
                <w:noProof/>
              </w:rPr>
              <w:t>2015</w:t>
            </w:r>
          </w:p>
        </w:tc>
        <w:tc>
          <w:tcPr>
            <w:tcW w:w="1742" w:type="dxa"/>
          </w:tcPr>
          <w:p w14:paraId="1F894101" w14:textId="1EF6C689" w:rsidR="004E712C" w:rsidRDefault="004E712C" w:rsidP="00572DF8">
            <w:pPr>
              <w:jc w:val="both"/>
              <w:rPr>
                <w:rFonts w:cstheme="minorHAnsi"/>
                <w:noProof/>
              </w:rPr>
            </w:pPr>
            <w:r>
              <w:rPr>
                <w:rFonts w:cstheme="minorHAnsi"/>
                <w:noProof/>
              </w:rPr>
              <w:t>1,440</w:t>
            </w:r>
          </w:p>
        </w:tc>
        <w:tc>
          <w:tcPr>
            <w:tcW w:w="1594" w:type="dxa"/>
          </w:tcPr>
          <w:p w14:paraId="6F8F9748" w14:textId="1C4EF2D6" w:rsidR="004E712C" w:rsidRDefault="004E712C" w:rsidP="00572DF8">
            <w:pPr>
              <w:jc w:val="both"/>
              <w:rPr>
                <w:rFonts w:cstheme="minorHAnsi"/>
                <w:noProof/>
              </w:rPr>
            </w:pPr>
            <w:r>
              <w:rPr>
                <w:rFonts w:cstheme="minorHAnsi"/>
                <w:noProof/>
              </w:rPr>
              <w:t>2,192</w:t>
            </w:r>
          </w:p>
        </w:tc>
        <w:tc>
          <w:tcPr>
            <w:tcW w:w="1875" w:type="dxa"/>
          </w:tcPr>
          <w:p w14:paraId="72AB8FC7" w14:textId="50A97898" w:rsidR="004E712C" w:rsidRDefault="004E712C" w:rsidP="00572DF8">
            <w:pPr>
              <w:jc w:val="both"/>
              <w:rPr>
                <w:rFonts w:cstheme="minorHAnsi"/>
                <w:noProof/>
              </w:rPr>
            </w:pPr>
            <w:r>
              <w:rPr>
                <w:rFonts w:cstheme="minorHAnsi"/>
                <w:noProof/>
              </w:rPr>
              <w:t>1.52</w:t>
            </w:r>
          </w:p>
        </w:tc>
        <w:tc>
          <w:tcPr>
            <w:tcW w:w="1124" w:type="dxa"/>
          </w:tcPr>
          <w:p w14:paraId="3AB7B16A" w14:textId="300354C5" w:rsidR="004E712C" w:rsidRDefault="00710799" w:rsidP="00572DF8">
            <w:pPr>
              <w:jc w:val="both"/>
              <w:rPr>
                <w:rFonts w:cstheme="minorHAnsi"/>
                <w:noProof/>
              </w:rPr>
            </w:pPr>
            <w:r>
              <w:rPr>
                <w:rFonts w:cstheme="minorHAnsi"/>
                <w:noProof/>
              </w:rPr>
              <w:t>4.64</w:t>
            </w:r>
          </w:p>
        </w:tc>
      </w:tr>
      <w:tr w:rsidR="004E712C" w14:paraId="616D9ACA" w14:textId="77777777" w:rsidTr="00710799">
        <w:trPr>
          <w:trHeight w:val="284"/>
        </w:trPr>
        <w:tc>
          <w:tcPr>
            <w:tcW w:w="690" w:type="dxa"/>
          </w:tcPr>
          <w:p w14:paraId="7FFA65C2" w14:textId="1F9B2718" w:rsidR="004E712C" w:rsidRPr="00710799" w:rsidRDefault="004E712C" w:rsidP="00572DF8">
            <w:pPr>
              <w:jc w:val="both"/>
              <w:rPr>
                <w:rFonts w:cstheme="minorHAnsi"/>
                <w:b/>
                <w:bCs/>
                <w:noProof/>
              </w:rPr>
            </w:pPr>
            <w:r w:rsidRPr="00710799">
              <w:rPr>
                <w:rFonts w:cstheme="minorHAnsi"/>
                <w:b/>
                <w:bCs/>
                <w:noProof/>
              </w:rPr>
              <w:t>2016</w:t>
            </w:r>
          </w:p>
        </w:tc>
        <w:tc>
          <w:tcPr>
            <w:tcW w:w="1742" w:type="dxa"/>
          </w:tcPr>
          <w:p w14:paraId="441EC2A1" w14:textId="7C2B39A7" w:rsidR="004E712C" w:rsidRDefault="004E712C" w:rsidP="00572DF8">
            <w:pPr>
              <w:jc w:val="both"/>
              <w:rPr>
                <w:rFonts w:cstheme="minorHAnsi"/>
                <w:noProof/>
              </w:rPr>
            </w:pPr>
            <w:r>
              <w:rPr>
                <w:rFonts w:cstheme="minorHAnsi"/>
                <w:noProof/>
              </w:rPr>
              <w:t>1,670</w:t>
            </w:r>
          </w:p>
        </w:tc>
        <w:tc>
          <w:tcPr>
            <w:tcW w:w="1594" w:type="dxa"/>
          </w:tcPr>
          <w:p w14:paraId="6B1D7DC4" w14:textId="1BC6C087" w:rsidR="004E712C" w:rsidRDefault="004E712C" w:rsidP="00572DF8">
            <w:pPr>
              <w:jc w:val="both"/>
              <w:rPr>
                <w:rFonts w:cstheme="minorHAnsi"/>
                <w:noProof/>
              </w:rPr>
            </w:pPr>
            <w:r>
              <w:rPr>
                <w:rFonts w:cstheme="minorHAnsi"/>
                <w:noProof/>
              </w:rPr>
              <w:t>2,110</w:t>
            </w:r>
          </w:p>
        </w:tc>
        <w:tc>
          <w:tcPr>
            <w:tcW w:w="1875" w:type="dxa"/>
          </w:tcPr>
          <w:p w14:paraId="656EBBE4" w14:textId="6D7C5D05" w:rsidR="004E712C" w:rsidRDefault="004E712C" w:rsidP="00572DF8">
            <w:pPr>
              <w:jc w:val="both"/>
              <w:rPr>
                <w:rFonts w:cstheme="minorHAnsi"/>
                <w:noProof/>
              </w:rPr>
            </w:pPr>
            <w:r>
              <w:rPr>
                <w:rFonts w:cstheme="minorHAnsi"/>
                <w:noProof/>
              </w:rPr>
              <w:t>1.26</w:t>
            </w:r>
          </w:p>
        </w:tc>
        <w:tc>
          <w:tcPr>
            <w:tcW w:w="1124" w:type="dxa"/>
          </w:tcPr>
          <w:p w14:paraId="642B050C" w14:textId="6EA66472" w:rsidR="004E712C" w:rsidRDefault="00710799" w:rsidP="00572DF8">
            <w:pPr>
              <w:jc w:val="both"/>
              <w:rPr>
                <w:rFonts w:cstheme="minorHAnsi"/>
                <w:noProof/>
              </w:rPr>
            </w:pPr>
            <w:r>
              <w:rPr>
                <w:rFonts w:cstheme="minorHAnsi"/>
                <w:noProof/>
              </w:rPr>
              <w:t>5.62</w:t>
            </w:r>
          </w:p>
        </w:tc>
      </w:tr>
      <w:tr w:rsidR="004E712C" w14:paraId="115CA599" w14:textId="77777777" w:rsidTr="00710799">
        <w:trPr>
          <w:trHeight w:val="275"/>
        </w:trPr>
        <w:tc>
          <w:tcPr>
            <w:tcW w:w="690" w:type="dxa"/>
          </w:tcPr>
          <w:p w14:paraId="44D813C5" w14:textId="59D80F64" w:rsidR="004E712C" w:rsidRPr="00710799" w:rsidRDefault="004E712C" w:rsidP="00572DF8">
            <w:pPr>
              <w:jc w:val="both"/>
              <w:rPr>
                <w:rFonts w:cstheme="minorHAnsi"/>
                <w:b/>
                <w:bCs/>
                <w:noProof/>
              </w:rPr>
            </w:pPr>
            <w:r w:rsidRPr="00710799">
              <w:rPr>
                <w:rFonts w:cstheme="minorHAnsi"/>
                <w:b/>
                <w:bCs/>
                <w:noProof/>
              </w:rPr>
              <w:t>2017</w:t>
            </w:r>
          </w:p>
        </w:tc>
        <w:tc>
          <w:tcPr>
            <w:tcW w:w="1742" w:type="dxa"/>
          </w:tcPr>
          <w:p w14:paraId="307B44FC" w14:textId="214FAB3D" w:rsidR="004E712C" w:rsidRDefault="004E712C" w:rsidP="00572DF8">
            <w:pPr>
              <w:jc w:val="both"/>
              <w:rPr>
                <w:rFonts w:cstheme="minorHAnsi"/>
                <w:noProof/>
              </w:rPr>
            </w:pPr>
            <w:r>
              <w:rPr>
                <w:rFonts w:cstheme="minorHAnsi"/>
                <w:noProof/>
              </w:rPr>
              <w:t>1,641</w:t>
            </w:r>
          </w:p>
        </w:tc>
        <w:tc>
          <w:tcPr>
            <w:tcW w:w="1594" w:type="dxa"/>
          </w:tcPr>
          <w:p w14:paraId="041237EA" w14:textId="32D4CB24" w:rsidR="004E712C" w:rsidRDefault="004E712C" w:rsidP="00572DF8">
            <w:pPr>
              <w:jc w:val="both"/>
              <w:rPr>
                <w:rFonts w:cstheme="minorHAnsi"/>
                <w:noProof/>
              </w:rPr>
            </w:pPr>
            <w:r>
              <w:rPr>
                <w:rFonts w:cstheme="minorHAnsi"/>
                <w:noProof/>
              </w:rPr>
              <w:t>7,664</w:t>
            </w:r>
          </w:p>
        </w:tc>
        <w:tc>
          <w:tcPr>
            <w:tcW w:w="1875" w:type="dxa"/>
          </w:tcPr>
          <w:p w14:paraId="49F7C09B" w14:textId="232AB411" w:rsidR="004E712C" w:rsidRDefault="004E712C" w:rsidP="00572DF8">
            <w:pPr>
              <w:jc w:val="both"/>
              <w:rPr>
                <w:rFonts w:cstheme="minorHAnsi"/>
                <w:noProof/>
              </w:rPr>
            </w:pPr>
            <w:r>
              <w:rPr>
                <w:rFonts w:cstheme="minorHAnsi"/>
                <w:noProof/>
              </w:rPr>
              <w:t>4.67</w:t>
            </w:r>
          </w:p>
        </w:tc>
        <w:tc>
          <w:tcPr>
            <w:tcW w:w="1124" w:type="dxa"/>
          </w:tcPr>
          <w:p w14:paraId="40A4E7C7" w14:textId="43CD44FB" w:rsidR="004E712C" w:rsidRDefault="00710799" w:rsidP="00572DF8">
            <w:pPr>
              <w:jc w:val="both"/>
              <w:rPr>
                <w:rFonts w:cstheme="minorHAnsi"/>
                <w:noProof/>
              </w:rPr>
            </w:pPr>
            <w:r>
              <w:rPr>
                <w:rFonts w:cstheme="minorHAnsi"/>
                <w:noProof/>
              </w:rPr>
              <w:t>14.9</w:t>
            </w:r>
          </w:p>
        </w:tc>
      </w:tr>
      <w:tr w:rsidR="004E712C" w14:paraId="7FF8485F" w14:textId="77777777" w:rsidTr="00710799">
        <w:trPr>
          <w:trHeight w:val="284"/>
        </w:trPr>
        <w:tc>
          <w:tcPr>
            <w:tcW w:w="690" w:type="dxa"/>
          </w:tcPr>
          <w:p w14:paraId="2A498C11" w14:textId="6C0C1282" w:rsidR="004E712C" w:rsidRPr="00710799" w:rsidRDefault="004E712C" w:rsidP="00572DF8">
            <w:pPr>
              <w:jc w:val="both"/>
              <w:rPr>
                <w:rFonts w:cstheme="minorHAnsi"/>
                <w:b/>
                <w:bCs/>
                <w:noProof/>
              </w:rPr>
            </w:pPr>
            <w:r w:rsidRPr="00710799">
              <w:rPr>
                <w:rFonts w:cstheme="minorHAnsi"/>
                <w:b/>
                <w:bCs/>
                <w:noProof/>
              </w:rPr>
              <w:t>2018</w:t>
            </w:r>
          </w:p>
        </w:tc>
        <w:tc>
          <w:tcPr>
            <w:tcW w:w="1742" w:type="dxa"/>
          </w:tcPr>
          <w:p w14:paraId="628F2577" w14:textId="08690879" w:rsidR="004E712C" w:rsidRDefault="004E712C" w:rsidP="00572DF8">
            <w:pPr>
              <w:jc w:val="both"/>
              <w:rPr>
                <w:rFonts w:cstheme="minorHAnsi"/>
                <w:noProof/>
              </w:rPr>
            </w:pPr>
            <w:r>
              <w:rPr>
                <w:rFonts w:cstheme="minorHAnsi"/>
                <w:noProof/>
              </w:rPr>
              <w:t>1,458</w:t>
            </w:r>
          </w:p>
        </w:tc>
        <w:tc>
          <w:tcPr>
            <w:tcW w:w="1594" w:type="dxa"/>
          </w:tcPr>
          <w:p w14:paraId="289D3666" w14:textId="28820496" w:rsidR="004E712C" w:rsidRDefault="004E712C" w:rsidP="00572DF8">
            <w:pPr>
              <w:jc w:val="both"/>
              <w:rPr>
                <w:rFonts w:cstheme="minorHAnsi"/>
                <w:noProof/>
              </w:rPr>
            </w:pPr>
            <w:r>
              <w:rPr>
                <w:rFonts w:cstheme="minorHAnsi"/>
                <w:noProof/>
              </w:rPr>
              <w:t>17,885</w:t>
            </w:r>
          </w:p>
        </w:tc>
        <w:tc>
          <w:tcPr>
            <w:tcW w:w="1875" w:type="dxa"/>
          </w:tcPr>
          <w:p w14:paraId="323CBDAC" w14:textId="054AAF84" w:rsidR="004E712C" w:rsidRDefault="004E712C" w:rsidP="00572DF8">
            <w:pPr>
              <w:jc w:val="both"/>
              <w:rPr>
                <w:rFonts w:cstheme="minorHAnsi"/>
                <w:noProof/>
              </w:rPr>
            </w:pPr>
            <w:r>
              <w:rPr>
                <w:rFonts w:cstheme="minorHAnsi"/>
                <w:noProof/>
              </w:rPr>
              <w:t>12.</w:t>
            </w:r>
            <w:r w:rsidR="00710799">
              <w:rPr>
                <w:rFonts w:cstheme="minorHAnsi"/>
                <w:noProof/>
              </w:rPr>
              <w:t>4</w:t>
            </w:r>
          </w:p>
        </w:tc>
        <w:tc>
          <w:tcPr>
            <w:tcW w:w="1124" w:type="dxa"/>
          </w:tcPr>
          <w:p w14:paraId="5F45486C" w14:textId="340DE5EC" w:rsidR="004E712C" w:rsidRDefault="00710799" w:rsidP="00572DF8">
            <w:pPr>
              <w:jc w:val="both"/>
              <w:rPr>
                <w:rFonts w:cstheme="minorHAnsi"/>
                <w:noProof/>
              </w:rPr>
            </w:pPr>
            <w:r>
              <w:rPr>
                <w:rFonts w:cstheme="minorHAnsi"/>
                <w:noProof/>
              </w:rPr>
              <w:t>34.1</w:t>
            </w:r>
          </w:p>
        </w:tc>
      </w:tr>
      <w:tr w:rsidR="004E712C" w14:paraId="74374499" w14:textId="77777777" w:rsidTr="00710799">
        <w:trPr>
          <w:trHeight w:val="284"/>
        </w:trPr>
        <w:tc>
          <w:tcPr>
            <w:tcW w:w="690" w:type="dxa"/>
          </w:tcPr>
          <w:p w14:paraId="72FD6F5A" w14:textId="1109F4C6" w:rsidR="004E712C" w:rsidRPr="00710799" w:rsidRDefault="004E712C" w:rsidP="00572DF8">
            <w:pPr>
              <w:jc w:val="both"/>
              <w:rPr>
                <w:rFonts w:cstheme="minorHAnsi"/>
                <w:b/>
                <w:bCs/>
                <w:noProof/>
              </w:rPr>
            </w:pPr>
            <w:r w:rsidRPr="00710799">
              <w:rPr>
                <w:rFonts w:cstheme="minorHAnsi"/>
                <w:b/>
                <w:bCs/>
                <w:noProof/>
              </w:rPr>
              <w:t>2019</w:t>
            </w:r>
          </w:p>
        </w:tc>
        <w:tc>
          <w:tcPr>
            <w:tcW w:w="1742" w:type="dxa"/>
          </w:tcPr>
          <w:p w14:paraId="7FA5BFDC" w14:textId="4CD6D230" w:rsidR="004E712C" w:rsidRDefault="004E712C" w:rsidP="00572DF8">
            <w:pPr>
              <w:jc w:val="both"/>
              <w:rPr>
                <w:rFonts w:cstheme="minorHAnsi"/>
                <w:noProof/>
              </w:rPr>
            </w:pPr>
            <w:r>
              <w:rPr>
                <w:rFonts w:cstheme="minorHAnsi"/>
                <w:noProof/>
              </w:rPr>
              <w:t>598</w:t>
            </w:r>
          </w:p>
        </w:tc>
        <w:tc>
          <w:tcPr>
            <w:tcW w:w="1594" w:type="dxa"/>
          </w:tcPr>
          <w:p w14:paraId="14BE57FB" w14:textId="48C72E7B" w:rsidR="004E712C" w:rsidRDefault="004E712C" w:rsidP="00572DF8">
            <w:pPr>
              <w:jc w:val="both"/>
              <w:rPr>
                <w:rFonts w:cstheme="minorHAnsi"/>
                <w:noProof/>
              </w:rPr>
            </w:pPr>
            <w:r>
              <w:rPr>
                <w:rFonts w:cstheme="minorHAnsi"/>
                <w:noProof/>
              </w:rPr>
              <w:t>390</w:t>
            </w:r>
          </w:p>
        </w:tc>
        <w:tc>
          <w:tcPr>
            <w:tcW w:w="1875" w:type="dxa"/>
          </w:tcPr>
          <w:p w14:paraId="6541F1CD" w14:textId="0BCB3FD5" w:rsidR="004E712C" w:rsidRDefault="00710799" w:rsidP="00572DF8">
            <w:pPr>
              <w:jc w:val="both"/>
              <w:rPr>
                <w:rFonts w:cstheme="minorHAnsi"/>
                <w:noProof/>
              </w:rPr>
            </w:pPr>
            <w:r>
              <w:rPr>
                <w:rFonts w:cstheme="minorHAnsi"/>
                <w:noProof/>
              </w:rPr>
              <w:t>0.667</w:t>
            </w:r>
          </w:p>
        </w:tc>
        <w:tc>
          <w:tcPr>
            <w:tcW w:w="1124" w:type="dxa"/>
          </w:tcPr>
          <w:p w14:paraId="2DE63977" w14:textId="2305999B" w:rsidR="004E712C" w:rsidRDefault="00710799" w:rsidP="00572DF8">
            <w:pPr>
              <w:jc w:val="both"/>
              <w:rPr>
                <w:rFonts w:cstheme="minorHAnsi"/>
                <w:noProof/>
              </w:rPr>
            </w:pPr>
            <w:r>
              <w:rPr>
                <w:rFonts w:cstheme="minorHAnsi"/>
                <w:noProof/>
              </w:rPr>
              <w:t>1.69</w:t>
            </w:r>
          </w:p>
        </w:tc>
      </w:tr>
    </w:tbl>
    <w:p w14:paraId="625D3E33" w14:textId="4B967F1C" w:rsidR="004E712C" w:rsidRDefault="004E712C" w:rsidP="00572DF8">
      <w:pPr>
        <w:spacing w:line="240" w:lineRule="auto"/>
        <w:jc w:val="both"/>
        <w:rPr>
          <w:rFonts w:cstheme="minorHAnsi"/>
          <w:noProof/>
        </w:rPr>
      </w:pPr>
    </w:p>
    <w:p w14:paraId="67974124" w14:textId="25AA6507" w:rsidR="00570EA1" w:rsidRPr="008A0AB3" w:rsidRDefault="00570EA1" w:rsidP="00572DF8">
      <w:pPr>
        <w:spacing w:line="240" w:lineRule="auto"/>
        <w:jc w:val="both"/>
        <w:rPr>
          <w:rFonts w:cstheme="minorHAnsi"/>
          <w:noProof/>
        </w:rPr>
      </w:pPr>
      <w:r>
        <w:rPr>
          <w:rFonts w:cstheme="minorHAnsi"/>
          <w:noProof/>
        </w:rPr>
        <w:t>Table Y2:</w:t>
      </w:r>
      <w:r w:rsidR="002307EF" w:rsidRPr="002307EF">
        <w:rPr>
          <w:rFonts w:cstheme="minorHAnsi"/>
          <w:noProof/>
        </w:rPr>
        <w:t xml:space="preserve"> Summary of suspected cases of measles, by </w:t>
      </w:r>
      <w:r w:rsidR="002307EF">
        <w:rPr>
          <w:rFonts w:cstheme="minorHAnsi"/>
          <w:noProof/>
        </w:rPr>
        <w:t>governorate</w:t>
      </w:r>
    </w:p>
    <w:tbl>
      <w:tblPr>
        <w:tblStyle w:val="TableGrid"/>
        <w:tblW w:w="7465" w:type="dxa"/>
        <w:tblLook w:val="04A0" w:firstRow="1" w:lastRow="0" w:firstColumn="1" w:lastColumn="0" w:noHBand="0" w:noVBand="1"/>
      </w:tblPr>
      <w:tblGrid>
        <w:gridCol w:w="1378"/>
        <w:gridCol w:w="1677"/>
        <w:gridCol w:w="1530"/>
        <w:gridCol w:w="1800"/>
        <w:gridCol w:w="1080"/>
      </w:tblGrid>
      <w:tr w:rsidR="006F79CD" w:rsidRPr="006F79CD" w14:paraId="51603683" w14:textId="77777777" w:rsidTr="00534394">
        <w:trPr>
          <w:trHeight w:val="908"/>
        </w:trPr>
        <w:tc>
          <w:tcPr>
            <w:tcW w:w="1378" w:type="dxa"/>
            <w:noWrap/>
            <w:vAlign w:val="center"/>
            <w:hideMark/>
          </w:tcPr>
          <w:p w14:paraId="01282E1C" w14:textId="77777777" w:rsidR="00EF6CE5" w:rsidRDefault="00EF6CE5" w:rsidP="006F79CD">
            <w:pPr>
              <w:spacing w:line="121" w:lineRule="atLeast"/>
              <w:rPr>
                <w:rFonts w:eastAsia="Times New Roman" w:cstheme="minorHAnsi"/>
                <w:b/>
                <w:bCs/>
              </w:rPr>
            </w:pPr>
            <w:r w:rsidRPr="006F79CD">
              <w:rPr>
                <w:rFonts w:eastAsia="Times New Roman" w:cstheme="minorHAnsi"/>
                <w:b/>
                <w:bCs/>
              </w:rPr>
              <w:t>Governorate</w:t>
            </w:r>
          </w:p>
          <w:p w14:paraId="6729F96A" w14:textId="791825DD" w:rsidR="000A3AF6" w:rsidRPr="000A3AF6" w:rsidRDefault="000A3AF6" w:rsidP="006F79CD">
            <w:pPr>
              <w:spacing w:line="121" w:lineRule="atLeast"/>
              <w:rPr>
                <w:rFonts w:eastAsia="Times New Roman" w:cstheme="minorHAnsi"/>
                <w:b/>
                <w:bCs/>
                <w:i/>
                <w:iCs/>
              </w:rPr>
            </w:pPr>
          </w:p>
        </w:tc>
        <w:tc>
          <w:tcPr>
            <w:tcW w:w="1677" w:type="dxa"/>
            <w:noWrap/>
            <w:vAlign w:val="center"/>
            <w:hideMark/>
          </w:tcPr>
          <w:p w14:paraId="7F527170" w14:textId="713F91F9" w:rsidR="00EF6CE5" w:rsidRPr="006F79CD" w:rsidRDefault="000A3AF6" w:rsidP="006F79CD">
            <w:pPr>
              <w:spacing w:line="121" w:lineRule="atLeast"/>
              <w:rPr>
                <w:rFonts w:eastAsia="Times New Roman" w:cstheme="minorHAnsi"/>
                <w:b/>
                <w:bCs/>
              </w:rPr>
            </w:pPr>
            <w:r>
              <w:rPr>
                <w:rFonts w:cstheme="minorHAnsi"/>
                <w:b/>
                <w:bCs/>
                <w:noProof/>
              </w:rPr>
              <w:t xml:space="preserve">Total </w:t>
            </w:r>
            <w:r w:rsidR="006F79CD" w:rsidRPr="004E712C">
              <w:rPr>
                <w:rFonts w:cstheme="minorHAnsi"/>
                <w:b/>
                <w:bCs/>
                <w:noProof/>
              </w:rPr>
              <w:t>Number of Weekly District Reports</w:t>
            </w:r>
          </w:p>
        </w:tc>
        <w:tc>
          <w:tcPr>
            <w:tcW w:w="1530" w:type="dxa"/>
            <w:vAlign w:val="center"/>
          </w:tcPr>
          <w:p w14:paraId="40B13854" w14:textId="242BAC66" w:rsidR="00EF6CE5" w:rsidRPr="006F79CD" w:rsidRDefault="006F79CD" w:rsidP="006F79CD">
            <w:pPr>
              <w:spacing w:line="121" w:lineRule="atLeast"/>
              <w:rPr>
                <w:rFonts w:eastAsia="Times New Roman" w:cstheme="minorHAnsi"/>
                <w:b/>
                <w:bCs/>
              </w:rPr>
            </w:pPr>
            <w:r w:rsidRPr="004E712C">
              <w:rPr>
                <w:rFonts w:cstheme="minorHAnsi"/>
                <w:b/>
                <w:bCs/>
                <w:noProof/>
              </w:rPr>
              <w:t>Total Number of Suspected Measles Cases</w:t>
            </w:r>
          </w:p>
        </w:tc>
        <w:tc>
          <w:tcPr>
            <w:tcW w:w="1800" w:type="dxa"/>
            <w:noWrap/>
            <w:vAlign w:val="center"/>
            <w:hideMark/>
          </w:tcPr>
          <w:p w14:paraId="01AAE21A" w14:textId="28B97012" w:rsidR="00EF6CE5" w:rsidRPr="006F79CD" w:rsidRDefault="006F79CD" w:rsidP="006F79CD">
            <w:pPr>
              <w:spacing w:line="121" w:lineRule="atLeast"/>
              <w:rPr>
                <w:rFonts w:eastAsia="Times New Roman" w:cstheme="minorHAnsi"/>
              </w:rPr>
            </w:pPr>
            <w:r w:rsidRPr="004E712C">
              <w:rPr>
                <w:rFonts w:cstheme="minorHAnsi"/>
                <w:b/>
                <w:bCs/>
                <w:noProof/>
              </w:rPr>
              <w:t>Average number of cases per district per week</w:t>
            </w:r>
            <w:r w:rsidRPr="006F79CD">
              <w:rPr>
                <w:rFonts w:eastAsia="Times New Roman" w:cstheme="minorHAnsi"/>
              </w:rPr>
              <w:t xml:space="preserve"> </w:t>
            </w:r>
          </w:p>
        </w:tc>
        <w:tc>
          <w:tcPr>
            <w:tcW w:w="1080" w:type="dxa"/>
            <w:noWrap/>
            <w:vAlign w:val="center"/>
            <w:hideMark/>
          </w:tcPr>
          <w:p w14:paraId="7F08DFAB" w14:textId="772C529A" w:rsidR="00EF6CE5" w:rsidRPr="006F79CD" w:rsidRDefault="006F79CD" w:rsidP="006F79CD">
            <w:pPr>
              <w:spacing w:line="121" w:lineRule="atLeast"/>
              <w:rPr>
                <w:rFonts w:eastAsia="Times New Roman" w:cstheme="minorHAnsi"/>
              </w:rPr>
            </w:pPr>
            <w:r w:rsidRPr="004E712C">
              <w:rPr>
                <w:rFonts w:cstheme="minorHAnsi"/>
                <w:b/>
                <w:bCs/>
                <w:noProof/>
              </w:rPr>
              <w:t>Standard deviation</w:t>
            </w:r>
            <w:r w:rsidRPr="006F79CD">
              <w:rPr>
                <w:rFonts w:eastAsia="Times New Roman" w:cstheme="minorHAnsi"/>
              </w:rPr>
              <w:t xml:space="preserve"> </w:t>
            </w:r>
          </w:p>
        </w:tc>
      </w:tr>
      <w:tr w:rsidR="006F79CD" w:rsidRPr="006F79CD" w14:paraId="5171451C" w14:textId="77777777" w:rsidTr="006F79CD">
        <w:trPr>
          <w:trHeight w:val="149"/>
        </w:trPr>
        <w:tc>
          <w:tcPr>
            <w:tcW w:w="1378" w:type="dxa"/>
            <w:noWrap/>
            <w:hideMark/>
          </w:tcPr>
          <w:p w14:paraId="73182E1B" w14:textId="77777777" w:rsidR="00EF6CE5" w:rsidRPr="00F562EF" w:rsidRDefault="00EF6CE5" w:rsidP="006F79CD">
            <w:pPr>
              <w:rPr>
                <w:rFonts w:eastAsia="Times New Roman" w:cstheme="minorHAnsi"/>
                <w:b/>
                <w:bCs/>
                <w:i/>
                <w:iCs/>
              </w:rPr>
            </w:pPr>
            <w:r w:rsidRPr="00F562EF">
              <w:rPr>
                <w:rFonts w:eastAsia="Times New Roman" w:cstheme="minorHAnsi"/>
                <w:b/>
                <w:bCs/>
                <w:i/>
                <w:iCs/>
              </w:rPr>
              <w:t>Al-</w:t>
            </w:r>
            <w:proofErr w:type="spellStart"/>
            <w:r w:rsidRPr="00F562EF">
              <w:rPr>
                <w:rFonts w:eastAsia="Times New Roman" w:cstheme="minorHAnsi"/>
                <w:b/>
                <w:bCs/>
                <w:i/>
                <w:iCs/>
              </w:rPr>
              <w:t>Hasakeh</w:t>
            </w:r>
            <w:proofErr w:type="spellEnd"/>
          </w:p>
        </w:tc>
        <w:tc>
          <w:tcPr>
            <w:tcW w:w="1677" w:type="dxa"/>
            <w:noWrap/>
            <w:hideMark/>
          </w:tcPr>
          <w:p w14:paraId="01ADBEF1" w14:textId="77777777" w:rsidR="00EF6CE5" w:rsidRPr="006F79CD" w:rsidRDefault="00EF6CE5" w:rsidP="006F79CD">
            <w:pPr>
              <w:rPr>
                <w:rFonts w:eastAsia="Times New Roman" w:cstheme="minorHAnsi"/>
              </w:rPr>
            </w:pPr>
            <w:r w:rsidRPr="006F79CD">
              <w:rPr>
                <w:rFonts w:eastAsia="Times New Roman" w:cstheme="minorHAnsi"/>
              </w:rPr>
              <w:t>843</w:t>
            </w:r>
          </w:p>
        </w:tc>
        <w:tc>
          <w:tcPr>
            <w:tcW w:w="1530" w:type="dxa"/>
          </w:tcPr>
          <w:p w14:paraId="231920DF" w14:textId="393DA33E" w:rsidR="00EF6CE5" w:rsidRPr="006F79CD" w:rsidRDefault="00EF6CE5" w:rsidP="006F79CD">
            <w:pPr>
              <w:rPr>
                <w:rFonts w:eastAsia="Times New Roman" w:cstheme="minorHAnsi"/>
              </w:rPr>
            </w:pPr>
            <w:r w:rsidRPr="006F79CD">
              <w:rPr>
                <w:rFonts w:eastAsia="Times New Roman" w:cstheme="minorHAnsi"/>
              </w:rPr>
              <w:t>623</w:t>
            </w:r>
          </w:p>
        </w:tc>
        <w:tc>
          <w:tcPr>
            <w:tcW w:w="1800" w:type="dxa"/>
            <w:noWrap/>
            <w:hideMark/>
          </w:tcPr>
          <w:p w14:paraId="0182E438" w14:textId="4E634CF0" w:rsidR="00EF6CE5" w:rsidRPr="006F79CD" w:rsidRDefault="00EF6CE5" w:rsidP="006F79CD">
            <w:pPr>
              <w:rPr>
                <w:rFonts w:eastAsia="Times New Roman" w:cstheme="minorHAnsi"/>
              </w:rPr>
            </w:pPr>
            <w:r w:rsidRPr="006F79CD">
              <w:rPr>
                <w:rFonts w:eastAsia="Times New Roman" w:cstheme="minorHAnsi"/>
              </w:rPr>
              <w:t>0.74</w:t>
            </w:r>
            <w:r w:rsidR="006F79CD">
              <w:rPr>
                <w:rFonts w:eastAsia="Times New Roman" w:cstheme="minorHAnsi"/>
              </w:rPr>
              <w:t>1</w:t>
            </w:r>
          </w:p>
        </w:tc>
        <w:tc>
          <w:tcPr>
            <w:tcW w:w="1080" w:type="dxa"/>
            <w:noWrap/>
            <w:hideMark/>
          </w:tcPr>
          <w:p w14:paraId="1579E275" w14:textId="4E63DA8E" w:rsidR="00EF6CE5" w:rsidRPr="006F79CD" w:rsidRDefault="00EF6CE5" w:rsidP="006F79CD">
            <w:pPr>
              <w:rPr>
                <w:rFonts w:eastAsia="Times New Roman" w:cstheme="minorHAnsi"/>
              </w:rPr>
            </w:pPr>
            <w:r w:rsidRPr="006F79CD">
              <w:rPr>
                <w:rFonts w:eastAsia="Times New Roman" w:cstheme="minorHAnsi"/>
              </w:rPr>
              <w:t>3.94</w:t>
            </w:r>
          </w:p>
        </w:tc>
      </w:tr>
      <w:tr w:rsidR="006F79CD" w:rsidRPr="006F79CD" w14:paraId="4EB10D47" w14:textId="77777777" w:rsidTr="006F79CD">
        <w:trPr>
          <w:trHeight w:val="154"/>
        </w:trPr>
        <w:tc>
          <w:tcPr>
            <w:tcW w:w="1378" w:type="dxa"/>
            <w:noWrap/>
            <w:hideMark/>
          </w:tcPr>
          <w:p w14:paraId="01751393" w14:textId="77777777" w:rsidR="00EF6CE5" w:rsidRPr="00F562EF" w:rsidRDefault="00EF6CE5" w:rsidP="006F79CD">
            <w:pPr>
              <w:rPr>
                <w:rFonts w:eastAsia="Times New Roman" w:cstheme="minorHAnsi"/>
                <w:b/>
                <w:bCs/>
                <w:i/>
                <w:iCs/>
              </w:rPr>
            </w:pPr>
            <w:r w:rsidRPr="00F562EF">
              <w:rPr>
                <w:rFonts w:eastAsia="Times New Roman" w:cstheme="minorHAnsi"/>
                <w:b/>
                <w:bCs/>
                <w:i/>
                <w:iCs/>
              </w:rPr>
              <w:t>Aleppo</w:t>
            </w:r>
          </w:p>
        </w:tc>
        <w:tc>
          <w:tcPr>
            <w:tcW w:w="1677" w:type="dxa"/>
            <w:noWrap/>
            <w:hideMark/>
          </w:tcPr>
          <w:p w14:paraId="037C9E10" w14:textId="6F5DEC16" w:rsidR="00EF6CE5" w:rsidRPr="006F79CD" w:rsidRDefault="00EF6CE5" w:rsidP="006F79CD">
            <w:pPr>
              <w:rPr>
                <w:rFonts w:eastAsia="Times New Roman" w:cstheme="minorHAnsi"/>
              </w:rPr>
            </w:pPr>
            <w:r w:rsidRPr="006F79CD">
              <w:rPr>
                <w:rFonts w:eastAsia="Times New Roman" w:cstheme="minorHAnsi"/>
              </w:rPr>
              <w:t>1</w:t>
            </w:r>
            <w:r w:rsidR="006F79CD">
              <w:rPr>
                <w:rFonts w:eastAsia="Times New Roman" w:cstheme="minorHAnsi"/>
              </w:rPr>
              <w:t>,</w:t>
            </w:r>
            <w:r w:rsidRPr="006F79CD">
              <w:rPr>
                <w:rFonts w:eastAsia="Times New Roman" w:cstheme="minorHAnsi"/>
              </w:rPr>
              <w:t>575</w:t>
            </w:r>
          </w:p>
        </w:tc>
        <w:tc>
          <w:tcPr>
            <w:tcW w:w="1530" w:type="dxa"/>
          </w:tcPr>
          <w:p w14:paraId="512136E3" w14:textId="2FD30DB4" w:rsidR="00EF6CE5" w:rsidRPr="006F79CD" w:rsidRDefault="00EF6CE5" w:rsidP="006F79CD">
            <w:pPr>
              <w:rPr>
                <w:rFonts w:eastAsia="Times New Roman" w:cstheme="minorHAnsi"/>
              </w:rPr>
            </w:pPr>
            <w:r w:rsidRPr="006F79CD">
              <w:rPr>
                <w:rFonts w:eastAsia="Times New Roman" w:cstheme="minorHAnsi"/>
              </w:rPr>
              <w:t>5</w:t>
            </w:r>
            <w:r w:rsidR="006F79CD">
              <w:rPr>
                <w:rFonts w:eastAsia="Times New Roman" w:cstheme="minorHAnsi"/>
              </w:rPr>
              <w:t>,</w:t>
            </w:r>
            <w:r w:rsidRPr="006F79CD">
              <w:rPr>
                <w:rFonts w:eastAsia="Times New Roman" w:cstheme="minorHAnsi"/>
              </w:rPr>
              <w:t>763</w:t>
            </w:r>
          </w:p>
        </w:tc>
        <w:tc>
          <w:tcPr>
            <w:tcW w:w="1800" w:type="dxa"/>
            <w:noWrap/>
            <w:hideMark/>
          </w:tcPr>
          <w:p w14:paraId="5EC86D01" w14:textId="528B6C20" w:rsidR="00EF6CE5" w:rsidRPr="006F79CD" w:rsidRDefault="00EF6CE5" w:rsidP="006F79CD">
            <w:pPr>
              <w:rPr>
                <w:rFonts w:eastAsia="Times New Roman" w:cstheme="minorHAnsi"/>
              </w:rPr>
            </w:pPr>
            <w:r w:rsidRPr="006F79CD">
              <w:rPr>
                <w:rFonts w:eastAsia="Times New Roman" w:cstheme="minorHAnsi"/>
              </w:rPr>
              <w:t>3.67</w:t>
            </w:r>
          </w:p>
        </w:tc>
        <w:tc>
          <w:tcPr>
            <w:tcW w:w="1080" w:type="dxa"/>
            <w:noWrap/>
            <w:hideMark/>
          </w:tcPr>
          <w:p w14:paraId="4A0AB69B" w14:textId="0B606336" w:rsidR="00EF6CE5" w:rsidRPr="006F79CD" w:rsidRDefault="00EF6CE5" w:rsidP="006F79CD">
            <w:pPr>
              <w:rPr>
                <w:rFonts w:eastAsia="Times New Roman" w:cstheme="minorHAnsi"/>
              </w:rPr>
            </w:pPr>
            <w:r w:rsidRPr="006F79CD">
              <w:rPr>
                <w:rFonts w:eastAsia="Times New Roman" w:cstheme="minorHAnsi"/>
              </w:rPr>
              <w:t>9.40</w:t>
            </w:r>
          </w:p>
        </w:tc>
      </w:tr>
      <w:tr w:rsidR="006F79CD" w:rsidRPr="006F79CD" w14:paraId="5EE7A5A6" w14:textId="77777777" w:rsidTr="006F79CD">
        <w:trPr>
          <w:trHeight w:val="149"/>
        </w:trPr>
        <w:tc>
          <w:tcPr>
            <w:tcW w:w="1378" w:type="dxa"/>
            <w:noWrap/>
            <w:hideMark/>
          </w:tcPr>
          <w:p w14:paraId="79574E15" w14:textId="77777777" w:rsidR="00EF6CE5" w:rsidRPr="00F562EF" w:rsidRDefault="00EF6CE5" w:rsidP="006F79CD">
            <w:pPr>
              <w:rPr>
                <w:rFonts w:eastAsia="Times New Roman" w:cstheme="minorHAnsi"/>
                <w:b/>
                <w:bCs/>
                <w:i/>
                <w:iCs/>
              </w:rPr>
            </w:pPr>
            <w:r w:rsidRPr="00F562EF">
              <w:rPr>
                <w:rFonts w:eastAsia="Times New Roman" w:cstheme="minorHAnsi"/>
                <w:b/>
                <w:bCs/>
                <w:i/>
                <w:iCs/>
              </w:rPr>
              <w:t>Ar-Raqqa</w:t>
            </w:r>
          </w:p>
        </w:tc>
        <w:tc>
          <w:tcPr>
            <w:tcW w:w="1677" w:type="dxa"/>
            <w:noWrap/>
            <w:hideMark/>
          </w:tcPr>
          <w:p w14:paraId="255B6E0C" w14:textId="77777777" w:rsidR="00EF6CE5" w:rsidRPr="006F79CD" w:rsidRDefault="00EF6CE5" w:rsidP="006F79CD">
            <w:pPr>
              <w:rPr>
                <w:rFonts w:eastAsia="Times New Roman" w:cstheme="minorHAnsi"/>
              </w:rPr>
            </w:pPr>
            <w:r w:rsidRPr="006F79CD">
              <w:rPr>
                <w:rFonts w:eastAsia="Times New Roman" w:cstheme="minorHAnsi"/>
              </w:rPr>
              <w:t>715</w:t>
            </w:r>
          </w:p>
        </w:tc>
        <w:tc>
          <w:tcPr>
            <w:tcW w:w="1530" w:type="dxa"/>
          </w:tcPr>
          <w:p w14:paraId="754BE83E" w14:textId="4EC17214" w:rsidR="00EF6CE5" w:rsidRPr="006F79CD" w:rsidRDefault="00EF6CE5" w:rsidP="006F79CD">
            <w:pPr>
              <w:rPr>
                <w:rFonts w:eastAsia="Times New Roman" w:cstheme="minorHAnsi"/>
              </w:rPr>
            </w:pPr>
            <w:r w:rsidRPr="006F79CD">
              <w:rPr>
                <w:rFonts w:eastAsia="Times New Roman" w:cstheme="minorHAnsi"/>
              </w:rPr>
              <w:t>8</w:t>
            </w:r>
            <w:r w:rsidR="006F79CD">
              <w:rPr>
                <w:rFonts w:eastAsia="Times New Roman" w:cstheme="minorHAnsi"/>
              </w:rPr>
              <w:t>,</w:t>
            </w:r>
            <w:r w:rsidRPr="006F79CD">
              <w:rPr>
                <w:rFonts w:eastAsia="Times New Roman" w:cstheme="minorHAnsi"/>
              </w:rPr>
              <w:t>786</w:t>
            </w:r>
          </w:p>
        </w:tc>
        <w:tc>
          <w:tcPr>
            <w:tcW w:w="1800" w:type="dxa"/>
            <w:noWrap/>
            <w:hideMark/>
          </w:tcPr>
          <w:p w14:paraId="3F9983EC" w14:textId="64B75BAE" w:rsidR="00EF6CE5" w:rsidRPr="006F79CD" w:rsidRDefault="00EF6CE5" w:rsidP="006F79CD">
            <w:pPr>
              <w:rPr>
                <w:rFonts w:eastAsia="Times New Roman" w:cstheme="minorHAnsi"/>
              </w:rPr>
            </w:pPr>
            <w:r w:rsidRPr="006F79CD">
              <w:rPr>
                <w:rFonts w:eastAsia="Times New Roman" w:cstheme="minorHAnsi"/>
              </w:rPr>
              <w:t>12.</w:t>
            </w:r>
            <w:r w:rsidR="006F79CD">
              <w:rPr>
                <w:rFonts w:eastAsia="Times New Roman" w:cstheme="minorHAnsi"/>
              </w:rPr>
              <w:t>3</w:t>
            </w:r>
          </w:p>
        </w:tc>
        <w:tc>
          <w:tcPr>
            <w:tcW w:w="1080" w:type="dxa"/>
            <w:noWrap/>
            <w:hideMark/>
          </w:tcPr>
          <w:p w14:paraId="7F66CC19" w14:textId="499757F4" w:rsidR="00EF6CE5" w:rsidRPr="006F79CD" w:rsidRDefault="00EF6CE5" w:rsidP="006F79CD">
            <w:pPr>
              <w:rPr>
                <w:rFonts w:eastAsia="Times New Roman" w:cstheme="minorHAnsi"/>
              </w:rPr>
            </w:pPr>
            <w:r w:rsidRPr="006F79CD">
              <w:rPr>
                <w:rFonts w:eastAsia="Times New Roman" w:cstheme="minorHAnsi"/>
              </w:rPr>
              <w:t>40.</w:t>
            </w:r>
            <w:r w:rsidR="006F79CD">
              <w:rPr>
                <w:rFonts w:eastAsia="Times New Roman" w:cstheme="minorHAnsi"/>
              </w:rPr>
              <w:t>3</w:t>
            </w:r>
          </w:p>
        </w:tc>
      </w:tr>
      <w:tr w:rsidR="006F79CD" w:rsidRPr="006F79CD" w14:paraId="082E8956" w14:textId="77777777" w:rsidTr="006F79CD">
        <w:trPr>
          <w:trHeight w:val="154"/>
        </w:trPr>
        <w:tc>
          <w:tcPr>
            <w:tcW w:w="1378" w:type="dxa"/>
            <w:noWrap/>
            <w:hideMark/>
          </w:tcPr>
          <w:p w14:paraId="77CAC06C" w14:textId="77777777" w:rsidR="00EF6CE5" w:rsidRPr="00F562EF" w:rsidRDefault="00EF6CE5" w:rsidP="006F79CD">
            <w:pPr>
              <w:rPr>
                <w:rFonts w:eastAsia="Times New Roman" w:cstheme="minorHAnsi"/>
                <w:b/>
                <w:bCs/>
                <w:i/>
                <w:iCs/>
              </w:rPr>
            </w:pPr>
            <w:proofErr w:type="spellStart"/>
            <w:r w:rsidRPr="00F562EF">
              <w:rPr>
                <w:rFonts w:eastAsia="Times New Roman" w:cstheme="minorHAnsi"/>
                <w:b/>
                <w:bCs/>
                <w:i/>
                <w:iCs/>
              </w:rPr>
              <w:t>Dar'a</w:t>
            </w:r>
            <w:proofErr w:type="spellEnd"/>
          </w:p>
        </w:tc>
        <w:tc>
          <w:tcPr>
            <w:tcW w:w="1677" w:type="dxa"/>
            <w:noWrap/>
            <w:hideMark/>
          </w:tcPr>
          <w:p w14:paraId="3844D763" w14:textId="77777777" w:rsidR="00EF6CE5" w:rsidRPr="006F79CD" w:rsidRDefault="00EF6CE5" w:rsidP="006F79CD">
            <w:pPr>
              <w:rPr>
                <w:rFonts w:eastAsia="Times New Roman" w:cstheme="minorHAnsi"/>
              </w:rPr>
            </w:pPr>
            <w:r w:rsidRPr="006F79CD">
              <w:rPr>
                <w:rFonts w:eastAsia="Times New Roman" w:cstheme="minorHAnsi"/>
              </w:rPr>
              <w:t>535</w:t>
            </w:r>
          </w:p>
        </w:tc>
        <w:tc>
          <w:tcPr>
            <w:tcW w:w="1530" w:type="dxa"/>
          </w:tcPr>
          <w:p w14:paraId="79F12B55" w14:textId="0BD264C0" w:rsidR="00EF6CE5" w:rsidRPr="006F79CD" w:rsidRDefault="00EF6CE5" w:rsidP="006F79CD">
            <w:pPr>
              <w:rPr>
                <w:rFonts w:eastAsia="Times New Roman" w:cstheme="minorHAnsi"/>
              </w:rPr>
            </w:pPr>
            <w:r w:rsidRPr="006F79CD">
              <w:rPr>
                <w:rFonts w:eastAsia="Times New Roman" w:cstheme="minorHAnsi"/>
              </w:rPr>
              <w:t>267</w:t>
            </w:r>
          </w:p>
        </w:tc>
        <w:tc>
          <w:tcPr>
            <w:tcW w:w="1800" w:type="dxa"/>
            <w:noWrap/>
            <w:hideMark/>
          </w:tcPr>
          <w:p w14:paraId="4407B706" w14:textId="6945124D" w:rsidR="00EF6CE5" w:rsidRPr="006F79CD" w:rsidRDefault="00EF6CE5" w:rsidP="006F79CD">
            <w:pPr>
              <w:rPr>
                <w:rFonts w:eastAsia="Times New Roman" w:cstheme="minorHAnsi"/>
              </w:rPr>
            </w:pPr>
            <w:r w:rsidRPr="006F79CD">
              <w:rPr>
                <w:rFonts w:eastAsia="Times New Roman" w:cstheme="minorHAnsi"/>
              </w:rPr>
              <w:t>0.500</w:t>
            </w:r>
          </w:p>
        </w:tc>
        <w:tc>
          <w:tcPr>
            <w:tcW w:w="1080" w:type="dxa"/>
            <w:noWrap/>
            <w:hideMark/>
          </w:tcPr>
          <w:p w14:paraId="770534A6" w14:textId="71399F16" w:rsidR="00EF6CE5" w:rsidRPr="006F79CD" w:rsidRDefault="00EF6CE5" w:rsidP="006F79CD">
            <w:pPr>
              <w:rPr>
                <w:rFonts w:eastAsia="Times New Roman" w:cstheme="minorHAnsi"/>
              </w:rPr>
            </w:pPr>
            <w:r w:rsidRPr="006F79CD">
              <w:rPr>
                <w:rFonts w:eastAsia="Times New Roman" w:cstheme="minorHAnsi"/>
              </w:rPr>
              <w:t>1.1</w:t>
            </w:r>
            <w:r w:rsidR="006F79CD">
              <w:rPr>
                <w:rFonts w:eastAsia="Times New Roman" w:cstheme="minorHAnsi"/>
              </w:rPr>
              <w:t>8</w:t>
            </w:r>
          </w:p>
        </w:tc>
      </w:tr>
      <w:tr w:rsidR="006F79CD" w:rsidRPr="006F79CD" w14:paraId="645845E6" w14:textId="77777777" w:rsidTr="006F79CD">
        <w:trPr>
          <w:trHeight w:val="149"/>
        </w:trPr>
        <w:tc>
          <w:tcPr>
            <w:tcW w:w="1378" w:type="dxa"/>
            <w:noWrap/>
            <w:hideMark/>
          </w:tcPr>
          <w:p w14:paraId="7C57684D" w14:textId="77777777" w:rsidR="00EF6CE5" w:rsidRPr="00F562EF" w:rsidRDefault="00EF6CE5" w:rsidP="006F79CD">
            <w:pPr>
              <w:rPr>
                <w:rFonts w:eastAsia="Times New Roman" w:cstheme="minorHAnsi"/>
                <w:b/>
                <w:bCs/>
                <w:i/>
                <w:iCs/>
              </w:rPr>
            </w:pPr>
            <w:r w:rsidRPr="00F562EF">
              <w:rPr>
                <w:rFonts w:eastAsia="Times New Roman" w:cstheme="minorHAnsi"/>
                <w:b/>
                <w:bCs/>
                <w:i/>
                <w:iCs/>
              </w:rPr>
              <w:lastRenderedPageBreak/>
              <w:t>Deir-</w:t>
            </w:r>
            <w:proofErr w:type="spellStart"/>
            <w:r w:rsidRPr="00F562EF">
              <w:rPr>
                <w:rFonts w:eastAsia="Times New Roman" w:cstheme="minorHAnsi"/>
                <w:b/>
                <w:bCs/>
                <w:i/>
                <w:iCs/>
              </w:rPr>
              <w:t>ez</w:t>
            </w:r>
            <w:proofErr w:type="spellEnd"/>
            <w:r w:rsidRPr="00F562EF">
              <w:rPr>
                <w:rFonts w:eastAsia="Times New Roman" w:cstheme="minorHAnsi"/>
                <w:b/>
                <w:bCs/>
                <w:i/>
                <w:iCs/>
              </w:rPr>
              <w:t>-</w:t>
            </w:r>
            <w:proofErr w:type="spellStart"/>
            <w:r w:rsidRPr="00F562EF">
              <w:rPr>
                <w:rFonts w:eastAsia="Times New Roman" w:cstheme="minorHAnsi"/>
                <w:b/>
                <w:bCs/>
                <w:i/>
                <w:iCs/>
              </w:rPr>
              <w:t>Zor</w:t>
            </w:r>
            <w:proofErr w:type="spellEnd"/>
          </w:p>
        </w:tc>
        <w:tc>
          <w:tcPr>
            <w:tcW w:w="1677" w:type="dxa"/>
            <w:noWrap/>
            <w:hideMark/>
          </w:tcPr>
          <w:p w14:paraId="40495DCA" w14:textId="77777777" w:rsidR="00EF6CE5" w:rsidRPr="006F79CD" w:rsidRDefault="00EF6CE5" w:rsidP="006F79CD">
            <w:pPr>
              <w:rPr>
                <w:rFonts w:eastAsia="Times New Roman" w:cstheme="minorHAnsi"/>
              </w:rPr>
            </w:pPr>
            <w:r w:rsidRPr="006F79CD">
              <w:rPr>
                <w:rFonts w:eastAsia="Times New Roman" w:cstheme="minorHAnsi"/>
              </w:rPr>
              <w:t>701</w:t>
            </w:r>
          </w:p>
        </w:tc>
        <w:tc>
          <w:tcPr>
            <w:tcW w:w="1530" w:type="dxa"/>
          </w:tcPr>
          <w:p w14:paraId="233B7E47" w14:textId="6E42523D" w:rsidR="00EF6CE5" w:rsidRPr="006F79CD" w:rsidRDefault="00EF6CE5" w:rsidP="006F79CD">
            <w:pPr>
              <w:rPr>
                <w:rFonts w:eastAsia="Times New Roman" w:cstheme="minorHAnsi"/>
              </w:rPr>
            </w:pPr>
            <w:r w:rsidRPr="006F79CD">
              <w:rPr>
                <w:rFonts w:eastAsia="Times New Roman" w:cstheme="minorHAnsi"/>
              </w:rPr>
              <w:t>9</w:t>
            </w:r>
            <w:r w:rsidR="006F79CD">
              <w:rPr>
                <w:rFonts w:eastAsia="Times New Roman" w:cstheme="minorHAnsi"/>
              </w:rPr>
              <w:t>,</w:t>
            </w:r>
            <w:r w:rsidRPr="006F79CD">
              <w:rPr>
                <w:rFonts w:eastAsia="Times New Roman" w:cstheme="minorHAnsi"/>
              </w:rPr>
              <w:t>027</w:t>
            </w:r>
          </w:p>
        </w:tc>
        <w:tc>
          <w:tcPr>
            <w:tcW w:w="1800" w:type="dxa"/>
            <w:noWrap/>
            <w:hideMark/>
          </w:tcPr>
          <w:p w14:paraId="599FE61F" w14:textId="19DC09FD" w:rsidR="00EF6CE5" w:rsidRPr="006F79CD" w:rsidRDefault="00EF6CE5" w:rsidP="006F79CD">
            <w:pPr>
              <w:rPr>
                <w:rFonts w:eastAsia="Times New Roman" w:cstheme="minorHAnsi"/>
              </w:rPr>
            </w:pPr>
            <w:r w:rsidRPr="006F79CD">
              <w:rPr>
                <w:rFonts w:eastAsia="Times New Roman" w:cstheme="minorHAnsi"/>
              </w:rPr>
              <w:t>13.0</w:t>
            </w:r>
          </w:p>
        </w:tc>
        <w:tc>
          <w:tcPr>
            <w:tcW w:w="1080" w:type="dxa"/>
            <w:noWrap/>
            <w:hideMark/>
          </w:tcPr>
          <w:p w14:paraId="664C27FF" w14:textId="6933C246" w:rsidR="00EF6CE5" w:rsidRPr="006F79CD" w:rsidRDefault="00EF6CE5" w:rsidP="006F79CD">
            <w:pPr>
              <w:rPr>
                <w:rFonts w:eastAsia="Times New Roman" w:cstheme="minorHAnsi"/>
              </w:rPr>
            </w:pPr>
            <w:r w:rsidRPr="006F79CD">
              <w:rPr>
                <w:rFonts w:eastAsia="Times New Roman" w:cstheme="minorHAnsi"/>
              </w:rPr>
              <w:t>27.3</w:t>
            </w:r>
          </w:p>
        </w:tc>
      </w:tr>
      <w:tr w:rsidR="006F79CD" w:rsidRPr="006F79CD" w14:paraId="58B629B4" w14:textId="77777777" w:rsidTr="006F79CD">
        <w:trPr>
          <w:trHeight w:val="154"/>
        </w:trPr>
        <w:tc>
          <w:tcPr>
            <w:tcW w:w="1378" w:type="dxa"/>
            <w:noWrap/>
            <w:hideMark/>
          </w:tcPr>
          <w:p w14:paraId="297E7C65" w14:textId="77777777" w:rsidR="00EF6CE5" w:rsidRPr="00F562EF" w:rsidRDefault="00EF6CE5" w:rsidP="006F79CD">
            <w:pPr>
              <w:rPr>
                <w:rFonts w:eastAsia="Times New Roman" w:cstheme="minorHAnsi"/>
                <w:b/>
                <w:bCs/>
                <w:i/>
                <w:iCs/>
              </w:rPr>
            </w:pPr>
            <w:r w:rsidRPr="00F562EF">
              <w:rPr>
                <w:rFonts w:eastAsia="Times New Roman" w:cstheme="minorHAnsi"/>
                <w:b/>
                <w:bCs/>
                <w:i/>
                <w:iCs/>
              </w:rPr>
              <w:t>Hama</w:t>
            </w:r>
          </w:p>
        </w:tc>
        <w:tc>
          <w:tcPr>
            <w:tcW w:w="1677" w:type="dxa"/>
            <w:noWrap/>
            <w:hideMark/>
          </w:tcPr>
          <w:p w14:paraId="7477017C" w14:textId="77777777" w:rsidR="00EF6CE5" w:rsidRPr="006F79CD" w:rsidRDefault="00EF6CE5" w:rsidP="006F79CD">
            <w:pPr>
              <w:rPr>
                <w:rFonts w:eastAsia="Times New Roman" w:cstheme="minorHAnsi"/>
              </w:rPr>
            </w:pPr>
            <w:r w:rsidRPr="006F79CD">
              <w:rPr>
                <w:rFonts w:eastAsia="Times New Roman" w:cstheme="minorHAnsi"/>
              </w:rPr>
              <w:t>797</w:t>
            </w:r>
          </w:p>
        </w:tc>
        <w:tc>
          <w:tcPr>
            <w:tcW w:w="1530" w:type="dxa"/>
          </w:tcPr>
          <w:p w14:paraId="042BAFBB" w14:textId="47105C7F" w:rsidR="00EF6CE5" w:rsidRPr="006F79CD" w:rsidRDefault="00EF6CE5" w:rsidP="006F79CD">
            <w:pPr>
              <w:rPr>
                <w:rFonts w:eastAsia="Times New Roman" w:cstheme="minorHAnsi"/>
              </w:rPr>
            </w:pPr>
            <w:r w:rsidRPr="006F79CD">
              <w:rPr>
                <w:rFonts w:eastAsia="Times New Roman" w:cstheme="minorHAnsi"/>
              </w:rPr>
              <w:t>93</w:t>
            </w:r>
          </w:p>
        </w:tc>
        <w:tc>
          <w:tcPr>
            <w:tcW w:w="1800" w:type="dxa"/>
            <w:noWrap/>
            <w:hideMark/>
          </w:tcPr>
          <w:p w14:paraId="1480E73D" w14:textId="2977E59C" w:rsidR="00EF6CE5" w:rsidRPr="006F79CD" w:rsidRDefault="00EF6CE5" w:rsidP="006F79CD">
            <w:pPr>
              <w:rPr>
                <w:rFonts w:eastAsia="Times New Roman" w:cstheme="minorHAnsi"/>
              </w:rPr>
            </w:pPr>
            <w:r w:rsidRPr="006F79CD">
              <w:rPr>
                <w:rFonts w:eastAsia="Times New Roman" w:cstheme="minorHAnsi"/>
              </w:rPr>
              <w:t>0.117</w:t>
            </w:r>
          </w:p>
        </w:tc>
        <w:tc>
          <w:tcPr>
            <w:tcW w:w="1080" w:type="dxa"/>
            <w:noWrap/>
            <w:hideMark/>
          </w:tcPr>
          <w:p w14:paraId="3033C5EF" w14:textId="21EC2BDD" w:rsidR="00EF6CE5" w:rsidRPr="006F79CD" w:rsidRDefault="00EF6CE5" w:rsidP="006F79CD">
            <w:pPr>
              <w:rPr>
                <w:rFonts w:eastAsia="Times New Roman" w:cstheme="minorHAnsi"/>
              </w:rPr>
            </w:pPr>
            <w:r w:rsidRPr="006F79CD">
              <w:rPr>
                <w:rFonts w:eastAsia="Times New Roman" w:cstheme="minorHAnsi"/>
              </w:rPr>
              <w:t>0.47</w:t>
            </w:r>
            <w:r w:rsidR="006F79CD">
              <w:rPr>
                <w:rFonts w:eastAsia="Times New Roman" w:cstheme="minorHAnsi"/>
              </w:rPr>
              <w:t>7</w:t>
            </w:r>
          </w:p>
        </w:tc>
      </w:tr>
      <w:tr w:rsidR="006F79CD" w:rsidRPr="006F79CD" w14:paraId="163A24F8" w14:textId="77777777" w:rsidTr="006F79CD">
        <w:trPr>
          <w:trHeight w:val="149"/>
        </w:trPr>
        <w:tc>
          <w:tcPr>
            <w:tcW w:w="1378" w:type="dxa"/>
            <w:noWrap/>
            <w:hideMark/>
          </w:tcPr>
          <w:p w14:paraId="5F6ACF02" w14:textId="77777777" w:rsidR="00EF6CE5" w:rsidRPr="00F562EF" w:rsidRDefault="00EF6CE5" w:rsidP="006F79CD">
            <w:pPr>
              <w:rPr>
                <w:rFonts w:eastAsia="Times New Roman" w:cstheme="minorHAnsi"/>
                <w:b/>
                <w:bCs/>
                <w:i/>
                <w:iCs/>
              </w:rPr>
            </w:pPr>
            <w:r w:rsidRPr="00F562EF">
              <w:rPr>
                <w:rFonts w:eastAsia="Times New Roman" w:cstheme="minorHAnsi"/>
                <w:b/>
                <w:bCs/>
                <w:i/>
                <w:iCs/>
              </w:rPr>
              <w:t>Homs</w:t>
            </w:r>
          </w:p>
        </w:tc>
        <w:tc>
          <w:tcPr>
            <w:tcW w:w="1677" w:type="dxa"/>
            <w:noWrap/>
            <w:hideMark/>
          </w:tcPr>
          <w:p w14:paraId="1F9459CB" w14:textId="77777777" w:rsidR="00EF6CE5" w:rsidRPr="006F79CD" w:rsidRDefault="00EF6CE5" w:rsidP="006F79CD">
            <w:pPr>
              <w:rPr>
                <w:rFonts w:eastAsia="Times New Roman" w:cstheme="minorHAnsi"/>
              </w:rPr>
            </w:pPr>
            <w:r w:rsidRPr="006F79CD">
              <w:rPr>
                <w:rFonts w:eastAsia="Times New Roman" w:cstheme="minorHAnsi"/>
              </w:rPr>
              <w:t>304</w:t>
            </w:r>
          </w:p>
        </w:tc>
        <w:tc>
          <w:tcPr>
            <w:tcW w:w="1530" w:type="dxa"/>
          </w:tcPr>
          <w:p w14:paraId="1A591B47" w14:textId="59B95937" w:rsidR="00EF6CE5" w:rsidRPr="006F79CD" w:rsidRDefault="00EF6CE5" w:rsidP="006F79CD">
            <w:pPr>
              <w:rPr>
                <w:rFonts w:eastAsia="Times New Roman" w:cstheme="minorHAnsi"/>
              </w:rPr>
            </w:pPr>
            <w:r w:rsidRPr="006F79CD">
              <w:rPr>
                <w:rFonts w:eastAsia="Times New Roman" w:cstheme="minorHAnsi"/>
              </w:rPr>
              <w:t>1</w:t>
            </w:r>
          </w:p>
        </w:tc>
        <w:tc>
          <w:tcPr>
            <w:tcW w:w="1800" w:type="dxa"/>
            <w:noWrap/>
            <w:hideMark/>
          </w:tcPr>
          <w:p w14:paraId="194580F6" w14:textId="43C92CE7" w:rsidR="00EF6CE5" w:rsidRPr="006F79CD" w:rsidRDefault="00EF6CE5" w:rsidP="006F79CD">
            <w:pPr>
              <w:rPr>
                <w:rFonts w:eastAsia="Times New Roman" w:cstheme="minorHAnsi"/>
              </w:rPr>
            </w:pPr>
            <w:r w:rsidRPr="006F79CD">
              <w:rPr>
                <w:rFonts w:eastAsia="Times New Roman" w:cstheme="minorHAnsi"/>
              </w:rPr>
              <w:t>0.0032</w:t>
            </w:r>
            <w:r w:rsidR="006F79CD">
              <w:rPr>
                <w:rFonts w:eastAsia="Times New Roman" w:cstheme="minorHAnsi"/>
              </w:rPr>
              <w:t>9</w:t>
            </w:r>
          </w:p>
        </w:tc>
        <w:tc>
          <w:tcPr>
            <w:tcW w:w="1080" w:type="dxa"/>
            <w:noWrap/>
            <w:hideMark/>
          </w:tcPr>
          <w:p w14:paraId="1A712A65" w14:textId="1AE80B06" w:rsidR="00EF6CE5" w:rsidRPr="006F79CD" w:rsidRDefault="00EF6CE5" w:rsidP="006F79CD">
            <w:pPr>
              <w:rPr>
                <w:rFonts w:eastAsia="Times New Roman" w:cstheme="minorHAnsi"/>
              </w:rPr>
            </w:pPr>
            <w:r w:rsidRPr="006F79CD">
              <w:rPr>
                <w:rFonts w:eastAsia="Times New Roman" w:cstheme="minorHAnsi"/>
              </w:rPr>
              <w:t>0.0573</w:t>
            </w:r>
          </w:p>
        </w:tc>
      </w:tr>
      <w:tr w:rsidR="006F79CD" w:rsidRPr="006F79CD" w14:paraId="418839F1" w14:textId="77777777" w:rsidTr="006F79CD">
        <w:trPr>
          <w:trHeight w:val="154"/>
        </w:trPr>
        <w:tc>
          <w:tcPr>
            <w:tcW w:w="1378" w:type="dxa"/>
            <w:noWrap/>
            <w:hideMark/>
          </w:tcPr>
          <w:p w14:paraId="4FA8EEDF" w14:textId="77777777" w:rsidR="00EF6CE5" w:rsidRPr="00F562EF" w:rsidRDefault="00EF6CE5" w:rsidP="006F79CD">
            <w:pPr>
              <w:rPr>
                <w:rFonts w:eastAsia="Times New Roman" w:cstheme="minorHAnsi"/>
                <w:b/>
                <w:bCs/>
                <w:i/>
                <w:iCs/>
              </w:rPr>
            </w:pPr>
            <w:r w:rsidRPr="00F562EF">
              <w:rPr>
                <w:rFonts w:eastAsia="Times New Roman" w:cstheme="minorHAnsi"/>
                <w:b/>
                <w:bCs/>
                <w:i/>
                <w:iCs/>
              </w:rPr>
              <w:t>Idleb</w:t>
            </w:r>
          </w:p>
        </w:tc>
        <w:tc>
          <w:tcPr>
            <w:tcW w:w="1677" w:type="dxa"/>
            <w:noWrap/>
            <w:hideMark/>
          </w:tcPr>
          <w:p w14:paraId="1EE0C45E" w14:textId="6F1AB9FC" w:rsidR="00EF6CE5" w:rsidRPr="006F79CD" w:rsidRDefault="00EF6CE5" w:rsidP="006F79CD">
            <w:pPr>
              <w:rPr>
                <w:rFonts w:eastAsia="Times New Roman" w:cstheme="minorHAnsi"/>
              </w:rPr>
            </w:pPr>
            <w:r w:rsidRPr="006F79CD">
              <w:rPr>
                <w:rFonts w:eastAsia="Times New Roman" w:cstheme="minorHAnsi"/>
              </w:rPr>
              <w:t>1</w:t>
            </w:r>
            <w:r w:rsidR="006F79CD">
              <w:rPr>
                <w:rFonts w:eastAsia="Times New Roman" w:cstheme="minorHAnsi"/>
              </w:rPr>
              <w:t>,</w:t>
            </w:r>
            <w:r w:rsidRPr="006F79CD">
              <w:rPr>
                <w:rFonts w:eastAsia="Times New Roman" w:cstheme="minorHAnsi"/>
              </w:rPr>
              <w:t>170</w:t>
            </w:r>
          </w:p>
        </w:tc>
        <w:tc>
          <w:tcPr>
            <w:tcW w:w="1530" w:type="dxa"/>
          </w:tcPr>
          <w:p w14:paraId="0A327648" w14:textId="0159DA5C" w:rsidR="00EF6CE5" w:rsidRPr="006F79CD" w:rsidRDefault="00EF6CE5" w:rsidP="006F79CD">
            <w:pPr>
              <w:rPr>
                <w:rFonts w:eastAsia="Times New Roman" w:cstheme="minorHAnsi"/>
              </w:rPr>
            </w:pPr>
            <w:r w:rsidRPr="006F79CD">
              <w:rPr>
                <w:rFonts w:eastAsia="Times New Roman" w:cstheme="minorHAnsi"/>
              </w:rPr>
              <w:t>5</w:t>
            </w:r>
            <w:r w:rsidR="006F79CD">
              <w:rPr>
                <w:rFonts w:eastAsia="Times New Roman" w:cstheme="minorHAnsi"/>
              </w:rPr>
              <w:t>,</w:t>
            </w:r>
            <w:r w:rsidRPr="006F79CD">
              <w:rPr>
                <w:rFonts w:eastAsia="Times New Roman" w:cstheme="minorHAnsi"/>
              </w:rPr>
              <w:t>631</w:t>
            </w:r>
          </w:p>
        </w:tc>
        <w:tc>
          <w:tcPr>
            <w:tcW w:w="1800" w:type="dxa"/>
            <w:noWrap/>
            <w:hideMark/>
          </w:tcPr>
          <w:p w14:paraId="2FDA1E72" w14:textId="1A2E2364" w:rsidR="00EF6CE5" w:rsidRPr="006F79CD" w:rsidRDefault="00EF6CE5" w:rsidP="006F79CD">
            <w:pPr>
              <w:rPr>
                <w:rFonts w:eastAsia="Times New Roman" w:cstheme="minorHAnsi"/>
              </w:rPr>
            </w:pPr>
            <w:r w:rsidRPr="006F79CD">
              <w:rPr>
                <w:rFonts w:eastAsia="Times New Roman" w:cstheme="minorHAnsi"/>
              </w:rPr>
              <w:t>4.8</w:t>
            </w:r>
            <w:r w:rsidR="006F79CD">
              <w:rPr>
                <w:rFonts w:eastAsia="Times New Roman" w:cstheme="minorHAnsi"/>
              </w:rPr>
              <w:t>3</w:t>
            </w:r>
          </w:p>
        </w:tc>
        <w:tc>
          <w:tcPr>
            <w:tcW w:w="1080" w:type="dxa"/>
            <w:noWrap/>
            <w:hideMark/>
          </w:tcPr>
          <w:p w14:paraId="5DCEBC27" w14:textId="59292126" w:rsidR="00EF6CE5" w:rsidRPr="006F79CD" w:rsidRDefault="00EF6CE5" w:rsidP="006F79CD">
            <w:pPr>
              <w:rPr>
                <w:rFonts w:eastAsia="Times New Roman" w:cstheme="minorHAnsi"/>
              </w:rPr>
            </w:pPr>
            <w:r w:rsidRPr="006F79CD">
              <w:rPr>
                <w:rFonts w:eastAsia="Times New Roman" w:cstheme="minorHAnsi"/>
              </w:rPr>
              <w:t>15.9</w:t>
            </w:r>
          </w:p>
        </w:tc>
      </w:tr>
      <w:tr w:rsidR="006F79CD" w:rsidRPr="006F79CD" w14:paraId="744BFC70" w14:textId="77777777" w:rsidTr="006F79CD">
        <w:trPr>
          <w:trHeight w:val="149"/>
        </w:trPr>
        <w:tc>
          <w:tcPr>
            <w:tcW w:w="1378" w:type="dxa"/>
            <w:noWrap/>
            <w:hideMark/>
          </w:tcPr>
          <w:p w14:paraId="2223BB27" w14:textId="77777777" w:rsidR="00EF6CE5" w:rsidRPr="00F562EF" w:rsidRDefault="00EF6CE5" w:rsidP="006F79CD">
            <w:pPr>
              <w:rPr>
                <w:rFonts w:eastAsia="Times New Roman" w:cstheme="minorHAnsi"/>
                <w:b/>
                <w:bCs/>
                <w:i/>
                <w:iCs/>
              </w:rPr>
            </w:pPr>
            <w:r w:rsidRPr="00F562EF">
              <w:rPr>
                <w:rFonts w:eastAsia="Times New Roman" w:cstheme="minorHAnsi"/>
                <w:b/>
                <w:bCs/>
                <w:i/>
                <w:iCs/>
              </w:rPr>
              <w:t>Quneitra</w:t>
            </w:r>
          </w:p>
        </w:tc>
        <w:tc>
          <w:tcPr>
            <w:tcW w:w="1677" w:type="dxa"/>
            <w:noWrap/>
            <w:hideMark/>
          </w:tcPr>
          <w:p w14:paraId="4FCF9086" w14:textId="77777777" w:rsidR="00EF6CE5" w:rsidRPr="006F79CD" w:rsidRDefault="00EF6CE5" w:rsidP="006F79CD">
            <w:pPr>
              <w:rPr>
                <w:rFonts w:eastAsia="Times New Roman" w:cstheme="minorHAnsi"/>
              </w:rPr>
            </w:pPr>
            <w:r w:rsidRPr="006F79CD">
              <w:rPr>
                <w:rFonts w:eastAsia="Times New Roman" w:cstheme="minorHAnsi"/>
              </w:rPr>
              <w:t>167</w:t>
            </w:r>
          </w:p>
        </w:tc>
        <w:tc>
          <w:tcPr>
            <w:tcW w:w="1530" w:type="dxa"/>
          </w:tcPr>
          <w:p w14:paraId="3C1D85D8" w14:textId="57515CD4" w:rsidR="00EF6CE5" w:rsidRPr="006F79CD" w:rsidRDefault="00EF6CE5" w:rsidP="006F79CD">
            <w:pPr>
              <w:rPr>
                <w:rFonts w:eastAsia="Times New Roman" w:cstheme="minorHAnsi"/>
              </w:rPr>
            </w:pPr>
            <w:r w:rsidRPr="006F79CD">
              <w:rPr>
                <w:rFonts w:eastAsia="Times New Roman" w:cstheme="minorHAnsi"/>
              </w:rPr>
              <w:t>50</w:t>
            </w:r>
          </w:p>
        </w:tc>
        <w:tc>
          <w:tcPr>
            <w:tcW w:w="1800" w:type="dxa"/>
            <w:noWrap/>
            <w:hideMark/>
          </w:tcPr>
          <w:p w14:paraId="68E837D9" w14:textId="77107BA2" w:rsidR="00EF6CE5" w:rsidRPr="006F79CD" w:rsidRDefault="00EF6CE5" w:rsidP="006F79CD">
            <w:pPr>
              <w:rPr>
                <w:rFonts w:eastAsia="Times New Roman" w:cstheme="minorHAnsi"/>
              </w:rPr>
            </w:pPr>
            <w:r w:rsidRPr="006F79CD">
              <w:rPr>
                <w:rFonts w:eastAsia="Times New Roman" w:cstheme="minorHAnsi"/>
              </w:rPr>
              <w:t>0.299</w:t>
            </w:r>
          </w:p>
        </w:tc>
        <w:tc>
          <w:tcPr>
            <w:tcW w:w="1080" w:type="dxa"/>
            <w:noWrap/>
            <w:hideMark/>
          </w:tcPr>
          <w:p w14:paraId="2FB37180" w14:textId="41608B76" w:rsidR="00EF6CE5" w:rsidRPr="006F79CD" w:rsidRDefault="00EF6CE5" w:rsidP="006F79CD">
            <w:pPr>
              <w:rPr>
                <w:rFonts w:eastAsia="Times New Roman" w:cstheme="minorHAnsi"/>
              </w:rPr>
            </w:pPr>
            <w:r w:rsidRPr="006F79CD">
              <w:rPr>
                <w:rFonts w:eastAsia="Times New Roman" w:cstheme="minorHAnsi"/>
              </w:rPr>
              <w:t>0.86</w:t>
            </w:r>
            <w:r w:rsidR="006F79CD">
              <w:rPr>
                <w:rFonts w:eastAsia="Times New Roman" w:cstheme="minorHAnsi"/>
              </w:rPr>
              <w:t>1</w:t>
            </w:r>
          </w:p>
        </w:tc>
      </w:tr>
    </w:tbl>
    <w:p w14:paraId="3A8AC222" w14:textId="77777777" w:rsidR="00D81346" w:rsidRPr="008A0AB3" w:rsidRDefault="00D81346" w:rsidP="00572DF8">
      <w:pPr>
        <w:spacing w:line="240" w:lineRule="auto"/>
        <w:jc w:val="both"/>
        <w:rPr>
          <w:rFonts w:cstheme="minorHAnsi"/>
          <w:noProof/>
        </w:rPr>
      </w:pPr>
    </w:p>
    <w:p w14:paraId="24BF0B54" w14:textId="65F3FEF3" w:rsidR="006416BE" w:rsidRPr="008A0AB3" w:rsidRDefault="002307EF" w:rsidP="00572DF8">
      <w:pPr>
        <w:spacing w:line="240" w:lineRule="auto"/>
        <w:jc w:val="both"/>
        <w:rPr>
          <w:rFonts w:cstheme="minorHAnsi"/>
          <w:noProof/>
        </w:rPr>
      </w:pPr>
      <w:r>
        <w:rPr>
          <w:rFonts w:cstheme="minorHAnsi"/>
          <w:noProof/>
        </w:rPr>
        <w:t xml:space="preserve">Table Y3: </w:t>
      </w:r>
      <w:r w:rsidR="003A5EF1" w:rsidRPr="008A0AB3">
        <w:rPr>
          <w:rFonts w:cstheme="minorHAnsi"/>
          <w:noProof/>
        </w:rPr>
        <w:t>Sum</w:t>
      </w:r>
      <w:r w:rsidR="006416BE" w:rsidRPr="008A0AB3">
        <w:rPr>
          <w:rFonts w:cstheme="minorHAnsi"/>
          <w:noProof/>
        </w:rPr>
        <w:t xml:space="preserve">mary </w:t>
      </w:r>
      <w:r>
        <w:rPr>
          <w:rFonts w:cstheme="minorHAnsi"/>
          <w:noProof/>
        </w:rPr>
        <w:t>of</w:t>
      </w:r>
      <w:r w:rsidR="00BE1BF8" w:rsidRPr="008A0AB3">
        <w:rPr>
          <w:rFonts w:cstheme="minorHAnsi"/>
          <w:noProof/>
        </w:rPr>
        <w:t xml:space="preserve"> incidence</w:t>
      </w:r>
      <w:r>
        <w:rPr>
          <w:rFonts w:cstheme="minorHAnsi"/>
          <w:noProof/>
        </w:rPr>
        <w:t xml:space="preserve"> of suspected cases of measles, by year</w:t>
      </w:r>
    </w:p>
    <w:tbl>
      <w:tblPr>
        <w:tblStyle w:val="TableGrid"/>
        <w:tblW w:w="9175" w:type="dxa"/>
        <w:tblLook w:val="04A0" w:firstRow="1" w:lastRow="0" w:firstColumn="1" w:lastColumn="0" w:noHBand="0" w:noVBand="1"/>
      </w:tblPr>
      <w:tblGrid>
        <w:gridCol w:w="849"/>
        <w:gridCol w:w="2028"/>
        <w:gridCol w:w="1654"/>
        <w:gridCol w:w="1973"/>
        <w:gridCol w:w="1295"/>
        <w:gridCol w:w="1376"/>
      </w:tblGrid>
      <w:tr w:rsidR="000A3AF6" w:rsidRPr="007908F0" w14:paraId="12F8B729" w14:textId="77777777" w:rsidTr="000A3AF6">
        <w:trPr>
          <w:trHeight w:val="872"/>
        </w:trPr>
        <w:tc>
          <w:tcPr>
            <w:tcW w:w="849" w:type="dxa"/>
            <w:noWrap/>
            <w:vAlign w:val="center"/>
            <w:hideMark/>
          </w:tcPr>
          <w:p w14:paraId="78504162" w14:textId="77777777" w:rsidR="002246D5" w:rsidRPr="007908F0" w:rsidRDefault="002246D5" w:rsidP="002246D5">
            <w:pPr>
              <w:rPr>
                <w:rFonts w:eastAsia="Times New Roman" w:cstheme="minorHAnsi"/>
                <w:b/>
                <w:bCs/>
              </w:rPr>
            </w:pPr>
            <w:r w:rsidRPr="007908F0">
              <w:rPr>
                <w:rFonts w:eastAsia="Times New Roman" w:cstheme="minorHAnsi"/>
                <w:b/>
                <w:bCs/>
              </w:rPr>
              <w:t>Year</w:t>
            </w:r>
          </w:p>
          <w:p w14:paraId="39E9574B" w14:textId="35AE3E01" w:rsidR="002246D5" w:rsidRPr="007908F0" w:rsidRDefault="002246D5" w:rsidP="002246D5">
            <w:pPr>
              <w:rPr>
                <w:rFonts w:eastAsia="Times New Roman" w:cstheme="minorHAnsi"/>
              </w:rPr>
            </w:pPr>
          </w:p>
        </w:tc>
        <w:tc>
          <w:tcPr>
            <w:tcW w:w="2028" w:type="dxa"/>
            <w:noWrap/>
            <w:vAlign w:val="center"/>
            <w:hideMark/>
          </w:tcPr>
          <w:p w14:paraId="2DECB92E" w14:textId="1710186F" w:rsidR="002246D5" w:rsidRPr="007908F0" w:rsidRDefault="002246D5" w:rsidP="002246D5">
            <w:pPr>
              <w:rPr>
                <w:rFonts w:eastAsia="Times New Roman" w:cstheme="minorHAnsi"/>
                <w:b/>
                <w:bCs/>
              </w:rPr>
            </w:pPr>
            <w:r w:rsidRPr="004E712C">
              <w:rPr>
                <w:rFonts w:cstheme="minorHAnsi"/>
                <w:b/>
                <w:bCs/>
                <w:noProof/>
              </w:rPr>
              <w:t>Number of Weekly District Reports</w:t>
            </w:r>
          </w:p>
        </w:tc>
        <w:tc>
          <w:tcPr>
            <w:tcW w:w="1860" w:type="dxa"/>
            <w:vAlign w:val="center"/>
          </w:tcPr>
          <w:p w14:paraId="7601DABA" w14:textId="0CFED334" w:rsidR="002246D5" w:rsidRDefault="002246D5" w:rsidP="002246D5">
            <w:pPr>
              <w:rPr>
                <w:rFonts w:eastAsia="Times New Roman" w:cstheme="minorHAnsi"/>
                <w:b/>
                <w:bCs/>
              </w:rPr>
            </w:pPr>
            <w:r>
              <w:rPr>
                <w:rFonts w:eastAsia="Times New Roman" w:cstheme="minorHAnsi"/>
                <w:b/>
                <w:bCs/>
              </w:rPr>
              <w:t xml:space="preserve">Annual Incidence </w:t>
            </w:r>
            <w:r w:rsidRPr="00B06E00">
              <w:rPr>
                <w:rFonts w:eastAsia="Times New Roman" w:cstheme="minorHAnsi"/>
                <w:i/>
                <w:iCs/>
              </w:rPr>
              <w:t>(Number of cases per person-year)</w:t>
            </w:r>
          </w:p>
        </w:tc>
        <w:tc>
          <w:tcPr>
            <w:tcW w:w="1973" w:type="dxa"/>
            <w:noWrap/>
            <w:vAlign w:val="center"/>
            <w:hideMark/>
          </w:tcPr>
          <w:p w14:paraId="39B4FCBE" w14:textId="0C16C94B" w:rsidR="002246D5" w:rsidRPr="007908F0" w:rsidRDefault="002246D5" w:rsidP="002246D5">
            <w:pPr>
              <w:rPr>
                <w:rFonts w:eastAsia="Times New Roman" w:cstheme="minorHAnsi"/>
                <w:b/>
                <w:bCs/>
              </w:rPr>
            </w:pPr>
            <w:r>
              <w:rPr>
                <w:rFonts w:eastAsia="Times New Roman" w:cstheme="minorHAnsi"/>
                <w:b/>
                <w:bCs/>
              </w:rPr>
              <w:t>Average</w:t>
            </w:r>
            <w:r w:rsidR="006979E4">
              <w:rPr>
                <w:rFonts w:eastAsia="Times New Roman" w:cstheme="minorHAnsi"/>
                <w:b/>
                <w:bCs/>
              </w:rPr>
              <w:t xml:space="preserve"> Weekly Incidence</w:t>
            </w:r>
            <w:r>
              <w:rPr>
                <w:rFonts w:eastAsia="Times New Roman" w:cstheme="minorHAnsi"/>
                <w:b/>
                <w:bCs/>
              </w:rPr>
              <w:t xml:space="preserve"> </w:t>
            </w:r>
            <w:r w:rsidR="006979E4" w:rsidRPr="00B06E00">
              <w:rPr>
                <w:rFonts w:eastAsia="Times New Roman" w:cstheme="minorHAnsi"/>
                <w:i/>
                <w:iCs/>
              </w:rPr>
              <w:t>(</w:t>
            </w:r>
            <w:r w:rsidRPr="00B06E00">
              <w:rPr>
                <w:rFonts w:eastAsia="Times New Roman" w:cstheme="minorHAnsi"/>
                <w:i/>
                <w:iCs/>
              </w:rPr>
              <w:t>Number of cases per person-week</w:t>
            </w:r>
            <w:r w:rsidR="006979E4" w:rsidRPr="00B06E00">
              <w:rPr>
                <w:rFonts w:eastAsia="Times New Roman" w:cstheme="minorHAnsi"/>
                <w:i/>
                <w:iCs/>
              </w:rPr>
              <w:t>)</w:t>
            </w:r>
          </w:p>
        </w:tc>
        <w:tc>
          <w:tcPr>
            <w:tcW w:w="1295" w:type="dxa"/>
            <w:noWrap/>
            <w:vAlign w:val="center"/>
            <w:hideMark/>
          </w:tcPr>
          <w:p w14:paraId="08C840E6" w14:textId="6ED90A2B" w:rsidR="002246D5" w:rsidRPr="007908F0" w:rsidRDefault="002246D5" w:rsidP="002246D5">
            <w:pPr>
              <w:rPr>
                <w:rFonts w:eastAsia="Times New Roman" w:cstheme="minorHAnsi"/>
                <w:b/>
                <w:bCs/>
              </w:rPr>
            </w:pPr>
            <w:r w:rsidRPr="004E712C">
              <w:rPr>
                <w:rFonts w:cstheme="minorHAnsi"/>
                <w:b/>
                <w:bCs/>
                <w:noProof/>
              </w:rPr>
              <w:t>Standard deviation</w:t>
            </w:r>
            <w:r w:rsidR="000A3AF6">
              <w:rPr>
                <w:rFonts w:cstheme="minorHAnsi"/>
                <w:b/>
                <w:bCs/>
                <w:noProof/>
              </w:rPr>
              <w:t xml:space="preserve"> of Average Weekly Incidence </w:t>
            </w:r>
          </w:p>
        </w:tc>
        <w:tc>
          <w:tcPr>
            <w:tcW w:w="1170" w:type="dxa"/>
            <w:noWrap/>
            <w:vAlign w:val="center"/>
            <w:hideMark/>
          </w:tcPr>
          <w:p w14:paraId="08146F26" w14:textId="702486FD" w:rsidR="002246D5" w:rsidRPr="007908F0" w:rsidRDefault="002246D5" w:rsidP="002246D5">
            <w:pPr>
              <w:rPr>
                <w:rFonts w:eastAsia="Times New Roman" w:cstheme="minorHAnsi"/>
                <w:b/>
                <w:bCs/>
              </w:rPr>
            </w:pPr>
            <w:r>
              <w:rPr>
                <w:rFonts w:eastAsia="Times New Roman" w:cstheme="minorHAnsi"/>
                <w:b/>
                <w:bCs/>
              </w:rPr>
              <w:t>Interquartile Range</w:t>
            </w:r>
            <w:r w:rsidR="000A3AF6">
              <w:rPr>
                <w:rFonts w:cstheme="minorHAnsi"/>
                <w:b/>
                <w:bCs/>
                <w:noProof/>
              </w:rPr>
              <w:t xml:space="preserve"> of Average Weekly Incidence</w:t>
            </w:r>
          </w:p>
        </w:tc>
      </w:tr>
      <w:tr w:rsidR="000A3AF6" w:rsidRPr="007908F0" w14:paraId="6F4A6177" w14:textId="77777777" w:rsidTr="000A3AF6">
        <w:trPr>
          <w:trHeight w:val="212"/>
        </w:trPr>
        <w:tc>
          <w:tcPr>
            <w:tcW w:w="849" w:type="dxa"/>
            <w:noWrap/>
            <w:hideMark/>
          </w:tcPr>
          <w:p w14:paraId="6A9755C4" w14:textId="77777777" w:rsidR="002246D5" w:rsidRPr="00B06E00" w:rsidRDefault="002246D5" w:rsidP="002246D5">
            <w:pPr>
              <w:rPr>
                <w:rFonts w:eastAsia="Times New Roman" w:cstheme="minorHAnsi"/>
                <w:b/>
                <w:bCs/>
              </w:rPr>
            </w:pPr>
            <w:r w:rsidRPr="00B06E00">
              <w:rPr>
                <w:rFonts w:eastAsia="Times New Roman" w:cstheme="minorHAnsi"/>
                <w:b/>
                <w:bCs/>
              </w:rPr>
              <w:t>2015</w:t>
            </w:r>
          </w:p>
        </w:tc>
        <w:tc>
          <w:tcPr>
            <w:tcW w:w="2028" w:type="dxa"/>
            <w:noWrap/>
            <w:hideMark/>
          </w:tcPr>
          <w:p w14:paraId="4AC2310B" w14:textId="4CBEA6A8" w:rsidR="002246D5" w:rsidRPr="007908F0" w:rsidRDefault="002246D5" w:rsidP="002246D5">
            <w:pPr>
              <w:rPr>
                <w:rFonts w:eastAsia="Times New Roman" w:cstheme="minorHAnsi"/>
              </w:rPr>
            </w:pPr>
            <w:r w:rsidRPr="007908F0">
              <w:rPr>
                <w:rFonts w:eastAsia="Times New Roman" w:cstheme="minorHAnsi"/>
              </w:rPr>
              <w:t>1</w:t>
            </w:r>
            <w:r>
              <w:rPr>
                <w:rFonts w:eastAsia="Times New Roman" w:cstheme="minorHAnsi"/>
              </w:rPr>
              <w:t>,</w:t>
            </w:r>
            <w:r w:rsidRPr="007908F0">
              <w:rPr>
                <w:rFonts w:eastAsia="Times New Roman" w:cstheme="minorHAnsi"/>
              </w:rPr>
              <w:t>440</w:t>
            </w:r>
          </w:p>
        </w:tc>
        <w:tc>
          <w:tcPr>
            <w:tcW w:w="1860" w:type="dxa"/>
          </w:tcPr>
          <w:p w14:paraId="36136436" w14:textId="3C95B264" w:rsidR="002246D5" w:rsidRPr="002246D5" w:rsidRDefault="002246D5" w:rsidP="002246D5">
            <w:pPr>
              <w:rPr>
                <w:rFonts w:eastAsia="Times New Roman" w:cstheme="minorHAnsi"/>
              </w:rPr>
            </w:pPr>
            <w:r w:rsidRPr="002246D5">
              <w:rPr>
                <w:rFonts w:eastAsia="Times New Roman" w:cstheme="minorHAnsi"/>
              </w:rPr>
              <w:t>0.39</w:t>
            </w:r>
            <w:r>
              <w:rPr>
                <w:rFonts w:eastAsia="Times New Roman" w:cstheme="minorHAnsi"/>
              </w:rPr>
              <w:t>2</w:t>
            </w:r>
          </w:p>
        </w:tc>
        <w:tc>
          <w:tcPr>
            <w:tcW w:w="1973" w:type="dxa"/>
            <w:noWrap/>
            <w:hideMark/>
          </w:tcPr>
          <w:p w14:paraId="16E061F8" w14:textId="3DEF7C7B" w:rsidR="002246D5" w:rsidRPr="002246D5" w:rsidRDefault="002246D5" w:rsidP="002246D5">
            <w:pPr>
              <w:rPr>
                <w:rFonts w:eastAsia="Times New Roman" w:cstheme="minorHAnsi"/>
              </w:rPr>
            </w:pPr>
            <w:r w:rsidRPr="002246D5">
              <w:rPr>
                <w:rFonts w:eastAsia="Times New Roman" w:cstheme="minorHAnsi"/>
              </w:rPr>
              <w:t>0.34</w:t>
            </w:r>
            <w:r>
              <w:rPr>
                <w:rFonts w:eastAsia="Times New Roman" w:cstheme="minorHAnsi"/>
              </w:rPr>
              <w:t>9</w:t>
            </w:r>
          </w:p>
        </w:tc>
        <w:tc>
          <w:tcPr>
            <w:tcW w:w="1295" w:type="dxa"/>
            <w:noWrap/>
            <w:hideMark/>
          </w:tcPr>
          <w:p w14:paraId="391B1AF2" w14:textId="74173BC0" w:rsidR="002246D5" w:rsidRPr="007908F0" w:rsidRDefault="002246D5" w:rsidP="002246D5">
            <w:pPr>
              <w:rPr>
                <w:rFonts w:eastAsia="Times New Roman" w:cstheme="minorHAnsi"/>
              </w:rPr>
            </w:pPr>
            <w:r w:rsidRPr="007908F0">
              <w:rPr>
                <w:rFonts w:eastAsia="Times New Roman" w:cstheme="minorHAnsi"/>
              </w:rPr>
              <w:t>1.68</w:t>
            </w:r>
          </w:p>
        </w:tc>
        <w:tc>
          <w:tcPr>
            <w:tcW w:w="1170" w:type="dxa"/>
            <w:noWrap/>
            <w:hideMark/>
          </w:tcPr>
          <w:p w14:paraId="030844F7" w14:textId="0416ACC9" w:rsidR="002246D5" w:rsidRPr="007908F0" w:rsidRDefault="002246D5" w:rsidP="002246D5">
            <w:pPr>
              <w:rPr>
                <w:rFonts w:eastAsia="Times New Roman" w:cstheme="minorHAnsi"/>
              </w:rPr>
            </w:pPr>
            <w:r w:rsidRPr="007908F0">
              <w:rPr>
                <w:rFonts w:eastAsia="Times New Roman" w:cstheme="minorHAnsi"/>
              </w:rPr>
              <w:t>0.27</w:t>
            </w:r>
            <w:r>
              <w:rPr>
                <w:rFonts w:eastAsia="Times New Roman" w:cstheme="minorHAnsi"/>
              </w:rPr>
              <w:t>4</w:t>
            </w:r>
          </w:p>
        </w:tc>
      </w:tr>
      <w:tr w:rsidR="000A3AF6" w:rsidRPr="007908F0" w14:paraId="06B302F0" w14:textId="77777777" w:rsidTr="000A3AF6">
        <w:trPr>
          <w:trHeight w:val="219"/>
        </w:trPr>
        <w:tc>
          <w:tcPr>
            <w:tcW w:w="849" w:type="dxa"/>
            <w:noWrap/>
            <w:hideMark/>
          </w:tcPr>
          <w:p w14:paraId="1389F2BE" w14:textId="77777777" w:rsidR="002246D5" w:rsidRPr="00B06E00" w:rsidRDefault="002246D5" w:rsidP="002246D5">
            <w:pPr>
              <w:rPr>
                <w:rFonts w:eastAsia="Times New Roman" w:cstheme="minorHAnsi"/>
                <w:b/>
                <w:bCs/>
              </w:rPr>
            </w:pPr>
            <w:r w:rsidRPr="00B06E00">
              <w:rPr>
                <w:rFonts w:eastAsia="Times New Roman" w:cstheme="minorHAnsi"/>
                <w:b/>
                <w:bCs/>
              </w:rPr>
              <w:t>2016</w:t>
            </w:r>
          </w:p>
        </w:tc>
        <w:tc>
          <w:tcPr>
            <w:tcW w:w="2028" w:type="dxa"/>
            <w:noWrap/>
            <w:hideMark/>
          </w:tcPr>
          <w:p w14:paraId="2E322BC8" w14:textId="490C620F" w:rsidR="002246D5" w:rsidRPr="007908F0" w:rsidRDefault="002246D5" w:rsidP="002246D5">
            <w:pPr>
              <w:rPr>
                <w:rFonts w:eastAsia="Times New Roman" w:cstheme="minorHAnsi"/>
              </w:rPr>
            </w:pPr>
            <w:r w:rsidRPr="007908F0">
              <w:rPr>
                <w:rFonts w:eastAsia="Times New Roman" w:cstheme="minorHAnsi"/>
              </w:rPr>
              <w:t>1</w:t>
            </w:r>
            <w:r>
              <w:rPr>
                <w:rFonts w:eastAsia="Times New Roman" w:cstheme="minorHAnsi"/>
              </w:rPr>
              <w:t>,</w:t>
            </w:r>
            <w:r w:rsidRPr="007908F0">
              <w:rPr>
                <w:rFonts w:eastAsia="Times New Roman" w:cstheme="minorHAnsi"/>
              </w:rPr>
              <w:t>670</w:t>
            </w:r>
          </w:p>
        </w:tc>
        <w:tc>
          <w:tcPr>
            <w:tcW w:w="1860" w:type="dxa"/>
          </w:tcPr>
          <w:p w14:paraId="6E65587E" w14:textId="7751A109" w:rsidR="002246D5" w:rsidRPr="007908F0" w:rsidRDefault="002246D5" w:rsidP="002246D5">
            <w:pPr>
              <w:rPr>
                <w:rFonts w:eastAsia="Times New Roman" w:cstheme="minorHAnsi"/>
              </w:rPr>
            </w:pPr>
            <w:r w:rsidRPr="002246D5">
              <w:rPr>
                <w:rFonts w:eastAsia="Times New Roman" w:cstheme="minorHAnsi"/>
              </w:rPr>
              <w:t>0.32</w:t>
            </w:r>
            <w:r>
              <w:rPr>
                <w:rFonts w:eastAsia="Times New Roman" w:cstheme="minorHAnsi"/>
              </w:rPr>
              <w:t>9</w:t>
            </w:r>
          </w:p>
        </w:tc>
        <w:tc>
          <w:tcPr>
            <w:tcW w:w="1973" w:type="dxa"/>
            <w:noWrap/>
            <w:hideMark/>
          </w:tcPr>
          <w:p w14:paraId="55C65971" w14:textId="0FED3165" w:rsidR="002246D5" w:rsidRPr="007908F0" w:rsidRDefault="002246D5" w:rsidP="002246D5">
            <w:pPr>
              <w:rPr>
                <w:rFonts w:eastAsia="Times New Roman" w:cstheme="minorHAnsi"/>
              </w:rPr>
            </w:pPr>
            <w:r w:rsidRPr="007908F0">
              <w:rPr>
                <w:rFonts w:eastAsia="Times New Roman" w:cstheme="minorHAnsi"/>
              </w:rPr>
              <w:t>0.25</w:t>
            </w:r>
            <w:r>
              <w:rPr>
                <w:rFonts w:eastAsia="Times New Roman" w:cstheme="minorHAnsi"/>
              </w:rPr>
              <w:t>8</w:t>
            </w:r>
          </w:p>
        </w:tc>
        <w:tc>
          <w:tcPr>
            <w:tcW w:w="1295" w:type="dxa"/>
            <w:noWrap/>
            <w:hideMark/>
          </w:tcPr>
          <w:p w14:paraId="35623053" w14:textId="7DECABDF" w:rsidR="002246D5" w:rsidRPr="007908F0" w:rsidRDefault="002246D5" w:rsidP="002246D5">
            <w:pPr>
              <w:rPr>
                <w:rFonts w:eastAsia="Times New Roman" w:cstheme="minorHAnsi"/>
              </w:rPr>
            </w:pPr>
            <w:r w:rsidRPr="007908F0">
              <w:rPr>
                <w:rFonts w:eastAsia="Times New Roman" w:cstheme="minorHAnsi"/>
              </w:rPr>
              <w:t>0.7</w:t>
            </w:r>
            <w:r>
              <w:rPr>
                <w:rFonts w:eastAsia="Times New Roman" w:cstheme="minorHAnsi"/>
              </w:rPr>
              <w:t>9</w:t>
            </w:r>
          </w:p>
        </w:tc>
        <w:tc>
          <w:tcPr>
            <w:tcW w:w="1170" w:type="dxa"/>
            <w:noWrap/>
            <w:hideMark/>
          </w:tcPr>
          <w:p w14:paraId="68B519FE" w14:textId="74EF41E8" w:rsidR="002246D5" w:rsidRPr="007908F0" w:rsidRDefault="002246D5" w:rsidP="002246D5">
            <w:pPr>
              <w:rPr>
                <w:rFonts w:eastAsia="Times New Roman" w:cstheme="minorHAnsi"/>
              </w:rPr>
            </w:pPr>
            <w:r w:rsidRPr="007908F0">
              <w:rPr>
                <w:rFonts w:eastAsia="Times New Roman" w:cstheme="minorHAnsi"/>
              </w:rPr>
              <w:t>0.172</w:t>
            </w:r>
          </w:p>
        </w:tc>
      </w:tr>
      <w:tr w:rsidR="000A3AF6" w:rsidRPr="007908F0" w14:paraId="4AF880DD" w14:textId="77777777" w:rsidTr="000A3AF6">
        <w:trPr>
          <w:trHeight w:val="212"/>
        </w:trPr>
        <w:tc>
          <w:tcPr>
            <w:tcW w:w="849" w:type="dxa"/>
            <w:noWrap/>
            <w:hideMark/>
          </w:tcPr>
          <w:p w14:paraId="1C84669D" w14:textId="77777777" w:rsidR="002246D5" w:rsidRPr="00B06E00" w:rsidRDefault="002246D5" w:rsidP="002246D5">
            <w:pPr>
              <w:rPr>
                <w:rFonts w:eastAsia="Times New Roman" w:cstheme="minorHAnsi"/>
                <w:b/>
                <w:bCs/>
              </w:rPr>
            </w:pPr>
            <w:r w:rsidRPr="00B06E00">
              <w:rPr>
                <w:rFonts w:eastAsia="Times New Roman" w:cstheme="minorHAnsi"/>
                <w:b/>
                <w:bCs/>
              </w:rPr>
              <w:t>2017</w:t>
            </w:r>
          </w:p>
        </w:tc>
        <w:tc>
          <w:tcPr>
            <w:tcW w:w="2028" w:type="dxa"/>
            <w:noWrap/>
            <w:hideMark/>
          </w:tcPr>
          <w:p w14:paraId="1E615C12" w14:textId="7B1AA9EB" w:rsidR="002246D5" w:rsidRPr="007908F0" w:rsidRDefault="002246D5" w:rsidP="002246D5">
            <w:pPr>
              <w:rPr>
                <w:rFonts w:eastAsia="Times New Roman" w:cstheme="minorHAnsi"/>
              </w:rPr>
            </w:pPr>
            <w:r w:rsidRPr="007908F0">
              <w:rPr>
                <w:rFonts w:eastAsia="Times New Roman" w:cstheme="minorHAnsi"/>
              </w:rPr>
              <w:t>1</w:t>
            </w:r>
            <w:r>
              <w:rPr>
                <w:rFonts w:eastAsia="Times New Roman" w:cstheme="minorHAnsi"/>
              </w:rPr>
              <w:t>,</w:t>
            </w:r>
            <w:r w:rsidRPr="007908F0">
              <w:rPr>
                <w:rFonts w:eastAsia="Times New Roman" w:cstheme="minorHAnsi"/>
              </w:rPr>
              <w:t>641</w:t>
            </w:r>
          </w:p>
        </w:tc>
        <w:tc>
          <w:tcPr>
            <w:tcW w:w="1860" w:type="dxa"/>
          </w:tcPr>
          <w:p w14:paraId="5904BA26" w14:textId="20BF45E2" w:rsidR="002246D5" w:rsidRPr="007908F0" w:rsidRDefault="002246D5" w:rsidP="002246D5">
            <w:pPr>
              <w:rPr>
                <w:rFonts w:eastAsia="Times New Roman" w:cstheme="minorHAnsi"/>
              </w:rPr>
            </w:pPr>
            <w:r w:rsidRPr="002246D5">
              <w:rPr>
                <w:rFonts w:eastAsia="Times New Roman" w:cstheme="minorHAnsi"/>
              </w:rPr>
              <w:t>1.3</w:t>
            </w:r>
            <w:r>
              <w:rPr>
                <w:rFonts w:eastAsia="Times New Roman" w:cstheme="minorHAnsi"/>
              </w:rPr>
              <w:t>8</w:t>
            </w:r>
          </w:p>
        </w:tc>
        <w:tc>
          <w:tcPr>
            <w:tcW w:w="1973" w:type="dxa"/>
            <w:noWrap/>
            <w:hideMark/>
          </w:tcPr>
          <w:p w14:paraId="1815D983" w14:textId="44D5095A" w:rsidR="002246D5" w:rsidRPr="007908F0" w:rsidRDefault="002246D5" w:rsidP="002246D5">
            <w:pPr>
              <w:rPr>
                <w:rFonts w:eastAsia="Times New Roman" w:cstheme="minorHAnsi"/>
              </w:rPr>
            </w:pPr>
            <w:r w:rsidRPr="007908F0">
              <w:rPr>
                <w:rFonts w:eastAsia="Times New Roman" w:cstheme="minorHAnsi"/>
              </w:rPr>
              <w:t>2.7</w:t>
            </w:r>
            <w:r>
              <w:rPr>
                <w:rFonts w:eastAsia="Times New Roman" w:cstheme="minorHAnsi"/>
              </w:rPr>
              <w:t>0</w:t>
            </w:r>
          </w:p>
        </w:tc>
        <w:tc>
          <w:tcPr>
            <w:tcW w:w="1295" w:type="dxa"/>
            <w:noWrap/>
            <w:hideMark/>
          </w:tcPr>
          <w:p w14:paraId="19462832" w14:textId="0AA36BCD" w:rsidR="002246D5" w:rsidRPr="007908F0" w:rsidRDefault="002246D5" w:rsidP="002246D5">
            <w:pPr>
              <w:rPr>
                <w:rFonts w:eastAsia="Times New Roman" w:cstheme="minorHAnsi"/>
              </w:rPr>
            </w:pPr>
            <w:r w:rsidRPr="007908F0">
              <w:rPr>
                <w:rFonts w:eastAsia="Times New Roman" w:cstheme="minorHAnsi"/>
              </w:rPr>
              <w:t>11.</w:t>
            </w:r>
            <w:r>
              <w:rPr>
                <w:rFonts w:eastAsia="Times New Roman" w:cstheme="minorHAnsi"/>
              </w:rPr>
              <w:t>8</w:t>
            </w:r>
          </w:p>
        </w:tc>
        <w:tc>
          <w:tcPr>
            <w:tcW w:w="1170" w:type="dxa"/>
            <w:noWrap/>
            <w:hideMark/>
          </w:tcPr>
          <w:p w14:paraId="6DC8C9F4" w14:textId="0038741D" w:rsidR="002246D5" w:rsidRPr="007908F0" w:rsidRDefault="002246D5" w:rsidP="002246D5">
            <w:pPr>
              <w:rPr>
                <w:rFonts w:eastAsia="Times New Roman" w:cstheme="minorHAnsi"/>
              </w:rPr>
            </w:pPr>
            <w:r w:rsidRPr="007908F0">
              <w:rPr>
                <w:rFonts w:eastAsia="Times New Roman" w:cstheme="minorHAnsi"/>
              </w:rPr>
              <w:t>0.79</w:t>
            </w:r>
            <w:r>
              <w:rPr>
                <w:rFonts w:eastAsia="Times New Roman" w:cstheme="minorHAnsi"/>
              </w:rPr>
              <w:t>6</w:t>
            </w:r>
          </w:p>
        </w:tc>
      </w:tr>
      <w:tr w:rsidR="000A3AF6" w:rsidRPr="007908F0" w14:paraId="1C81BDD0" w14:textId="77777777" w:rsidTr="000A3AF6">
        <w:trPr>
          <w:trHeight w:val="219"/>
        </w:trPr>
        <w:tc>
          <w:tcPr>
            <w:tcW w:w="849" w:type="dxa"/>
            <w:noWrap/>
            <w:hideMark/>
          </w:tcPr>
          <w:p w14:paraId="3A74756D" w14:textId="77777777" w:rsidR="002246D5" w:rsidRPr="00B06E00" w:rsidRDefault="002246D5" w:rsidP="002246D5">
            <w:pPr>
              <w:rPr>
                <w:rFonts w:eastAsia="Times New Roman" w:cstheme="minorHAnsi"/>
                <w:b/>
                <w:bCs/>
              </w:rPr>
            </w:pPr>
            <w:r w:rsidRPr="00B06E00">
              <w:rPr>
                <w:rFonts w:eastAsia="Times New Roman" w:cstheme="minorHAnsi"/>
                <w:b/>
                <w:bCs/>
              </w:rPr>
              <w:t>2018</w:t>
            </w:r>
          </w:p>
        </w:tc>
        <w:tc>
          <w:tcPr>
            <w:tcW w:w="2028" w:type="dxa"/>
            <w:noWrap/>
            <w:hideMark/>
          </w:tcPr>
          <w:p w14:paraId="20C9B9F4" w14:textId="48F59FB8" w:rsidR="002246D5" w:rsidRPr="007908F0" w:rsidRDefault="002246D5" w:rsidP="002246D5">
            <w:pPr>
              <w:rPr>
                <w:rFonts w:eastAsia="Times New Roman" w:cstheme="minorHAnsi"/>
              </w:rPr>
            </w:pPr>
            <w:r w:rsidRPr="007908F0">
              <w:rPr>
                <w:rFonts w:eastAsia="Times New Roman" w:cstheme="minorHAnsi"/>
              </w:rPr>
              <w:t>1</w:t>
            </w:r>
            <w:r>
              <w:rPr>
                <w:rFonts w:eastAsia="Times New Roman" w:cstheme="minorHAnsi"/>
              </w:rPr>
              <w:t>,</w:t>
            </w:r>
            <w:r w:rsidRPr="007908F0">
              <w:rPr>
                <w:rFonts w:eastAsia="Times New Roman" w:cstheme="minorHAnsi"/>
              </w:rPr>
              <w:t>458</w:t>
            </w:r>
          </w:p>
        </w:tc>
        <w:tc>
          <w:tcPr>
            <w:tcW w:w="1860" w:type="dxa"/>
          </w:tcPr>
          <w:p w14:paraId="5C2416BD" w14:textId="4B477E39" w:rsidR="002246D5" w:rsidRPr="007908F0" w:rsidRDefault="002246D5" w:rsidP="002246D5">
            <w:pPr>
              <w:rPr>
                <w:rFonts w:eastAsia="Times New Roman" w:cstheme="minorHAnsi"/>
              </w:rPr>
            </w:pPr>
            <w:r w:rsidRPr="002246D5">
              <w:rPr>
                <w:rFonts w:eastAsia="Times New Roman" w:cstheme="minorHAnsi"/>
              </w:rPr>
              <w:t>70.</w:t>
            </w:r>
            <w:r>
              <w:rPr>
                <w:rFonts w:eastAsia="Times New Roman" w:cstheme="minorHAnsi"/>
              </w:rPr>
              <w:t>2</w:t>
            </w:r>
          </w:p>
        </w:tc>
        <w:tc>
          <w:tcPr>
            <w:tcW w:w="1973" w:type="dxa"/>
            <w:noWrap/>
            <w:hideMark/>
          </w:tcPr>
          <w:p w14:paraId="75EF99EF" w14:textId="65E40E00" w:rsidR="002246D5" w:rsidRPr="007908F0" w:rsidRDefault="002246D5" w:rsidP="002246D5">
            <w:pPr>
              <w:rPr>
                <w:rFonts w:eastAsia="Times New Roman" w:cstheme="minorHAnsi"/>
              </w:rPr>
            </w:pPr>
            <w:r w:rsidRPr="007908F0">
              <w:rPr>
                <w:rFonts w:eastAsia="Times New Roman" w:cstheme="minorHAnsi"/>
              </w:rPr>
              <w:t>3.4</w:t>
            </w:r>
            <w:r>
              <w:rPr>
                <w:rFonts w:eastAsia="Times New Roman" w:cstheme="minorHAnsi"/>
              </w:rPr>
              <w:t>4</w:t>
            </w:r>
          </w:p>
        </w:tc>
        <w:tc>
          <w:tcPr>
            <w:tcW w:w="1295" w:type="dxa"/>
            <w:noWrap/>
            <w:hideMark/>
          </w:tcPr>
          <w:p w14:paraId="03F14CEE" w14:textId="635CB5C0" w:rsidR="002246D5" w:rsidRPr="007908F0" w:rsidRDefault="002246D5" w:rsidP="002246D5">
            <w:pPr>
              <w:rPr>
                <w:rFonts w:eastAsia="Times New Roman" w:cstheme="minorHAnsi"/>
              </w:rPr>
            </w:pPr>
            <w:r w:rsidRPr="007908F0">
              <w:rPr>
                <w:rFonts w:eastAsia="Times New Roman" w:cstheme="minorHAnsi"/>
              </w:rPr>
              <w:t>8.25</w:t>
            </w:r>
          </w:p>
        </w:tc>
        <w:tc>
          <w:tcPr>
            <w:tcW w:w="1170" w:type="dxa"/>
            <w:noWrap/>
            <w:hideMark/>
          </w:tcPr>
          <w:p w14:paraId="1AC54200" w14:textId="5AA7FB2C" w:rsidR="002246D5" w:rsidRPr="007908F0" w:rsidRDefault="002246D5" w:rsidP="002246D5">
            <w:pPr>
              <w:rPr>
                <w:rFonts w:eastAsia="Times New Roman" w:cstheme="minorHAnsi"/>
              </w:rPr>
            </w:pPr>
            <w:r w:rsidRPr="007908F0">
              <w:rPr>
                <w:rFonts w:eastAsia="Times New Roman" w:cstheme="minorHAnsi"/>
              </w:rPr>
              <w:t>2.42</w:t>
            </w:r>
            <w:r>
              <w:rPr>
                <w:rFonts w:eastAsia="Times New Roman" w:cstheme="minorHAnsi"/>
              </w:rPr>
              <w:t>6</w:t>
            </w:r>
          </w:p>
        </w:tc>
      </w:tr>
      <w:tr w:rsidR="000A3AF6" w:rsidRPr="007908F0" w14:paraId="67754FA6" w14:textId="77777777" w:rsidTr="000A3AF6">
        <w:trPr>
          <w:trHeight w:val="212"/>
        </w:trPr>
        <w:tc>
          <w:tcPr>
            <w:tcW w:w="849" w:type="dxa"/>
            <w:noWrap/>
            <w:hideMark/>
          </w:tcPr>
          <w:p w14:paraId="385B96CD" w14:textId="77777777" w:rsidR="002246D5" w:rsidRPr="00B06E00" w:rsidRDefault="002246D5" w:rsidP="002246D5">
            <w:pPr>
              <w:rPr>
                <w:rFonts w:eastAsia="Times New Roman" w:cstheme="minorHAnsi"/>
                <w:b/>
                <w:bCs/>
              </w:rPr>
            </w:pPr>
            <w:r w:rsidRPr="00B06E00">
              <w:rPr>
                <w:rFonts w:eastAsia="Times New Roman" w:cstheme="minorHAnsi"/>
                <w:b/>
                <w:bCs/>
              </w:rPr>
              <w:t>2019</w:t>
            </w:r>
          </w:p>
        </w:tc>
        <w:tc>
          <w:tcPr>
            <w:tcW w:w="2028" w:type="dxa"/>
            <w:noWrap/>
            <w:hideMark/>
          </w:tcPr>
          <w:p w14:paraId="2CB4FFD4" w14:textId="77777777" w:rsidR="002246D5" w:rsidRPr="007908F0" w:rsidRDefault="002246D5" w:rsidP="002246D5">
            <w:pPr>
              <w:rPr>
                <w:rFonts w:eastAsia="Times New Roman" w:cstheme="minorHAnsi"/>
              </w:rPr>
            </w:pPr>
            <w:r w:rsidRPr="007908F0">
              <w:rPr>
                <w:rFonts w:eastAsia="Times New Roman" w:cstheme="minorHAnsi"/>
              </w:rPr>
              <w:t>598</w:t>
            </w:r>
          </w:p>
        </w:tc>
        <w:tc>
          <w:tcPr>
            <w:tcW w:w="1860" w:type="dxa"/>
          </w:tcPr>
          <w:p w14:paraId="7D3016A9" w14:textId="03B070FE" w:rsidR="002246D5" w:rsidRPr="007908F0" w:rsidRDefault="002246D5" w:rsidP="002246D5">
            <w:pPr>
              <w:rPr>
                <w:rFonts w:eastAsia="Times New Roman" w:cstheme="minorHAnsi"/>
              </w:rPr>
            </w:pPr>
            <w:r w:rsidRPr="002246D5">
              <w:rPr>
                <w:rFonts w:eastAsia="Times New Roman" w:cstheme="minorHAnsi"/>
              </w:rPr>
              <w:t>4.0</w:t>
            </w:r>
            <w:r>
              <w:rPr>
                <w:rFonts w:eastAsia="Times New Roman" w:cstheme="minorHAnsi"/>
              </w:rPr>
              <w:t>3</w:t>
            </w:r>
          </w:p>
        </w:tc>
        <w:tc>
          <w:tcPr>
            <w:tcW w:w="1973" w:type="dxa"/>
            <w:noWrap/>
            <w:hideMark/>
          </w:tcPr>
          <w:p w14:paraId="36C73B30" w14:textId="2AF0D48F" w:rsidR="002246D5" w:rsidRPr="007908F0" w:rsidRDefault="002246D5" w:rsidP="002246D5">
            <w:pPr>
              <w:rPr>
                <w:rFonts w:eastAsia="Times New Roman" w:cstheme="minorHAnsi"/>
              </w:rPr>
            </w:pPr>
            <w:r w:rsidRPr="007908F0">
              <w:rPr>
                <w:rFonts w:eastAsia="Times New Roman" w:cstheme="minorHAnsi"/>
              </w:rPr>
              <w:t>0.15</w:t>
            </w:r>
            <w:r>
              <w:rPr>
                <w:rFonts w:eastAsia="Times New Roman" w:cstheme="minorHAnsi"/>
              </w:rPr>
              <w:t>5</w:t>
            </w:r>
          </w:p>
        </w:tc>
        <w:tc>
          <w:tcPr>
            <w:tcW w:w="1295" w:type="dxa"/>
            <w:noWrap/>
            <w:hideMark/>
          </w:tcPr>
          <w:p w14:paraId="14366BBE" w14:textId="2B2CC5A7" w:rsidR="002246D5" w:rsidRPr="007908F0" w:rsidRDefault="002246D5" w:rsidP="002246D5">
            <w:pPr>
              <w:rPr>
                <w:rFonts w:eastAsia="Times New Roman" w:cstheme="minorHAnsi"/>
              </w:rPr>
            </w:pPr>
            <w:r w:rsidRPr="007908F0">
              <w:rPr>
                <w:rFonts w:eastAsia="Times New Roman" w:cstheme="minorHAnsi"/>
              </w:rPr>
              <w:t>0.40</w:t>
            </w:r>
            <w:r>
              <w:rPr>
                <w:rFonts w:eastAsia="Times New Roman" w:cstheme="minorHAnsi"/>
              </w:rPr>
              <w:t>7</w:t>
            </w:r>
          </w:p>
        </w:tc>
        <w:tc>
          <w:tcPr>
            <w:tcW w:w="1170" w:type="dxa"/>
            <w:noWrap/>
            <w:hideMark/>
          </w:tcPr>
          <w:p w14:paraId="797DBAD4" w14:textId="795BAB11" w:rsidR="002246D5" w:rsidRPr="007908F0" w:rsidRDefault="002246D5" w:rsidP="002246D5">
            <w:pPr>
              <w:rPr>
                <w:rFonts w:eastAsia="Times New Roman" w:cstheme="minorHAnsi"/>
              </w:rPr>
            </w:pPr>
            <w:r w:rsidRPr="007908F0">
              <w:rPr>
                <w:rFonts w:eastAsia="Times New Roman" w:cstheme="minorHAnsi"/>
              </w:rPr>
              <w:t>0.116</w:t>
            </w:r>
          </w:p>
        </w:tc>
      </w:tr>
    </w:tbl>
    <w:p w14:paraId="5EB25ECA" w14:textId="7F71D82F" w:rsidR="00BD40E5" w:rsidRDefault="00BD40E5" w:rsidP="00572DF8">
      <w:pPr>
        <w:spacing w:line="240" w:lineRule="auto"/>
        <w:jc w:val="both"/>
        <w:rPr>
          <w:rFonts w:cstheme="minorHAnsi"/>
          <w:noProof/>
        </w:rPr>
      </w:pPr>
    </w:p>
    <w:p w14:paraId="4161F22D" w14:textId="77777777" w:rsidR="002307EF" w:rsidRPr="002307EF" w:rsidRDefault="002307EF" w:rsidP="002307EF">
      <w:pPr>
        <w:spacing w:after="0" w:line="131" w:lineRule="atLeast"/>
        <w:rPr>
          <w:rFonts w:cstheme="minorHAnsi"/>
          <w:noProof/>
        </w:rPr>
      </w:pPr>
      <w:r w:rsidRPr="002307EF">
        <w:rPr>
          <w:rFonts w:ascii="Lucida Sans" w:eastAsia="Times New Roman" w:hAnsi="Lucida Sans" w:cs="Times New Roman"/>
          <w:color w:val="FFFFFF"/>
        </w:rPr>
        <w:t>G</w:t>
      </w:r>
    </w:p>
    <w:tbl>
      <w:tblPr>
        <w:tblStyle w:val="TableGrid"/>
        <w:tblW w:w="6650" w:type="dxa"/>
        <w:tblLook w:val="04A0" w:firstRow="1" w:lastRow="0" w:firstColumn="1" w:lastColumn="0" w:noHBand="0" w:noVBand="1"/>
      </w:tblPr>
      <w:tblGrid>
        <w:gridCol w:w="1435"/>
        <w:gridCol w:w="871"/>
        <w:gridCol w:w="1051"/>
        <w:gridCol w:w="1766"/>
        <w:gridCol w:w="1527"/>
      </w:tblGrid>
      <w:tr w:rsidR="00CA7CB9" w:rsidRPr="002307EF" w14:paraId="2CB557CE" w14:textId="77777777" w:rsidTr="00CA7CB9">
        <w:tc>
          <w:tcPr>
            <w:tcW w:w="1435" w:type="dxa"/>
            <w:noWrap/>
            <w:hideMark/>
          </w:tcPr>
          <w:p w14:paraId="659488A1" w14:textId="77777777" w:rsidR="00CA7CB9" w:rsidRPr="002307EF" w:rsidRDefault="00CA7CB9" w:rsidP="002307EF">
            <w:pPr>
              <w:spacing w:line="131" w:lineRule="atLeast"/>
              <w:rPr>
                <w:rFonts w:ascii="Calibri" w:eastAsia="Times New Roman" w:hAnsi="Calibri" w:cs="Calibri"/>
                <w:b/>
                <w:bCs/>
              </w:rPr>
            </w:pPr>
            <w:r w:rsidRPr="002307EF">
              <w:rPr>
                <w:rFonts w:ascii="Calibri" w:eastAsia="Times New Roman" w:hAnsi="Calibri" w:cs="Calibri"/>
                <w:b/>
                <w:bCs/>
              </w:rPr>
              <w:t>Governorate</w:t>
            </w:r>
          </w:p>
          <w:p w14:paraId="0E4A71FE" w14:textId="77777777" w:rsidR="00CA7CB9" w:rsidRPr="002307EF" w:rsidRDefault="00CA7CB9" w:rsidP="002307EF">
            <w:pPr>
              <w:spacing w:line="131" w:lineRule="atLeast"/>
              <w:rPr>
                <w:rFonts w:ascii="Calibri" w:eastAsia="Times New Roman" w:hAnsi="Calibri" w:cs="Calibri"/>
              </w:rPr>
            </w:pPr>
            <w:r w:rsidRPr="002307EF">
              <w:rPr>
                <w:rFonts w:ascii="Calibri" w:eastAsia="Times New Roman" w:hAnsi="Calibri" w:cs="Calibri"/>
              </w:rPr>
              <w:t>&lt;</w:t>
            </w:r>
            <w:proofErr w:type="spellStart"/>
            <w:r w:rsidRPr="002307EF">
              <w:rPr>
                <w:rFonts w:ascii="Calibri" w:eastAsia="Times New Roman" w:hAnsi="Calibri" w:cs="Calibri"/>
              </w:rPr>
              <w:t>fctr</w:t>
            </w:r>
            <w:proofErr w:type="spellEnd"/>
            <w:r w:rsidRPr="002307EF">
              <w:rPr>
                <w:rFonts w:ascii="Calibri" w:eastAsia="Times New Roman" w:hAnsi="Calibri" w:cs="Calibri"/>
              </w:rPr>
              <w:t>&gt;</w:t>
            </w:r>
          </w:p>
        </w:tc>
        <w:tc>
          <w:tcPr>
            <w:tcW w:w="871" w:type="dxa"/>
            <w:noWrap/>
            <w:hideMark/>
          </w:tcPr>
          <w:p w14:paraId="5903C728" w14:textId="77777777" w:rsidR="00CA7CB9" w:rsidRPr="002307EF" w:rsidRDefault="00CA7CB9" w:rsidP="002307EF">
            <w:pPr>
              <w:spacing w:line="131" w:lineRule="atLeast"/>
              <w:jc w:val="right"/>
              <w:rPr>
                <w:rFonts w:ascii="Calibri" w:eastAsia="Times New Roman" w:hAnsi="Calibri" w:cs="Calibri"/>
                <w:b/>
                <w:bCs/>
              </w:rPr>
            </w:pPr>
            <w:r w:rsidRPr="002307EF">
              <w:rPr>
                <w:rFonts w:ascii="Calibri" w:eastAsia="Times New Roman" w:hAnsi="Calibri" w:cs="Calibri"/>
                <w:b/>
                <w:bCs/>
              </w:rPr>
              <w:t>count</w:t>
            </w:r>
          </w:p>
          <w:p w14:paraId="00FC37FB" w14:textId="77777777" w:rsidR="00CA7CB9" w:rsidRPr="002307EF" w:rsidRDefault="00CA7CB9" w:rsidP="002307EF">
            <w:pPr>
              <w:spacing w:line="131" w:lineRule="atLeast"/>
              <w:jc w:val="right"/>
              <w:rPr>
                <w:rFonts w:ascii="Calibri" w:eastAsia="Times New Roman" w:hAnsi="Calibri" w:cs="Calibri"/>
              </w:rPr>
            </w:pPr>
            <w:r w:rsidRPr="002307EF">
              <w:rPr>
                <w:rFonts w:ascii="Calibri" w:eastAsia="Times New Roman" w:hAnsi="Calibri" w:cs="Calibri"/>
              </w:rPr>
              <w:t>&lt;int&gt;</w:t>
            </w:r>
          </w:p>
        </w:tc>
        <w:tc>
          <w:tcPr>
            <w:tcW w:w="1051" w:type="dxa"/>
            <w:noWrap/>
            <w:hideMark/>
          </w:tcPr>
          <w:p w14:paraId="66FC419E" w14:textId="77777777" w:rsidR="00CA7CB9" w:rsidRPr="002307EF" w:rsidRDefault="00CA7CB9" w:rsidP="002307EF">
            <w:pPr>
              <w:spacing w:line="131" w:lineRule="atLeast"/>
              <w:jc w:val="right"/>
              <w:rPr>
                <w:rFonts w:ascii="Calibri" w:eastAsia="Times New Roman" w:hAnsi="Calibri" w:cs="Calibri"/>
                <w:b/>
                <w:bCs/>
              </w:rPr>
            </w:pPr>
            <w:r w:rsidRPr="002307EF">
              <w:rPr>
                <w:rFonts w:ascii="Calibri" w:eastAsia="Times New Roman" w:hAnsi="Calibri" w:cs="Calibri"/>
                <w:b/>
                <w:bCs/>
              </w:rPr>
              <w:t>mean</w:t>
            </w:r>
          </w:p>
          <w:p w14:paraId="766E3565" w14:textId="77777777" w:rsidR="00CA7CB9" w:rsidRPr="002307EF" w:rsidRDefault="00CA7CB9" w:rsidP="002307EF">
            <w:pPr>
              <w:spacing w:line="131" w:lineRule="atLeast"/>
              <w:jc w:val="right"/>
              <w:rPr>
                <w:rFonts w:ascii="Calibri" w:eastAsia="Times New Roman" w:hAnsi="Calibri" w:cs="Calibri"/>
              </w:rPr>
            </w:pPr>
            <w:r w:rsidRPr="002307EF">
              <w:rPr>
                <w:rFonts w:ascii="Calibri" w:eastAsia="Times New Roman" w:hAnsi="Calibri" w:cs="Calibri"/>
              </w:rPr>
              <w:t>&lt;</w:t>
            </w:r>
            <w:proofErr w:type="spellStart"/>
            <w:r w:rsidRPr="002307EF">
              <w:rPr>
                <w:rFonts w:ascii="Calibri" w:eastAsia="Times New Roman" w:hAnsi="Calibri" w:cs="Calibri"/>
              </w:rPr>
              <w:t>dbl</w:t>
            </w:r>
            <w:proofErr w:type="spellEnd"/>
            <w:r w:rsidRPr="002307EF">
              <w:rPr>
                <w:rFonts w:ascii="Calibri" w:eastAsia="Times New Roman" w:hAnsi="Calibri" w:cs="Calibri"/>
              </w:rPr>
              <w:t>&gt;</w:t>
            </w:r>
          </w:p>
        </w:tc>
        <w:tc>
          <w:tcPr>
            <w:tcW w:w="0" w:type="auto"/>
            <w:noWrap/>
            <w:hideMark/>
          </w:tcPr>
          <w:p w14:paraId="7D0357AD" w14:textId="77777777" w:rsidR="00CA7CB9" w:rsidRPr="002307EF" w:rsidRDefault="00CA7CB9" w:rsidP="002307EF">
            <w:pPr>
              <w:spacing w:line="131" w:lineRule="atLeast"/>
              <w:jc w:val="right"/>
              <w:rPr>
                <w:rFonts w:ascii="Calibri" w:eastAsia="Times New Roman" w:hAnsi="Calibri" w:cs="Calibri"/>
                <w:b/>
                <w:bCs/>
              </w:rPr>
            </w:pPr>
            <w:proofErr w:type="spellStart"/>
            <w:r w:rsidRPr="002307EF">
              <w:rPr>
                <w:rFonts w:ascii="Calibri" w:eastAsia="Times New Roman" w:hAnsi="Calibri" w:cs="Calibri"/>
                <w:b/>
                <w:bCs/>
              </w:rPr>
              <w:t>sd</w:t>
            </w:r>
            <w:proofErr w:type="spellEnd"/>
          </w:p>
          <w:p w14:paraId="04478EF3" w14:textId="77777777" w:rsidR="00CA7CB9" w:rsidRPr="002307EF" w:rsidRDefault="00CA7CB9" w:rsidP="002307EF">
            <w:pPr>
              <w:spacing w:line="131" w:lineRule="atLeast"/>
              <w:jc w:val="right"/>
              <w:rPr>
                <w:rFonts w:ascii="Calibri" w:eastAsia="Times New Roman" w:hAnsi="Calibri" w:cs="Calibri"/>
              </w:rPr>
            </w:pPr>
            <w:r w:rsidRPr="002307EF">
              <w:rPr>
                <w:rFonts w:ascii="Calibri" w:eastAsia="Times New Roman" w:hAnsi="Calibri" w:cs="Calibri"/>
              </w:rPr>
              <w:t>&lt;</w:t>
            </w:r>
            <w:proofErr w:type="spellStart"/>
            <w:r w:rsidRPr="002307EF">
              <w:rPr>
                <w:rFonts w:ascii="Calibri" w:eastAsia="Times New Roman" w:hAnsi="Calibri" w:cs="Calibri"/>
              </w:rPr>
              <w:t>dbl</w:t>
            </w:r>
            <w:proofErr w:type="spellEnd"/>
            <w:r w:rsidRPr="002307EF">
              <w:rPr>
                <w:rFonts w:ascii="Calibri" w:eastAsia="Times New Roman" w:hAnsi="Calibri" w:cs="Calibri"/>
              </w:rPr>
              <w:t>&gt;</w:t>
            </w:r>
          </w:p>
        </w:tc>
        <w:tc>
          <w:tcPr>
            <w:tcW w:w="0" w:type="auto"/>
            <w:noWrap/>
            <w:hideMark/>
          </w:tcPr>
          <w:p w14:paraId="2A474867" w14:textId="77777777" w:rsidR="00CA7CB9" w:rsidRPr="002307EF" w:rsidRDefault="00CA7CB9" w:rsidP="002307EF">
            <w:pPr>
              <w:spacing w:line="131" w:lineRule="atLeast"/>
              <w:jc w:val="right"/>
              <w:rPr>
                <w:rFonts w:ascii="Calibri" w:eastAsia="Times New Roman" w:hAnsi="Calibri" w:cs="Calibri"/>
                <w:b/>
                <w:bCs/>
              </w:rPr>
            </w:pPr>
            <w:r w:rsidRPr="002307EF">
              <w:rPr>
                <w:rFonts w:ascii="Calibri" w:eastAsia="Times New Roman" w:hAnsi="Calibri" w:cs="Calibri"/>
                <w:b/>
                <w:bCs/>
              </w:rPr>
              <w:t>IQR</w:t>
            </w:r>
          </w:p>
          <w:p w14:paraId="0BB15277" w14:textId="77777777" w:rsidR="00CA7CB9" w:rsidRPr="002307EF" w:rsidRDefault="00CA7CB9" w:rsidP="002307EF">
            <w:pPr>
              <w:spacing w:line="131" w:lineRule="atLeast"/>
              <w:jc w:val="right"/>
              <w:rPr>
                <w:rFonts w:ascii="Calibri" w:eastAsia="Times New Roman" w:hAnsi="Calibri" w:cs="Calibri"/>
              </w:rPr>
            </w:pPr>
            <w:r w:rsidRPr="002307EF">
              <w:rPr>
                <w:rFonts w:ascii="Calibri" w:eastAsia="Times New Roman" w:hAnsi="Calibri" w:cs="Calibri"/>
              </w:rPr>
              <w:t>&lt;</w:t>
            </w:r>
            <w:proofErr w:type="spellStart"/>
            <w:r w:rsidRPr="002307EF">
              <w:rPr>
                <w:rFonts w:ascii="Calibri" w:eastAsia="Times New Roman" w:hAnsi="Calibri" w:cs="Calibri"/>
              </w:rPr>
              <w:t>dbl</w:t>
            </w:r>
            <w:proofErr w:type="spellEnd"/>
            <w:r w:rsidRPr="002307EF">
              <w:rPr>
                <w:rFonts w:ascii="Calibri" w:eastAsia="Times New Roman" w:hAnsi="Calibri" w:cs="Calibri"/>
              </w:rPr>
              <w:t>&gt;</w:t>
            </w:r>
          </w:p>
        </w:tc>
      </w:tr>
      <w:tr w:rsidR="00CA7CB9" w:rsidRPr="002307EF" w14:paraId="40FFCB7D" w14:textId="77777777" w:rsidTr="00CA7CB9">
        <w:tc>
          <w:tcPr>
            <w:tcW w:w="0" w:type="auto"/>
            <w:noWrap/>
            <w:hideMark/>
          </w:tcPr>
          <w:p w14:paraId="43F632A2" w14:textId="77777777" w:rsidR="00CA7CB9" w:rsidRPr="002307EF" w:rsidRDefault="00CA7CB9" w:rsidP="002307EF">
            <w:pPr>
              <w:rPr>
                <w:rFonts w:ascii="Calibri" w:eastAsia="Times New Roman" w:hAnsi="Calibri" w:cs="Calibri"/>
              </w:rPr>
            </w:pPr>
            <w:r w:rsidRPr="002307EF">
              <w:rPr>
                <w:rFonts w:ascii="Calibri" w:eastAsia="Times New Roman" w:hAnsi="Calibri" w:cs="Calibri"/>
              </w:rPr>
              <w:t>Al-</w:t>
            </w:r>
            <w:proofErr w:type="spellStart"/>
            <w:r w:rsidRPr="002307EF">
              <w:rPr>
                <w:rFonts w:ascii="Calibri" w:eastAsia="Times New Roman" w:hAnsi="Calibri" w:cs="Calibri"/>
              </w:rPr>
              <w:t>Hasakeh</w:t>
            </w:r>
            <w:proofErr w:type="spellEnd"/>
          </w:p>
        </w:tc>
        <w:tc>
          <w:tcPr>
            <w:tcW w:w="871" w:type="dxa"/>
            <w:noWrap/>
            <w:hideMark/>
          </w:tcPr>
          <w:p w14:paraId="57013E8D" w14:textId="77777777" w:rsidR="00CA7CB9" w:rsidRPr="002307EF" w:rsidRDefault="00CA7CB9" w:rsidP="002307EF">
            <w:pPr>
              <w:jc w:val="right"/>
              <w:rPr>
                <w:rFonts w:ascii="Calibri" w:eastAsia="Times New Roman" w:hAnsi="Calibri" w:cs="Calibri"/>
              </w:rPr>
            </w:pPr>
            <w:r w:rsidRPr="002307EF">
              <w:rPr>
                <w:rFonts w:ascii="Calibri" w:eastAsia="Times New Roman" w:hAnsi="Calibri" w:cs="Calibri"/>
              </w:rPr>
              <w:t>843</w:t>
            </w:r>
          </w:p>
        </w:tc>
        <w:tc>
          <w:tcPr>
            <w:tcW w:w="1051" w:type="dxa"/>
            <w:noWrap/>
            <w:hideMark/>
          </w:tcPr>
          <w:p w14:paraId="65C98EEC" w14:textId="6BD853E5" w:rsidR="00CA7CB9" w:rsidRPr="002307EF" w:rsidRDefault="00CA7CB9" w:rsidP="002307EF">
            <w:pPr>
              <w:jc w:val="right"/>
              <w:rPr>
                <w:rFonts w:ascii="Calibri" w:eastAsia="Times New Roman" w:hAnsi="Calibri" w:cs="Calibri"/>
              </w:rPr>
            </w:pPr>
            <w:r w:rsidRPr="002307EF">
              <w:rPr>
                <w:rFonts w:ascii="Calibri" w:eastAsia="Times New Roman" w:hAnsi="Calibri" w:cs="Calibri"/>
              </w:rPr>
              <w:t>0.34</w:t>
            </w:r>
            <w:r>
              <w:rPr>
                <w:rFonts w:ascii="Calibri" w:eastAsia="Times New Roman" w:hAnsi="Calibri" w:cs="Calibri"/>
              </w:rPr>
              <w:t>9</w:t>
            </w:r>
          </w:p>
        </w:tc>
        <w:tc>
          <w:tcPr>
            <w:tcW w:w="0" w:type="auto"/>
            <w:noWrap/>
            <w:hideMark/>
          </w:tcPr>
          <w:p w14:paraId="007CDC90" w14:textId="53883A1A" w:rsidR="00CA7CB9" w:rsidRPr="002307EF" w:rsidRDefault="00CA7CB9" w:rsidP="002307EF">
            <w:pPr>
              <w:jc w:val="right"/>
              <w:rPr>
                <w:rFonts w:ascii="Calibri" w:eastAsia="Times New Roman" w:hAnsi="Calibri" w:cs="Calibri"/>
              </w:rPr>
            </w:pPr>
            <w:r w:rsidRPr="002307EF">
              <w:rPr>
                <w:rFonts w:ascii="Calibri" w:eastAsia="Times New Roman" w:hAnsi="Calibri" w:cs="Calibri"/>
              </w:rPr>
              <w:t>2.13</w:t>
            </w:r>
          </w:p>
        </w:tc>
        <w:tc>
          <w:tcPr>
            <w:tcW w:w="0" w:type="auto"/>
            <w:noWrap/>
            <w:hideMark/>
          </w:tcPr>
          <w:p w14:paraId="4247366D" w14:textId="009BA6BD" w:rsidR="00CA7CB9" w:rsidRPr="002307EF" w:rsidRDefault="00CA7CB9" w:rsidP="002307EF">
            <w:pPr>
              <w:jc w:val="right"/>
              <w:rPr>
                <w:rFonts w:ascii="Calibri" w:eastAsia="Times New Roman" w:hAnsi="Calibri" w:cs="Calibri"/>
              </w:rPr>
            </w:pPr>
            <w:r w:rsidRPr="002307EF">
              <w:rPr>
                <w:rFonts w:ascii="Calibri" w:eastAsia="Times New Roman" w:hAnsi="Calibri" w:cs="Calibri"/>
              </w:rPr>
              <w:t>0</w:t>
            </w:r>
          </w:p>
        </w:tc>
      </w:tr>
      <w:tr w:rsidR="00CA7CB9" w:rsidRPr="002307EF" w14:paraId="2E52A800" w14:textId="77777777" w:rsidTr="00CA7CB9">
        <w:tc>
          <w:tcPr>
            <w:tcW w:w="0" w:type="auto"/>
            <w:noWrap/>
            <w:hideMark/>
          </w:tcPr>
          <w:p w14:paraId="302E56B9" w14:textId="77777777" w:rsidR="00CA7CB9" w:rsidRPr="002307EF" w:rsidRDefault="00CA7CB9" w:rsidP="002307EF">
            <w:pPr>
              <w:rPr>
                <w:rFonts w:ascii="Calibri" w:eastAsia="Times New Roman" w:hAnsi="Calibri" w:cs="Calibri"/>
              </w:rPr>
            </w:pPr>
            <w:r w:rsidRPr="002307EF">
              <w:rPr>
                <w:rFonts w:ascii="Calibri" w:eastAsia="Times New Roman" w:hAnsi="Calibri" w:cs="Calibri"/>
              </w:rPr>
              <w:t>Aleppo</w:t>
            </w:r>
          </w:p>
        </w:tc>
        <w:tc>
          <w:tcPr>
            <w:tcW w:w="871" w:type="dxa"/>
            <w:noWrap/>
            <w:hideMark/>
          </w:tcPr>
          <w:p w14:paraId="7CC1C8A7" w14:textId="77777777" w:rsidR="00CA7CB9" w:rsidRPr="002307EF" w:rsidRDefault="00CA7CB9" w:rsidP="002307EF">
            <w:pPr>
              <w:jc w:val="right"/>
              <w:rPr>
                <w:rFonts w:ascii="Calibri" w:eastAsia="Times New Roman" w:hAnsi="Calibri" w:cs="Calibri"/>
              </w:rPr>
            </w:pPr>
            <w:r w:rsidRPr="002307EF">
              <w:rPr>
                <w:rFonts w:ascii="Calibri" w:eastAsia="Times New Roman" w:hAnsi="Calibri" w:cs="Calibri"/>
              </w:rPr>
              <w:t>1575</w:t>
            </w:r>
          </w:p>
        </w:tc>
        <w:tc>
          <w:tcPr>
            <w:tcW w:w="1051" w:type="dxa"/>
            <w:noWrap/>
            <w:hideMark/>
          </w:tcPr>
          <w:p w14:paraId="313B9984" w14:textId="69A25384" w:rsidR="00CA7CB9" w:rsidRPr="002307EF" w:rsidRDefault="00CA7CB9" w:rsidP="002307EF">
            <w:pPr>
              <w:jc w:val="right"/>
              <w:rPr>
                <w:rFonts w:ascii="Calibri" w:eastAsia="Times New Roman" w:hAnsi="Calibri" w:cs="Calibri"/>
              </w:rPr>
            </w:pPr>
            <w:r w:rsidRPr="002307EF">
              <w:rPr>
                <w:rFonts w:ascii="Calibri" w:eastAsia="Times New Roman" w:hAnsi="Calibri" w:cs="Calibri"/>
              </w:rPr>
              <w:t>1.0</w:t>
            </w:r>
            <w:r>
              <w:rPr>
                <w:rFonts w:ascii="Calibri" w:eastAsia="Times New Roman" w:hAnsi="Calibri" w:cs="Calibri"/>
              </w:rPr>
              <w:t>8</w:t>
            </w:r>
          </w:p>
        </w:tc>
        <w:tc>
          <w:tcPr>
            <w:tcW w:w="0" w:type="auto"/>
            <w:noWrap/>
            <w:hideMark/>
          </w:tcPr>
          <w:p w14:paraId="567D37B1" w14:textId="2C29D4E2" w:rsidR="00CA7CB9" w:rsidRPr="002307EF" w:rsidRDefault="00CA7CB9" w:rsidP="002307EF">
            <w:pPr>
              <w:jc w:val="right"/>
              <w:rPr>
                <w:rFonts w:ascii="Calibri" w:eastAsia="Times New Roman" w:hAnsi="Calibri" w:cs="Calibri"/>
              </w:rPr>
            </w:pPr>
            <w:r w:rsidRPr="002307EF">
              <w:rPr>
                <w:rFonts w:ascii="Calibri" w:eastAsia="Times New Roman" w:hAnsi="Calibri" w:cs="Calibri"/>
              </w:rPr>
              <w:t>3.74</w:t>
            </w:r>
          </w:p>
        </w:tc>
        <w:tc>
          <w:tcPr>
            <w:tcW w:w="0" w:type="auto"/>
            <w:noWrap/>
            <w:hideMark/>
          </w:tcPr>
          <w:p w14:paraId="335A67F3" w14:textId="4D197A77" w:rsidR="00CA7CB9" w:rsidRPr="002307EF" w:rsidRDefault="00CA7CB9" w:rsidP="002307EF">
            <w:pPr>
              <w:jc w:val="right"/>
              <w:rPr>
                <w:rFonts w:ascii="Calibri" w:eastAsia="Times New Roman" w:hAnsi="Calibri" w:cs="Calibri"/>
              </w:rPr>
            </w:pPr>
            <w:r w:rsidRPr="002307EF">
              <w:rPr>
                <w:rFonts w:ascii="Calibri" w:eastAsia="Times New Roman" w:hAnsi="Calibri" w:cs="Calibri"/>
              </w:rPr>
              <w:t>0.73</w:t>
            </w:r>
            <w:r>
              <w:rPr>
                <w:rFonts w:ascii="Calibri" w:eastAsia="Times New Roman" w:hAnsi="Calibri" w:cs="Calibri"/>
              </w:rPr>
              <w:t>1</w:t>
            </w:r>
          </w:p>
        </w:tc>
      </w:tr>
      <w:tr w:rsidR="00CA7CB9" w:rsidRPr="002307EF" w14:paraId="2CF1A12C" w14:textId="77777777" w:rsidTr="00CA7CB9">
        <w:tc>
          <w:tcPr>
            <w:tcW w:w="0" w:type="auto"/>
            <w:noWrap/>
            <w:hideMark/>
          </w:tcPr>
          <w:p w14:paraId="3403CFDB" w14:textId="77777777" w:rsidR="00CA7CB9" w:rsidRPr="002307EF" w:rsidRDefault="00CA7CB9" w:rsidP="002307EF">
            <w:pPr>
              <w:rPr>
                <w:rFonts w:ascii="Calibri" w:eastAsia="Times New Roman" w:hAnsi="Calibri" w:cs="Calibri"/>
              </w:rPr>
            </w:pPr>
            <w:r w:rsidRPr="002307EF">
              <w:rPr>
                <w:rFonts w:ascii="Calibri" w:eastAsia="Times New Roman" w:hAnsi="Calibri" w:cs="Calibri"/>
              </w:rPr>
              <w:t>Ar-Raqqa</w:t>
            </w:r>
          </w:p>
        </w:tc>
        <w:tc>
          <w:tcPr>
            <w:tcW w:w="871" w:type="dxa"/>
            <w:noWrap/>
            <w:hideMark/>
          </w:tcPr>
          <w:p w14:paraId="1149E5D2" w14:textId="77777777" w:rsidR="00CA7CB9" w:rsidRPr="002307EF" w:rsidRDefault="00CA7CB9" w:rsidP="002307EF">
            <w:pPr>
              <w:jc w:val="right"/>
              <w:rPr>
                <w:rFonts w:ascii="Calibri" w:eastAsia="Times New Roman" w:hAnsi="Calibri" w:cs="Calibri"/>
              </w:rPr>
            </w:pPr>
            <w:r w:rsidRPr="002307EF">
              <w:rPr>
                <w:rFonts w:ascii="Calibri" w:eastAsia="Times New Roman" w:hAnsi="Calibri" w:cs="Calibri"/>
              </w:rPr>
              <w:t>715</w:t>
            </w:r>
          </w:p>
        </w:tc>
        <w:tc>
          <w:tcPr>
            <w:tcW w:w="1051" w:type="dxa"/>
            <w:noWrap/>
            <w:hideMark/>
          </w:tcPr>
          <w:p w14:paraId="5B0253EC" w14:textId="0449928A" w:rsidR="00CA7CB9" w:rsidRPr="002307EF" w:rsidRDefault="00CA7CB9" w:rsidP="002307EF">
            <w:pPr>
              <w:jc w:val="right"/>
              <w:rPr>
                <w:rFonts w:ascii="Calibri" w:eastAsia="Times New Roman" w:hAnsi="Calibri" w:cs="Calibri"/>
              </w:rPr>
            </w:pPr>
            <w:r w:rsidRPr="002307EF">
              <w:rPr>
                <w:rFonts w:ascii="Calibri" w:eastAsia="Times New Roman" w:hAnsi="Calibri" w:cs="Calibri"/>
              </w:rPr>
              <w:t>2.8</w:t>
            </w:r>
            <w:r>
              <w:rPr>
                <w:rFonts w:ascii="Calibri" w:eastAsia="Times New Roman" w:hAnsi="Calibri" w:cs="Calibri"/>
              </w:rPr>
              <w:t>7</w:t>
            </w:r>
          </w:p>
        </w:tc>
        <w:tc>
          <w:tcPr>
            <w:tcW w:w="0" w:type="auto"/>
            <w:noWrap/>
            <w:hideMark/>
          </w:tcPr>
          <w:p w14:paraId="035A6C24" w14:textId="21D79EF2" w:rsidR="00CA7CB9" w:rsidRPr="002307EF" w:rsidRDefault="00CA7CB9" w:rsidP="002307EF">
            <w:pPr>
              <w:jc w:val="right"/>
              <w:rPr>
                <w:rFonts w:ascii="Calibri" w:eastAsia="Times New Roman" w:hAnsi="Calibri" w:cs="Calibri"/>
              </w:rPr>
            </w:pPr>
            <w:r w:rsidRPr="002307EF">
              <w:rPr>
                <w:rFonts w:ascii="Calibri" w:eastAsia="Times New Roman" w:hAnsi="Calibri" w:cs="Calibri"/>
              </w:rPr>
              <w:t>7.9</w:t>
            </w:r>
            <w:r>
              <w:rPr>
                <w:rFonts w:ascii="Calibri" w:eastAsia="Times New Roman" w:hAnsi="Calibri" w:cs="Calibri"/>
              </w:rPr>
              <w:t>9</w:t>
            </w:r>
          </w:p>
        </w:tc>
        <w:tc>
          <w:tcPr>
            <w:tcW w:w="0" w:type="auto"/>
            <w:noWrap/>
            <w:hideMark/>
          </w:tcPr>
          <w:p w14:paraId="16113381" w14:textId="63360AB5" w:rsidR="00CA7CB9" w:rsidRPr="002307EF" w:rsidRDefault="00CA7CB9" w:rsidP="002307EF">
            <w:pPr>
              <w:jc w:val="right"/>
              <w:rPr>
                <w:rFonts w:ascii="Calibri" w:eastAsia="Times New Roman" w:hAnsi="Calibri" w:cs="Calibri"/>
              </w:rPr>
            </w:pPr>
            <w:r w:rsidRPr="002307EF">
              <w:rPr>
                <w:rFonts w:ascii="Calibri" w:eastAsia="Times New Roman" w:hAnsi="Calibri" w:cs="Calibri"/>
              </w:rPr>
              <w:t>1.8</w:t>
            </w:r>
            <w:r>
              <w:rPr>
                <w:rFonts w:ascii="Calibri" w:eastAsia="Times New Roman" w:hAnsi="Calibri" w:cs="Calibri"/>
              </w:rPr>
              <w:t>8</w:t>
            </w:r>
          </w:p>
        </w:tc>
      </w:tr>
      <w:tr w:rsidR="00CA7CB9" w:rsidRPr="002307EF" w14:paraId="780F8C3D" w14:textId="77777777" w:rsidTr="00CA7CB9">
        <w:tc>
          <w:tcPr>
            <w:tcW w:w="0" w:type="auto"/>
            <w:noWrap/>
            <w:hideMark/>
          </w:tcPr>
          <w:p w14:paraId="4CC0EF7F" w14:textId="77777777" w:rsidR="00CA7CB9" w:rsidRPr="002307EF" w:rsidRDefault="00CA7CB9" w:rsidP="002307EF">
            <w:pPr>
              <w:rPr>
                <w:rFonts w:ascii="Calibri" w:eastAsia="Times New Roman" w:hAnsi="Calibri" w:cs="Calibri"/>
              </w:rPr>
            </w:pPr>
            <w:proofErr w:type="spellStart"/>
            <w:r w:rsidRPr="002307EF">
              <w:rPr>
                <w:rFonts w:ascii="Calibri" w:eastAsia="Times New Roman" w:hAnsi="Calibri" w:cs="Calibri"/>
              </w:rPr>
              <w:t>Dar'a</w:t>
            </w:r>
            <w:proofErr w:type="spellEnd"/>
          </w:p>
        </w:tc>
        <w:tc>
          <w:tcPr>
            <w:tcW w:w="871" w:type="dxa"/>
            <w:noWrap/>
            <w:hideMark/>
          </w:tcPr>
          <w:p w14:paraId="20B0C52A" w14:textId="77777777" w:rsidR="00CA7CB9" w:rsidRPr="002307EF" w:rsidRDefault="00CA7CB9" w:rsidP="002307EF">
            <w:pPr>
              <w:jc w:val="right"/>
              <w:rPr>
                <w:rFonts w:ascii="Calibri" w:eastAsia="Times New Roman" w:hAnsi="Calibri" w:cs="Calibri"/>
              </w:rPr>
            </w:pPr>
            <w:r w:rsidRPr="002307EF">
              <w:rPr>
                <w:rFonts w:ascii="Calibri" w:eastAsia="Times New Roman" w:hAnsi="Calibri" w:cs="Calibri"/>
              </w:rPr>
              <w:t>535</w:t>
            </w:r>
          </w:p>
        </w:tc>
        <w:tc>
          <w:tcPr>
            <w:tcW w:w="1051" w:type="dxa"/>
            <w:noWrap/>
            <w:hideMark/>
          </w:tcPr>
          <w:p w14:paraId="3888908F" w14:textId="08F87D2C" w:rsidR="00CA7CB9" w:rsidRPr="002307EF" w:rsidRDefault="00CA7CB9" w:rsidP="002307EF">
            <w:pPr>
              <w:jc w:val="right"/>
              <w:rPr>
                <w:rFonts w:ascii="Calibri" w:eastAsia="Times New Roman" w:hAnsi="Calibri" w:cs="Calibri"/>
              </w:rPr>
            </w:pPr>
            <w:r w:rsidRPr="002307EF">
              <w:rPr>
                <w:rFonts w:ascii="Calibri" w:eastAsia="Times New Roman" w:hAnsi="Calibri" w:cs="Calibri"/>
              </w:rPr>
              <w:t>0.15</w:t>
            </w:r>
            <w:r>
              <w:rPr>
                <w:rFonts w:ascii="Calibri" w:eastAsia="Times New Roman" w:hAnsi="Calibri" w:cs="Calibri"/>
              </w:rPr>
              <w:t>2</w:t>
            </w:r>
          </w:p>
        </w:tc>
        <w:tc>
          <w:tcPr>
            <w:tcW w:w="0" w:type="auto"/>
            <w:noWrap/>
            <w:hideMark/>
          </w:tcPr>
          <w:p w14:paraId="6A1E8F8B" w14:textId="67F963C2" w:rsidR="00CA7CB9" w:rsidRPr="002307EF" w:rsidRDefault="00CA7CB9" w:rsidP="002307EF">
            <w:pPr>
              <w:jc w:val="right"/>
              <w:rPr>
                <w:rFonts w:ascii="Calibri" w:eastAsia="Times New Roman" w:hAnsi="Calibri" w:cs="Calibri"/>
              </w:rPr>
            </w:pPr>
            <w:r w:rsidRPr="002307EF">
              <w:rPr>
                <w:rFonts w:ascii="Calibri" w:eastAsia="Times New Roman" w:hAnsi="Calibri" w:cs="Calibri"/>
              </w:rPr>
              <w:t>0.358</w:t>
            </w:r>
          </w:p>
        </w:tc>
        <w:tc>
          <w:tcPr>
            <w:tcW w:w="0" w:type="auto"/>
            <w:noWrap/>
            <w:hideMark/>
          </w:tcPr>
          <w:p w14:paraId="0D5E5C82" w14:textId="2B45A6FC" w:rsidR="00CA7CB9" w:rsidRPr="002307EF" w:rsidRDefault="00CA7CB9" w:rsidP="002307EF">
            <w:pPr>
              <w:jc w:val="right"/>
              <w:rPr>
                <w:rFonts w:ascii="Calibri" w:eastAsia="Times New Roman" w:hAnsi="Calibri" w:cs="Calibri"/>
              </w:rPr>
            </w:pPr>
            <w:r w:rsidRPr="002307EF">
              <w:rPr>
                <w:rFonts w:ascii="Calibri" w:eastAsia="Times New Roman" w:hAnsi="Calibri" w:cs="Calibri"/>
              </w:rPr>
              <w:t>0.197</w:t>
            </w:r>
          </w:p>
        </w:tc>
      </w:tr>
      <w:tr w:rsidR="00CA7CB9" w:rsidRPr="002307EF" w14:paraId="63900EA9" w14:textId="77777777" w:rsidTr="00CA7CB9">
        <w:tc>
          <w:tcPr>
            <w:tcW w:w="0" w:type="auto"/>
            <w:noWrap/>
            <w:hideMark/>
          </w:tcPr>
          <w:p w14:paraId="0783F607" w14:textId="77777777" w:rsidR="00CA7CB9" w:rsidRPr="002307EF" w:rsidRDefault="00CA7CB9" w:rsidP="002307EF">
            <w:pPr>
              <w:rPr>
                <w:rFonts w:ascii="Calibri" w:eastAsia="Times New Roman" w:hAnsi="Calibri" w:cs="Calibri"/>
              </w:rPr>
            </w:pPr>
            <w:r w:rsidRPr="002307EF">
              <w:rPr>
                <w:rFonts w:ascii="Calibri" w:eastAsia="Times New Roman" w:hAnsi="Calibri" w:cs="Calibri"/>
              </w:rPr>
              <w:t>Deir-</w:t>
            </w:r>
            <w:proofErr w:type="spellStart"/>
            <w:r w:rsidRPr="002307EF">
              <w:rPr>
                <w:rFonts w:ascii="Calibri" w:eastAsia="Times New Roman" w:hAnsi="Calibri" w:cs="Calibri"/>
              </w:rPr>
              <w:t>ez</w:t>
            </w:r>
            <w:proofErr w:type="spellEnd"/>
            <w:r w:rsidRPr="002307EF">
              <w:rPr>
                <w:rFonts w:ascii="Calibri" w:eastAsia="Times New Roman" w:hAnsi="Calibri" w:cs="Calibri"/>
              </w:rPr>
              <w:t>-</w:t>
            </w:r>
            <w:proofErr w:type="spellStart"/>
            <w:r w:rsidRPr="002307EF">
              <w:rPr>
                <w:rFonts w:ascii="Calibri" w:eastAsia="Times New Roman" w:hAnsi="Calibri" w:cs="Calibri"/>
              </w:rPr>
              <w:t>Zor</w:t>
            </w:r>
            <w:proofErr w:type="spellEnd"/>
          </w:p>
        </w:tc>
        <w:tc>
          <w:tcPr>
            <w:tcW w:w="871" w:type="dxa"/>
            <w:noWrap/>
            <w:hideMark/>
          </w:tcPr>
          <w:p w14:paraId="6C821360" w14:textId="77777777" w:rsidR="00CA7CB9" w:rsidRPr="002307EF" w:rsidRDefault="00CA7CB9" w:rsidP="002307EF">
            <w:pPr>
              <w:jc w:val="right"/>
              <w:rPr>
                <w:rFonts w:ascii="Calibri" w:eastAsia="Times New Roman" w:hAnsi="Calibri" w:cs="Calibri"/>
              </w:rPr>
            </w:pPr>
            <w:r w:rsidRPr="002307EF">
              <w:rPr>
                <w:rFonts w:ascii="Calibri" w:eastAsia="Times New Roman" w:hAnsi="Calibri" w:cs="Calibri"/>
              </w:rPr>
              <w:t>701</w:t>
            </w:r>
          </w:p>
        </w:tc>
        <w:tc>
          <w:tcPr>
            <w:tcW w:w="1051" w:type="dxa"/>
            <w:noWrap/>
            <w:hideMark/>
          </w:tcPr>
          <w:p w14:paraId="552E49DA" w14:textId="1BB22AA0" w:rsidR="00CA7CB9" w:rsidRPr="002307EF" w:rsidRDefault="00CA7CB9" w:rsidP="002307EF">
            <w:pPr>
              <w:jc w:val="right"/>
              <w:rPr>
                <w:rFonts w:ascii="Calibri" w:eastAsia="Times New Roman" w:hAnsi="Calibri" w:cs="Calibri"/>
              </w:rPr>
            </w:pPr>
            <w:r w:rsidRPr="002307EF">
              <w:rPr>
                <w:rFonts w:ascii="Calibri" w:eastAsia="Times New Roman" w:hAnsi="Calibri" w:cs="Calibri"/>
              </w:rPr>
              <w:t>7.4</w:t>
            </w:r>
            <w:r>
              <w:rPr>
                <w:rFonts w:ascii="Calibri" w:eastAsia="Times New Roman" w:hAnsi="Calibri" w:cs="Calibri"/>
              </w:rPr>
              <w:t>1</w:t>
            </w:r>
          </w:p>
        </w:tc>
        <w:tc>
          <w:tcPr>
            <w:tcW w:w="0" w:type="auto"/>
            <w:noWrap/>
            <w:hideMark/>
          </w:tcPr>
          <w:p w14:paraId="6BD41353" w14:textId="6574EC01" w:rsidR="00CA7CB9" w:rsidRPr="002307EF" w:rsidRDefault="00CA7CB9" w:rsidP="002307EF">
            <w:pPr>
              <w:jc w:val="right"/>
              <w:rPr>
                <w:rFonts w:ascii="Calibri" w:eastAsia="Times New Roman" w:hAnsi="Calibri" w:cs="Calibri"/>
              </w:rPr>
            </w:pPr>
            <w:r w:rsidRPr="002307EF">
              <w:rPr>
                <w:rFonts w:ascii="Calibri" w:eastAsia="Times New Roman" w:hAnsi="Calibri" w:cs="Calibri"/>
              </w:rPr>
              <w:t>18.4</w:t>
            </w:r>
          </w:p>
        </w:tc>
        <w:tc>
          <w:tcPr>
            <w:tcW w:w="0" w:type="auto"/>
            <w:noWrap/>
            <w:hideMark/>
          </w:tcPr>
          <w:p w14:paraId="1E8B5D89" w14:textId="2A23D43C" w:rsidR="00CA7CB9" w:rsidRPr="002307EF" w:rsidRDefault="00CA7CB9" w:rsidP="002307EF">
            <w:pPr>
              <w:jc w:val="right"/>
              <w:rPr>
                <w:rFonts w:ascii="Calibri" w:eastAsia="Times New Roman" w:hAnsi="Calibri" w:cs="Calibri"/>
              </w:rPr>
            </w:pPr>
            <w:r w:rsidRPr="002307EF">
              <w:rPr>
                <w:rFonts w:ascii="Calibri" w:eastAsia="Times New Roman" w:hAnsi="Calibri" w:cs="Calibri"/>
              </w:rPr>
              <w:t>4.17</w:t>
            </w:r>
          </w:p>
        </w:tc>
      </w:tr>
      <w:tr w:rsidR="00CA7CB9" w:rsidRPr="002307EF" w14:paraId="6E12F2F6" w14:textId="77777777" w:rsidTr="00CA7CB9">
        <w:tc>
          <w:tcPr>
            <w:tcW w:w="0" w:type="auto"/>
            <w:noWrap/>
            <w:hideMark/>
          </w:tcPr>
          <w:p w14:paraId="288F4496" w14:textId="77777777" w:rsidR="00CA7CB9" w:rsidRPr="002307EF" w:rsidRDefault="00CA7CB9" w:rsidP="002307EF">
            <w:pPr>
              <w:rPr>
                <w:rFonts w:ascii="Calibri" w:eastAsia="Times New Roman" w:hAnsi="Calibri" w:cs="Calibri"/>
              </w:rPr>
            </w:pPr>
            <w:r w:rsidRPr="002307EF">
              <w:rPr>
                <w:rFonts w:ascii="Calibri" w:eastAsia="Times New Roman" w:hAnsi="Calibri" w:cs="Calibri"/>
              </w:rPr>
              <w:t>Hama</w:t>
            </w:r>
          </w:p>
        </w:tc>
        <w:tc>
          <w:tcPr>
            <w:tcW w:w="871" w:type="dxa"/>
            <w:noWrap/>
            <w:hideMark/>
          </w:tcPr>
          <w:p w14:paraId="1B46E425" w14:textId="77777777" w:rsidR="00CA7CB9" w:rsidRPr="002307EF" w:rsidRDefault="00CA7CB9" w:rsidP="002307EF">
            <w:pPr>
              <w:jc w:val="right"/>
              <w:rPr>
                <w:rFonts w:ascii="Calibri" w:eastAsia="Times New Roman" w:hAnsi="Calibri" w:cs="Calibri"/>
              </w:rPr>
            </w:pPr>
            <w:r w:rsidRPr="002307EF">
              <w:rPr>
                <w:rFonts w:ascii="Calibri" w:eastAsia="Times New Roman" w:hAnsi="Calibri" w:cs="Calibri"/>
              </w:rPr>
              <w:t>797</w:t>
            </w:r>
          </w:p>
        </w:tc>
        <w:tc>
          <w:tcPr>
            <w:tcW w:w="1051" w:type="dxa"/>
            <w:noWrap/>
            <w:hideMark/>
          </w:tcPr>
          <w:p w14:paraId="09AB1505" w14:textId="6FCE8534" w:rsidR="00CA7CB9" w:rsidRPr="002307EF" w:rsidRDefault="00CA7CB9" w:rsidP="002307EF">
            <w:pPr>
              <w:jc w:val="right"/>
              <w:rPr>
                <w:rFonts w:ascii="Calibri" w:eastAsia="Times New Roman" w:hAnsi="Calibri" w:cs="Calibri"/>
              </w:rPr>
            </w:pPr>
            <w:r w:rsidRPr="002307EF">
              <w:rPr>
                <w:rFonts w:ascii="Calibri" w:eastAsia="Times New Roman" w:hAnsi="Calibri" w:cs="Calibri"/>
              </w:rPr>
              <w:t>0.072</w:t>
            </w:r>
            <w:r>
              <w:rPr>
                <w:rFonts w:ascii="Calibri" w:eastAsia="Times New Roman" w:hAnsi="Calibri" w:cs="Calibri"/>
              </w:rPr>
              <w:t>3</w:t>
            </w:r>
          </w:p>
        </w:tc>
        <w:tc>
          <w:tcPr>
            <w:tcW w:w="0" w:type="auto"/>
            <w:noWrap/>
            <w:hideMark/>
          </w:tcPr>
          <w:p w14:paraId="03520F6D" w14:textId="518EDD18" w:rsidR="00CA7CB9" w:rsidRPr="002307EF" w:rsidRDefault="00CA7CB9" w:rsidP="002307EF">
            <w:pPr>
              <w:jc w:val="right"/>
              <w:rPr>
                <w:rFonts w:ascii="Calibri" w:eastAsia="Times New Roman" w:hAnsi="Calibri" w:cs="Calibri"/>
              </w:rPr>
            </w:pPr>
            <w:r w:rsidRPr="002307EF">
              <w:rPr>
                <w:rFonts w:ascii="Calibri" w:eastAsia="Times New Roman" w:hAnsi="Calibri" w:cs="Calibri"/>
              </w:rPr>
              <w:t>0.339</w:t>
            </w:r>
          </w:p>
        </w:tc>
        <w:tc>
          <w:tcPr>
            <w:tcW w:w="0" w:type="auto"/>
            <w:noWrap/>
            <w:hideMark/>
          </w:tcPr>
          <w:p w14:paraId="2555F7DF" w14:textId="63AFA463" w:rsidR="00CA7CB9" w:rsidRPr="002307EF" w:rsidRDefault="00CA7CB9" w:rsidP="002307EF">
            <w:pPr>
              <w:jc w:val="right"/>
              <w:rPr>
                <w:rFonts w:ascii="Calibri" w:eastAsia="Times New Roman" w:hAnsi="Calibri" w:cs="Calibri"/>
              </w:rPr>
            </w:pPr>
            <w:r w:rsidRPr="002307EF">
              <w:rPr>
                <w:rFonts w:ascii="Calibri" w:eastAsia="Times New Roman" w:hAnsi="Calibri" w:cs="Calibri"/>
              </w:rPr>
              <w:t>0</w:t>
            </w:r>
          </w:p>
        </w:tc>
      </w:tr>
      <w:tr w:rsidR="00CA7CB9" w:rsidRPr="002307EF" w14:paraId="37B7C754" w14:textId="77777777" w:rsidTr="00CA7CB9">
        <w:tc>
          <w:tcPr>
            <w:tcW w:w="0" w:type="auto"/>
            <w:noWrap/>
            <w:hideMark/>
          </w:tcPr>
          <w:p w14:paraId="67FFB61C" w14:textId="77777777" w:rsidR="00CA7CB9" w:rsidRPr="002307EF" w:rsidRDefault="00CA7CB9" w:rsidP="002307EF">
            <w:pPr>
              <w:rPr>
                <w:rFonts w:ascii="Calibri" w:eastAsia="Times New Roman" w:hAnsi="Calibri" w:cs="Calibri"/>
              </w:rPr>
            </w:pPr>
            <w:r w:rsidRPr="002307EF">
              <w:rPr>
                <w:rFonts w:ascii="Calibri" w:eastAsia="Times New Roman" w:hAnsi="Calibri" w:cs="Calibri"/>
              </w:rPr>
              <w:t>Homs</w:t>
            </w:r>
          </w:p>
        </w:tc>
        <w:tc>
          <w:tcPr>
            <w:tcW w:w="871" w:type="dxa"/>
            <w:noWrap/>
            <w:hideMark/>
          </w:tcPr>
          <w:p w14:paraId="57FA3BFE" w14:textId="77777777" w:rsidR="00CA7CB9" w:rsidRPr="002307EF" w:rsidRDefault="00CA7CB9" w:rsidP="002307EF">
            <w:pPr>
              <w:jc w:val="right"/>
              <w:rPr>
                <w:rFonts w:ascii="Calibri" w:eastAsia="Times New Roman" w:hAnsi="Calibri" w:cs="Calibri"/>
              </w:rPr>
            </w:pPr>
            <w:r w:rsidRPr="002307EF">
              <w:rPr>
                <w:rFonts w:ascii="Calibri" w:eastAsia="Times New Roman" w:hAnsi="Calibri" w:cs="Calibri"/>
              </w:rPr>
              <w:t>304</w:t>
            </w:r>
          </w:p>
        </w:tc>
        <w:tc>
          <w:tcPr>
            <w:tcW w:w="1051" w:type="dxa"/>
            <w:noWrap/>
            <w:hideMark/>
          </w:tcPr>
          <w:p w14:paraId="35DC67B9" w14:textId="08409EA7" w:rsidR="00CA7CB9" w:rsidRPr="002307EF" w:rsidRDefault="00CA7CB9" w:rsidP="002307EF">
            <w:pPr>
              <w:jc w:val="right"/>
              <w:rPr>
                <w:rFonts w:ascii="Calibri" w:eastAsia="Times New Roman" w:hAnsi="Calibri" w:cs="Calibri"/>
              </w:rPr>
            </w:pPr>
            <w:r w:rsidRPr="002307EF">
              <w:rPr>
                <w:rFonts w:ascii="Calibri" w:eastAsia="Times New Roman" w:hAnsi="Calibri" w:cs="Calibri"/>
              </w:rPr>
              <w:t>0.0037</w:t>
            </w:r>
            <w:r>
              <w:rPr>
                <w:rFonts w:ascii="Calibri" w:eastAsia="Times New Roman" w:hAnsi="Calibri" w:cs="Calibri"/>
              </w:rPr>
              <w:t>4</w:t>
            </w:r>
          </w:p>
        </w:tc>
        <w:tc>
          <w:tcPr>
            <w:tcW w:w="0" w:type="auto"/>
            <w:noWrap/>
            <w:hideMark/>
          </w:tcPr>
          <w:p w14:paraId="638405FD" w14:textId="27B911A2" w:rsidR="00CA7CB9" w:rsidRPr="002307EF" w:rsidRDefault="00CA7CB9" w:rsidP="002307EF">
            <w:pPr>
              <w:jc w:val="right"/>
              <w:rPr>
                <w:rFonts w:ascii="Calibri" w:eastAsia="Times New Roman" w:hAnsi="Calibri" w:cs="Calibri"/>
              </w:rPr>
            </w:pPr>
            <w:r w:rsidRPr="002307EF">
              <w:rPr>
                <w:rFonts w:ascii="Calibri" w:eastAsia="Times New Roman" w:hAnsi="Calibri" w:cs="Calibri"/>
              </w:rPr>
              <w:t>0.065</w:t>
            </w:r>
            <w:r>
              <w:rPr>
                <w:rFonts w:ascii="Calibri" w:eastAsia="Times New Roman" w:hAnsi="Calibri" w:cs="Calibri"/>
              </w:rPr>
              <w:t>2</w:t>
            </w:r>
          </w:p>
        </w:tc>
        <w:tc>
          <w:tcPr>
            <w:tcW w:w="0" w:type="auto"/>
            <w:noWrap/>
            <w:hideMark/>
          </w:tcPr>
          <w:p w14:paraId="5B21B8B4" w14:textId="61185A80" w:rsidR="00CA7CB9" w:rsidRPr="002307EF" w:rsidRDefault="00CA7CB9" w:rsidP="002307EF">
            <w:pPr>
              <w:jc w:val="right"/>
              <w:rPr>
                <w:rFonts w:ascii="Calibri" w:eastAsia="Times New Roman" w:hAnsi="Calibri" w:cs="Calibri"/>
              </w:rPr>
            </w:pPr>
            <w:r w:rsidRPr="002307EF">
              <w:rPr>
                <w:rFonts w:ascii="Calibri" w:eastAsia="Times New Roman" w:hAnsi="Calibri" w:cs="Calibri"/>
              </w:rPr>
              <w:t>0</w:t>
            </w:r>
          </w:p>
        </w:tc>
      </w:tr>
      <w:tr w:rsidR="00CA7CB9" w:rsidRPr="002307EF" w14:paraId="1E4EBC69" w14:textId="77777777" w:rsidTr="00CA7CB9">
        <w:tc>
          <w:tcPr>
            <w:tcW w:w="0" w:type="auto"/>
            <w:noWrap/>
            <w:hideMark/>
          </w:tcPr>
          <w:p w14:paraId="2066B79C" w14:textId="77777777" w:rsidR="00CA7CB9" w:rsidRPr="002307EF" w:rsidRDefault="00CA7CB9" w:rsidP="002307EF">
            <w:pPr>
              <w:rPr>
                <w:rFonts w:ascii="Calibri" w:eastAsia="Times New Roman" w:hAnsi="Calibri" w:cs="Calibri"/>
              </w:rPr>
            </w:pPr>
            <w:r w:rsidRPr="002307EF">
              <w:rPr>
                <w:rFonts w:ascii="Calibri" w:eastAsia="Times New Roman" w:hAnsi="Calibri" w:cs="Calibri"/>
              </w:rPr>
              <w:t>Idleb</w:t>
            </w:r>
          </w:p>
        </w:tc>
        <w:tc>
          <w:tcPr>
            <w:tcW w:w="871" w:type="dxa"/>
            <w:noWrap/>
            <w:hideMark/>
          </w:tcPr>
          <w:p w14:paraId="1F9EAA33" w14:textId="77777777" w:rsidR="00CA7CB9" w:rsidRPr="002307EF" w:rsidRDefault="00CA7CB9" w:rsidP="002307EF">
            <w:pPr>
              <w:jc w:val="right"/>
              <w:rPr>
                <w:rFonts w:ascii="Calibri" w:eastAsia="Times New Roman" w:hAnsi="Calibri" w:cs="Calibri"/>
              </w:rPr>
            </w:pPr>
            <w:r w:rsidRPr="002307EF">
              <w:rPr>
                <w:rFonts w:ascii="Calibri" w:eastAsia="Times New Roman" w:hAnsi="Calibri" w:cs="Calibri"/>
              </w:rPr>
              <w:t>1170</w:t>
            </w:r>
          </w:p>
        </w:tc>
        <w:tc>
          <w:tcPr>
            <w:tcW w:w="1051" w:type="dxa"/>
            <w:noWrap/>
            <w:hideMark/>
          </w:tcPr>
          <w:p w14:paraId="24F427CB" w14:textId="2496A82A" w:rsidR="00CA7CB9" w:rsidRPr="002307EF" w:rsidRDefault="00CA7CB9" w:rsidP="002307EF">
            <w:pPr>
              <w:jc w:val="right"/>
              <w:rPr>
                <w:rFonts w:ascii="Calibri" w:eastAsia="Times New Roman" w:hAnsi="Calibri" w:cs="Calibri"/>
              </w:rPr>
            </w:pPr>
            <w:r w:rsidRPr="002307EF">
              <w:rPr>
                <w:rFonts w:ascii="Calibri" w:eastAsia="Times New Roman" w:hAnsi="Calibri" w:cs="Calibri"/>
              </w:rPr>
              <w:t>0.91</w:t>
            </w:r>
            <w:r>
              <w:rPr>
                <w:rFonts w:ascii="Calibri" w:eastAsia="Times New Roman" w:hAnsi="Calibri" w:cs="Calibri"/>
              </w:rPr>
              <w:t>2</w:t>
            </w:r>
          </w:p>
        </w:tc>
        <w:tc>
          <w:tcPr>
            <w:tcW w:w="0" w:type="auto"/>
            <w:noWrap/>
            <w:hideMark/>
          </w:tcPr>
          <w:p w14:paraId="45A7523D" w14:textId="01E63425" w:rsidR="00CA7CB9" w:rsidRPr="002307EF" w:rsidRDefault="00CA7CB9" w:rsidP="002307EF">
            <w:pPr>
              <w:jc w:val="right"/>
              <w:rPr>
                <w:rFonts w:ascii="Calibri" w:eastAsia="Times New Roman" w:hAnsi="Calibri" w:cs="Calibri"/>
              </w:rPr>
            </w:pPr>
            <w:r w:rsidRPr="002307EF">
              <w:rPr>
                <w:rFonts w:ascii="Calibri" w:eastAsia="Times New Roman" w:hAnsi="Calibri" w:cs="Calibri"/>
              </w:rPr>
              <w:t>2.35</w:t>
            </w:r>
          </w:p>
        </w:tc>
        <w:tc>
          <w:tcPr>
            <w:tcW w:w="0" w:type="auto"/>
            <w:noWrap/>
            <w:hideMark/>
          </w:tcPr>
          <w:p w14:paraId="1CEF2AEE" w14:textId="7E54D190" w:rsidR="00CA7CB9" w:rsidRPr="002307EF" w:rsidRDefault="00CA7CB9" w:rsidP="002307EF">
            <w:pPr>
              <w:jc w:val="right"/>
              <w:rPr>
                <w:rFonts w:ascii="Calibri" w:eastAsia="Times New Roman" w:hAnsi="Calibri" w:cs="Calibri"/>
              </w:rPr>
            </w:pPr>
            <w:r w:rsidRPr="002307EF">
              <w:rPr>
                <w:rFonts w:ascii="Calibri" w:eastAsia="Times New Roman" w:hAnsi="Calibri" w:cs="Calibri"/>
              </w:rPr>
              <w:t>0.711</w:t>
            </w:r>
          </w:p>
        </w:tc>
      </w:tr>
      <w:tr w:rsidR="00CA7CB9" w:rsidRPr="002307EF" w14:paraId="6D030ADF" w14:textId="77777777" w:rsidTr="00CA7CB9">
        <w:tc>
          <w:tcPr>
            <w:tcW w:w="0" w:type="auto"/>
            <w:noWrap/>
            <w:hideMark/>
          </w:tcPr>
          <w:p w14:paraId="4D9EDAB7" w14:textId="77777777" w:rsidR="00CA7CB9" w:rsidRPr="002307EF" w:rsidRDefault="00CA7CB9" w:rsidP="002307EF">
            <w:pPr>
              <w:rPr>
                <w:rFonts w:ascii="Calibri" w:eastAsia="Times New Roman" w:hAnsi="Calibri" w:cs="Calibri"/>
              </w:rPr>
            </w:pPr>
            <w:r w:rsidRPr="002307EF">
              <w:rPr>
                <w:rFonts w:ascii="Calibri" w:eastAsia="Times New Roman" w:hAnsi="Calibri" w:cs="Calibri"/>
              </w:rPr>
              <w:t>Quneitra</w:t>
            </w:r>
          </w:p>
        </w:tc>
        <w:tc>
          <w:tcPr>
            <w:tcW w:w="871" w:type="dxa"/>
            <w:noWrap/>
            <w:hideMark/>
          </w:tcPr>
          <w:p w14:paraId="62397EC3" w14:textId="77777777" w:rsidR="00CA7CB9" w:rsidRPr="002307EF" w:rsidRDefault="00CA7CB9" w:rsidP="002307EF">
            <w:pPr>
              <w:jc w:val="right"/>
              <w:rPr>
                <w:rFonts w:ascii="Calibri" w:eastAsia="Times New Roman" w:hAnsi="Calibri" w:cs="Calibri"/>
              </w:rPr>
            </w:pPr>
            <w:r w:rsidRPr="002307EF">
              <w:rPr>
                <w:rFonts w:ascii="Calibri" w:eastAsia="Times New Roman" w:hAnsi="Calibri" w:cs="Calibri"/>
              </w:rPr>
              <w:t>167</w:t>
            </w:r>
          </w:p>
        </w:tc>
        <w:tc>
          <w:tcPr>
            <w:tcW w:w="1051" w:type="dxa"/>
            <w:noWrap/>
            <w:hideMark/>
          </w:tcPr>
          <w:p w14:paraId="52C0E857" w14:textId="1273852D" w:rsidR="00CA7CB9" w:rsidRPr="002307EF" w:rsidRDefault="00CA7CB9" w:rsidP="002307EF">
            <w:pPr>
              <w:jc w:val="right"/>
              <w:rPr>
                <w:rFonts w:ascii="Calibri" w:eastAsia="Times New Roman" w:hAnsi="Calibri" w:cs="Calibri"/>
              </w:rPr>
            </w:pPr>
            <w:r w:rsidRPr="002307EF">
              <w:rPr>
                <w:rFonts w:ascii="Calibri" w:eastAsia="Times New Roman" w:hAnsi="Calibri" w:cs="Calibri"/>
              </w:rPr>
              <w:t>0.35</w:t>
            </w:r>
            <w:r>
              <w:rPr>
                <w:rFonts w:ascii="Calibri" w:eastAsia="Times New Roman" w:hAnsi="Calibri" w:cs="Calibri"/>
              </w:rPr>
              <w:t>8</w:t>
            </w:r>
          </w:p>
        </w:tc>
        <w:tc>
          <w:tcPr>
            <w:tcW w:w="0" w:type="auto"/>
            <w:noWrap/>
            <w:hideMark/>
          </w:tcPr>
          <w:p w14:paraId="4D9E21DA" w14:textId="776B1D12" w:rsidR="00CA7CB9" w:rsidRPr="002307EF" w:rsidRDefault="00CA7CB9" w:rsidP="002307EF">
            <w:pPr>
              <w:jc w:val="right"/>
              <w:rPr>
                <w:rFonts w:ascii="Calibri" w:eastAsia="Times New Roman" w:hAnsi="Calibri" w:cs="Calibri"/>
              </w:rPr>
            </w:pPr>
            <w:r w:rsidRPr="002307EF">
              <w:rPr>
                <w:rFonts w:ascii="Calibri" w:eastAsia="Times New Roman" w:hAnsi="Calibri" w:cs="Calibri"/>
              </w:rPr>
              <w:t>1.04</w:t>
            </w:r>
          </w:p>
        </w:tc>
        <w:tc>
          <w:tcPr>
            <w:tcW w:w="0" w:type="auto"/>
            <w:noWrap/>
            <w:hideMark/>
          </w:tcPr>
          <w:p w14:paraId="0DF0E161" w14:textId="571A5049" w:rsidR="00CA7CB9" w:rsidRPr="002307EF" w:rsidRDefault="00CA7CB9" w:rsidP="002307EF">
            <w:pPr>
              <w:jc w:val="right"/>
              <w:rPr>
                <w:rFonts w:ascii="Calibri" w:eastAsia="Times New Roman" w:hAnsi="Calibri" w:cs="Calibri"/>
              </w:rPr>
            </w:pPr>
            <w:r w:rsidRPr="002307EF">
              <w:rPr>
                <w:rFonts w:ascii="Calibri" w:eastAsia="Times New Roman" w:hAnsi="Calibri" w:cs="Calibri"/>
              </w:rPr>
              <w:t>0</w:t>
            </w:r>
            <w:bookmarkStart w:id="84" w:name="_GoBack"/>
            <w:bookmarkEnd w:id="84"/>
          </w:p>
        </w:tc>
      </w:tr>
    </w:tbl>
    <w:p w14:paraId="6CFE30C7" w14:textId="77777777" w:rsidR="002307EF" w:rsidRDefault="002307EF" w:rsidP="00CC4267">
      <w:pPr>
        <w:spacing w:line="240" w:lineRule="auto"/>
        <w:jc w:val="both"/>
        <w:rPr>
          <w:rFonts w:cstheme="minorHAnsi"/>
          <w:noProof/>
        </w:rPr>
      </w:pPr>
    </w:p>
    <w:p w14:paraId="0B753143" w14:textId="6EA23AA0" w:rsidR="00BD40E5" w:rsidRPr="008A0AB3" w:rsidRDefault="00BD40E5" w:rsidP="00CC4267">
      <w:pPr>
        <w:spacing w:line="240" w:lineRule="auto"/>
        <w:jc w:val="both"/>
        <w:rPr>
          <w:rFonts w:cstheme="minorHAnsi"/>
          <w:noProof/>
        </w:rPr>
      </w:pPr>
      <w:r>
        <w:rPr>
          <w:rFonts w:cstheme="minorHAnsi"/>
          <w:noProof/>
        </w:rPr>
        <w:t>Levene’s Test was conducted in order to the homogeniety of the variance</w:t>
      </w:r>
      <w:r w:rsidR="006B72E2">
        <w:rPr>
          <w:rFonts w:cstheme="minorHAnsi"/>
          <w:noProof/>
        </w:rPr>
        <w:t>s</w:t>
      </w:r>
      <w:r>
        <w:rPr>
          <w:rFonts w:cstheme="minorHAnsi"/>
          <w:noProof/>
        </w:rPr>
        <w:t xml:space="preserve"> of </w:t>
      </w:r>
      <w:r w:rsidR="00544B9A">
        <w:rPr>
          <w:rFonts w:cstheme="minorHAnsi"/>
          <w:noProof/>
        </w:rPr>
        <w:t>weekly measles incidence</w:t>
      </w:r>
      <w:r w:rsidR="006B72E2">
        <w:rPr>
          <w:rFonts w:cstheme="minorHAnsi"/>
          <w:noProof/>
        </w:rPr>
        <w:t>, first by year, then by governorate, and then by district</w:t>
      </w:r>
      <w:r w:rsidR="00AD5781">
        <w:rPr>
          <w:rFonts w:cstheme="minorHAnsi"/>
          <w:noProof/>
        </w:rPr>
        <w:t xml:space="preserve">. </w:t>
      </w:r>
      <w:r w:rsidR="006B72E2">
        <w:rPr>
          <w:rFonts w:cstheme="minorHAnsi"/>
          <w:noProof/>
        </w:rPr>
        <w:t xml:space="preserve">All three were highly statistically significant (p-value &lt; 0.001). This meants that the variances were not homogeounus and thus fails the </w:t>
      </w:r>
      <w:commentRangeStart w:id="85"/>
      <w:r w:rsidR="006B72E2">
        <w:rPr>
          <w:rFonts w:cstheme="minorHAnsi"/>
          <w:noProof/>
        </w:rPr>
        <w:t xml:space="preserve">assumptions </w:t>
      </w:r>
      <w:commentRangeEnd w:id="85"/>
      <w:r w:rsidR="002F09E1">
        <w:rPr>
          <w:rStyle w:val="CommentReference"/>
        </w:rPr>
        <w:commentReference w:id="85"/>
      </w:r>
      <w:r w:rsidR="006B72E2">
        <w:rPr>
          <w:rFonts w:cstheme="minorHAnsi"/>
          <w:noProof/>
        </w:rPr>
        <w:t xml:space="preserve">of </w:t>
      </w:r>
      <w:commentRangeStart w:id="86"/>
      <w:r w:rsidR="006B72E2">
        <w:rPr>
          <w:rFonts w:cstheme="minorHAnsi"/>
          <w:noProof/>
        </w:rPr>
        <w:t>many parametric tests.</w:t>
      </w:r>
      <w:commentRangeEnd w:id="86"/>
      <w:r w:rsidR="006B72E2">
        <w:rPr>
          <w:rStyle w:val="CommentReference"/>
        </w:rPr>
        <w:commentReference w:id="86"/>
      </w:r>
      <w:r w:rsidR="006B72E2">
        <w:rPr>
          <w:rFonts w:cstheme="minorHAnsi"/>
          <w:noProof/>
        </w:rPr>
        <w:t xml:space="preserve"> Thus, we relied on non-parametric tests with fewer assumptions, namely </w:t>
      </w:r>
      <w:r w:rsidR="002F09E1">
        <w:rPr>
          <w:rFonts w:cstheme="minorHAnsi"/>
          <w:noProof/>
        </w:rPr>
        <w:t xml:space="preserve">the Wilcoxon </w:t>
      </w:r>
      <w:r w:rsidR="00B65E96">
        <w:rPr>
          <w:rFonts w:cstheme="minorHAnsi"/>
          <w:noProof/>
        </w:rPr>
        <w:t xml:space="preserve">Rank Sum </w:t>
      </w:r>
      <w:r w:rsidR="002F09E1">
        <w:rPr>
          <w:rFonts w:cstheme="minorHAnsi"/>
          <w:noProof/>
        </w:rPr>
        <w:t>Test</w:t>
      </w:r>
      <w:r w:rsidR="00BD2F2A">
        <w:rPr>
          <w:rFonts w:cstheme="minorHAnsi"/>
          <w:noProof/>
        </w:rPr>
        <w:t xml:space="preserve"> (WRST)</w:t>
      </w:r>
      <w:r w:rsidR="002F09E1">
        <w:rPr>
          <w:rFonts w:cstheme="minorHAnsi"/>
          <w:noProof/>
        </w:rPr>
        <w:t>, Kruskal-Wallis Rank Sum Test</w:t>
      </w:r>
      <w:r w:rsidR="00BD2F2A">
        <w:rPr>
          <w:rFonts w:cstheme="minorHAnsi"/>
          <w:noProof/>
        </w:rPr>
        <w:t xml:space="preserve"> (KWRST)</w:t>
      </w:r>
      <w:r w:rsidR="002F09E1">
        <w:rPr>
          <w:rFonts w:cstheme="minorHAnsi"/>
          <w:noProof/>
        </w:rPr>
        <w:t xml:space="preserve">, and the </w:t>
      </w:r>
      <w:r w:rsidR="002F09E1" w:rsidRPr="002F09E1">
        <w:rPr>
          <w:rFonts w:cstheme="minorHAnsi"/>
          <w:noProof/>
        </w:rPr>
        <w:t>Dwass-Steele-Crotchlow-Fligner all-pairs Test</w:t>
      </w:r>
      <w:r w:rsidR="00BD2F2A">
        <w:rPr>
          <w:rFonts w:cstheme="minorHAnsi"/>
          <w:noProof/>
        </w:rPr>
        <w:t xml:space="preserve"> (DSCF)</w:t>
      </w:r>
      <w:r w:rsidR="002F09E1">
        <w:rPr>
          <w:rFonts w:cstheme="minorHAnsi"/>
          <w:noProof/>
        </w:rPr>
        <w:t>.</w:t>
      </w:r>
    </w:p>
    <w:p w14:paraId="0033D6B9" w14:textId="513BEFA9" w:rsidR="00CC4267" w:rsidRDefault="007C6380" w:rsidP="00572DF8">
      <w:pPr>
        <w:spacing w:line="240" w:lineRule="auto"/>
        <w:jc w:val="both"/>
        <w:rPr>
          <w:rFonts w:cstheme="minorHAnsi"/>
          <w:noProof/>
        </w:rPr>
      </w:pPr>
      <w:commentRangeStart w:id="87"/>
      <w:commentRangeStart w:id="88"/>
      <w:r>
        <w:rPr>
          <w:rFonts w:cstheme="minorHAnsi"/>
          <w:noProof/>
        </w:rPr>
        <w:t>Two sample</w:t>
      </w:r>
      <w:commentRangeEnd w:id="87"/>
      <w:r>
        <w:rPr>
          <w:rStyle w:val="CommentReference"/>
        </w:rPr>
        <w:commentReference w:id="87"/>
      </w:r>
      <w:commentRangeEnd w:id="88"/>
      <w:r w:rsidR="00C92EB4">
        <w:rPr>
          <w:rStyle w:val="CommentReference"/>
        </w:rPr>
        <w:commentReference w:id="88"/>
      </w:r>
      <w:r>
        <w:rPr>
          <w:rFonts w:cstheme="minorHAnsi"/>
          <w:noProof/>
        </w:rPr>
        <w:t xml:space="preserve"> </w:t>
      </w:r>
      <w:commentRangeStart w:id="89"/>
      <w:r w:rsidR="005931D3">
        <w:rPr>
          <w:rFonts w:cstheme="minorHAnsi"/>
          <w:noProof/>
        </w:rPr>
        <w:t>Wilcoxon</w:t>
      </w:r>
      <w:r>
        <w:rPr>
          <w:rFonts w:cstheme="minorHAnsi"/>
          <w:noProof/>
        </w:rPr>
        <w:t xml:space="preserve"> </w:t>
      </w:r>
      <w:commentRangeEnd w:id="89"/>
      <w:r w:rsidR="00AA6337">
        <w:rPr>
          <w:rStyle w:val="CommentReference"/>
        </w:rPr>
        <w:commentReference w:id="89"/>
      </w:r>
      <w:r>
        <w:rPr>
          <w:rFonts w:cstheme="minorHAnsi"/>
          <w:noProof/>
        </w:rPr>
        <w:t>Test</w:t>
      </w:r>
    </w:p>
    <w:p w14:paraId="3D801DF9" w14:textId="6D87F7CF" w:rsidR="00922448" w:rsidRDefault="00B65E96" w:rsidP="00E439C3">
      <w:pPr>
        <w:spacing w:line="240" w:lineRule="auto"/>
        <w:jc w:val="both"/>
      </w:pPr>
      <w:r>
        <w:t xml:space="preserve">We used the Wilcoxon Rank Sum Test in order to compare the </w:t>
      </w:r>
      <w:r w:rsidR="001166C5">
        <w:t>cases</w:t>
      </w:r>
      <w:r>
        <w:t xml:space="preserve"> of measles between two binary variables, age (</w:t>
      </w:r>
      <w:r w:rsidRPr="00B65E96">
        <w:t>&lt;5 vs. ≥5</w:t>
      </w:r>
      <w:r>
        <w:t>) and sex (</w:t>
      </w:r>
      <w:r w:rsidRPr="00B65E96">
        <w:t>Male vs. Female</w:t>
      </w:r>
      <w:r>
        <w:t>)</w:t>
      </w:r>
      <w:r w:rsidR="00D908D8">
        <w:t>,</w:t>
      </w:r>
      <w:r w:rsidR="006C5C44">
        <w:t xml:space="preserve"> and</w:t>
      </w:r>
      <w:r w:rsidR="00D908D8">
        <w:t xml:space="preserve"> </w:t>
      </w:r>
      <w:r w:rsidR="006C5C44">
        <w:t>adjusted the results using</w:t>
      </w:r>
      <w:r w:rsidR="00D908D8">
        <w:t xml:space="preserve"> </w:t>
      </w:r>
      <w:commentRangeStart w:id="90"/>
      <w:proofErr w:type="spellStart"/>
      <w:r w:rsidR="00BC5688" w:rsidRPr="00BC5688">
        <w:t>Benjamini</w:t>
      </w:r>
      <w:proofErr w:type="spellEnd"/>
      <w:r w:rsidR="00BC5688" w:rsidRPr="00BC5688">
        <w:t>–Hochberg</w:t>
      </w:r>
      <w:r w:rsidR="00BC5688">
        <w:t xml:space="preserve"> </w:t>
      </w:r>
      <w:commentRangeEnd w:id="90"/>
      <w:r w:rsidR="00821BA0">
        <w:rPr>
          <w:rStyle w:val="CommentReference"/>
        </w:rPr>
        <w:commentReference w:id="90"/>
      </w:r>
      <w:r w:rsidR="00BC5688">
        <w:t>correction</w:t>
      </w:r>
      <w:r w:rsidR="00821BA0">
        <w:t xml:space="preserve"> for multiple comparisons</w:t>
      </w:r>
      <w:r>
        <w:t xml:space="preserve">. The results are in table </w:t>
      </w:r>
      <w:r w:rsidRPr="00B65E96">
        <w:rPr>
          <w:highlight w:val="yellow"/>
        </w:rPr>
        <w:t>X</w:t>
      </w:r>
      <w:r>
        <w:t xml:space="preserve">. Since our </w:t>
      </w:r>
      <w:r w:rsidR="001166C5">
        <w:t xml:space="preserve">denominator for incidence, population, was not categorized by age or sex, we were compelled to use </w:t>
      </w:r>
      <w:r w:rsidR="0040441F">
        <w:t>total number of suspected</w:t>
      </w:r>
      <w:r w:rsidR="001166C5">
        <w:t xml:space="preserve"> case</w:t>
      </w:r>
      <w:r w:rsidR="0040441F">
        <w:t>s rather than incidence</w:t>
      </w:r>
      <w:r w:rsidR="001166C5">
        <w:t xml:space="preserve">. </w:t>
      </w:r>
      <w:r w:rsidR="00376DD8">
        <w:t xml:space="preserve">However, these comparisons are </w:t>
      </w:r>
      <w:r w:rsidR="00376DD8">
        <w:lastRenderedPageBreak/>
        <w:t xml:space="preserve">across the entire </w:t>
      </w:r>
      <w:r w:rsidR="00E439C3" w:rsidRPr="00E439C3">
        <w:rPr>
          <w:highlight w:val="yellow"/>
        </w:rPr>
        <w:t>study</w:t>
      </w:r>
      <w:r w:rsidR="00E439C3">
        <w:t xml:space="preserve"> </w:t>
      </w:r>
      <w:r w:rsidR="00376DD8" w:rsidRPr="00376DD8">
        <w:rPr>
          <w:highlight w:val="yellow"/>
        </w:rPr>
        <w:t>population</w:t>
      </w:r>
      <w:r w:rsidR="00376DD8">
        <w:t xml:space="preserve"> rather than between</w:t>
      </w:r>
      <w:r w:rsidR="00E439C3">
        <w:t xml:space="preserve"> subsets of the population</w:t>
      </w:r>
      <w:r w:rsidR="00376DD8">
        <w:t xml:space="preserve"> </w:t>
      </w:r>
      <w:r w:rsidR="00EC0255">
        <w:t xml:space="preserve">in </w:t>
      </w:r>
      <w:proofErr w:type="spellStart"/>
      <w:r w:rsidR="00EC0255">
        <w:t>differnet</w:t>
      </w:r>
      <w:proofErr w:type="spellEnd"/>
      <w:r w:rsidR="00E439C3">
        <w:t xml:space="preserve"> </w:t>
      </w:r>
      <w:r w:rsidR="00376DD8">
        <w:t>geographic regions</w:t>
      </w:r>
      <w:r w:rsidR="00E439C3">
        <w:t xml:space="preserve">. </w:t>
      </w:r>
    </w:p>
    <w:p w14:paraId="72791ABB" w14:textId="0FCCB226" w:rsidR="00A22E52" w:rsidRDefault="00E439C3" w:rsidP="00A22E52">
      <w:pPr>
        <w:spacing w:line="240" w:lineRule="auto"/>
        <w:jc w:val="both"/>
      </w:pPr>
      <w:r>
        <w:t xml:space="preserve">We found that </w:t>
      </w:r>
      <w:r w:rsidR="00E54720">
        <w:t xml:space="preserve">there was a statistically significant difference between cases of suspected </w:t>
      </w:r>
      <w:r w:rsidR="008E4188">
        <w:t>cases</w:t>
      </w:r>
      <w:r w:rsidR="00E54720">
        <w:t xml:space="preserve"> in the &lt;</w:t>
      </w:r>
      <w:proofErr w:type="gramStart"/>
      <w:r w:rsidR="00E54720">
        <w:t>5 year-old</w:t>
      </w:r>
      <w:proofErr w:type="gramEnd"/>
      <w:r w:rsidR="00E54720">
        <w:t xml:space="preserve"> population when compared with the </w:t>
      </w:r>
      <w:r w:rsidR="00E54720" w:rsidRPr="00E54720">
        <w:rPr>
          <w:rFonts w:cstheme="minorHAnsi"/>
          <w:noProof/>
        </w:rPr>
        <w:t>≥5</w:t>
      </w:r>
      <w:r w:rsidR="00E54720">
        <w:rPr>
          <w:rFonts w:cstheme="minorHAnsi"/>
          <w:noProof/>
        </w:rPr>
        <w:t xml:space="preserve"> year-old</w:t>
      </w:r>
      <w:r w:rsidR="00E54720">
        <w:t xml:space="preserve"> populatio</w:t>
      </w:r>
      <w:r w:rsidR="00A22E52">
        <w:t xml:space="preserve">n over the entire study period, despite what we would expect to be the smaller population size of the &lt;5 year-old population. This difference is expected, since children and infants are at the highest risk for </w:t>
      </w:r>
      <w:commentRangeStart w:id="91"/>
      <w:r w:rsidR="00A22E52">
        <w:t>measles</w:t>
      </w:r>
      <w:commentRangeEnd w:id="91"/>
      <w:r w:rsidR="00A22E52">
        <w:rPr>
          <w:rStyle w:val="CommentReference"/>
        </w:rPr>
        <w:commentReference w:id="91"/>
      </w:r>
      <w:r w:rsidR="00A22E52">
        <w:t>. This difference in age persisted even when we controlled for sex</w:t>
      </w:r>
      <w:r w:rsidR="003D3CD9">
        <w:t xml:space="preserve"> </w:t>
      </w:r>
      <w:r w:rsidR="003D3CD9" w:rsidRPr="003D3CD9">
        <w:rPr>
          <w:highlight w:val="yellow"/>
        </w:rPr>
        <w:t>(Table X2)</w:t>
      </w:r>
    </w:p>
    <w:p w14:paraId="4092AAD3" w14:textId="0C67E5C3" w:rsidR="008E4188" w:rsidRPr="00E439C3" w:rsidRDefault="008E4188" w:rsidP="00A22E52">
      <w:pPr>
        <w:spacing w:line="240" w:lineRule="auto"/>
        <w:jc w:val="both"/>
      </w:pPr>
      <w:r>
        <w:t xml:space="preserve">There was no statistically significant difference in the number of suspected cases between males and females over the entire study period, but when controlling for age, we found that there was a statistically significant difference between males and females </w:t>
      </w:r>
      <w:r w:rsidRPr="008E4188">
        <w:rPr>
          <w:rFonts w:cstheme="minorHAnsi"/>
          <w:noProof/>
        </w:rPr>
        <w:t>≥5 years of age.</w:t>
      </w:r>
    </w:p>
    <w:tbl>
      <w:tblPr>
        <w:tblStyle w:val="TableGrid"/>
        <w:tblW w:w="0" w:type="auto"/>
        <w:tblLook w:val="04A0" w:firstRow="1" w:lastRow="0" w:firstColumn="1" w:lastColumn="0" w:noHBand="0" w:noVBand="1"/>
      </w:tblPr>
      <w:tblGrid>
        <w:gridCol w:w="2157"/>
        <w:gridCol w:w="2157"/>
        <w:gridCol w:w="2158"/>
      </w:tblGrid>
      <w:tr w:rsidR="007C6380" w14:paraId="562E8FFC" w14:textId="77777777" w:rsidTr="007C6380">
        <w:tc>
          <w:tcPr>
            <w:tcW w:w="2157" w:type="dxa"/>
          </w:tcPr>
          <w:p w14:paraId="040D1830" w14:textId="709C489D" w:rsidR="007C6380" w:rsidRPr="00B56518" w:rsidRDefault="007C6380" w:rsidP="00572DF8">
            <w:pPr>
              <w:jc w:val="both"/>
              <w:rPr>
                <w:rFonts w:cstheme="minorHAnsi"/>
                <w:i/>
                <w:iCs/>
                <w:noProof/>
              </w:rPr>
            </w:pPr>
            <w:r w:rsidRPr="00B56518">
              <w:rPr>
                <w:rFonts w:cstheme="minorHAnsi"/>
                <w:i/>
                <w:iCs/>
                <w:noProof/>
              </w:rPr>
              <w:t>Wilcoxon 2x2</w:t>
            </w:r>
          </w:p>
        </w:tc>
        <w:tc>
          <w:tcPr>
            <w:tcW w:w="2157" w:type="dxa"/>
          </w:tcPr>
          <w:p w14:paraId="05659281" w14:textId="1270B5B7" w:rsidR="007C6380" w:rsidRPr="00B56518" w:rsidRDefault="007C6380" w:rsidP="00572DF8">
            <w:pPr>
              <w:jc w:val="both"/>
              <w:rPr>
                <w:rFonts w:cstheme="minorHAnsi"/>
                <w:b/>
                <w:bCs/>
                <w:noProof/>
              </w:rPr>
            </w:pPr>
            <w:r w:rsidRPr="00B56518">
              <w:rPr>
                <w:rFonts w:cstheme="minorHAnsi"/>
                <w:b/>
                <w:bCs/>
                <w:noProof/>
              </w:rPr>
              <w:t>p-value</w:t>
            </w:r>
          </w:p>
        </w:tc>
        <w:tc>
          <w:tcPr>
            <w:tcW w:w="2158" w:type="dxa"/>
          </w:tcPr>
          <w:p w14:paraId="24B200A8" w14:textId="2B9A8EFC" w:rsidR="007C6380" w:rsidRPr="00B56518" w:rsidRDefault="007C6380" w:rsidP="00572DF8">
            <w:pPr>
              <w:jc w:val="both"/>
              <w:rPr>
                <w:rFonts w:cstheme="minorHAnsi"/>
                <w:b/>
                <w:bCs/>
                <w:noProof/>
              </w:rPr>
            </w:pPr>
            <w:r w:rsidRPr="00B56518">
              <w:rPr>
                <w:rFonts w:cstheme="minorHAnsi"/>
                <w:b/>
                <w:bCs/>
                <w:noProof/>
              </w:rPr>
              <w:t>W</w:t>
            </w:r>
          </w:p>
        </w:tc>
      </w:tr>
      <w:tr w:rsidR="007C6380" w14:paraId="38411DC4" w14:textId="77777777" w:rsidTr="00CF7560">
        <w:tc>
          <w:tcPr>
            <w:tcW w:w="2157" w:type="dxa"/>
          </w:tcPr>
          <w:p w14:paraId="53569F72" w14:textId="429931F5" w:rsidR="007C6380" w:rsidRPr="00B56518" w:rsidRDefault="007C6380" w:rsidP="00572DF8">
            <w:pPr>
              <w:jc w:val="both"/>
              <w:rPr>
                <w:rFonts w:cstheme="minorHAnsi"/>
                <w:b/>
                <w:bCs/>
                <w:noProof/>
              </w:rPr>
            </w:pPr>
            <w:r w:rsidRPr="00B56518">
              <w:rPr>
                <w:rFonts w:cstheme="minorHAnsi"/>
                <w:b/>
                <w:bCs/>
                <w:noProof/>
              </w:rPr>
              <w:t>&lt;5 vs. ≥5</w:t>
            </w:r>
          </w:p>
        </w:tc>
        <w:tc>
          <w:tcPr>
            <w:tcW w:w="2157" w:type="dxa"/>
            <w:shd w:val="clear" w:color="auto" w:fill="E2EFD9" w:themeFill="accent6" w:themeFillTint="33"/>
          </w:tcPr>
          <w:p w14:paraId="3D2FBDA5" w14:textId="7AC4A71E" w:rsidR="007C6380" w:rsidRDefault="007C6380" w:rsidP="00572DF8">
            <w:pPr>
              <w:jc w:val="both"/>
              <w:rPr>
                <w:rFonts w:cstheme="minorHAnsi"/>
                <w:noProof/>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2158" w:type="dxa"/>
            <w:shd w:val="clear" w:color="auto" w:fill="E2EFD9" w:themeFill="accent6" w:themeFillTint="33"/>
          </w:tcPr>
          <w:p w14:paraId="6B8B25A0" w14:textId="21825010" w:rsidR="007C6380" w:rsidRDefault="007C6380" w:rsidP="00572DF8">
            <w:pPr>
              <w:jc w:val="both"/>
              <w:rPr>
                <w:rFonts w:cstheme="minorHAnsi"/>
                <w:noProof/>
              </w:rPr>
            </w:pPr>
            <w:r w:rsidRPr="007C6380">
              <w:rPr>
                <w:rFonts w:cstheme="minorHAnsi"/>
                <w:noProof/>
              </w:rPr>
              <w:t>25260553</w:t>
            </w:r>
          </w:p>
        </w:tc>
      </w:tr>
      <w:tr w:rsidR="007C6380" w14:paraId="3E986B7B" w14:textId="77777777" w:rsidTr="00CF7560">
        <w:tc>
          <w:tcPr>
            <w:tcW w:w="2157" w:type="dxa"/>
          </w:tcPr>
          <w:p w14:paraId="351FBCB9" w14:textId="1B990242" w:rsidR="007C6380" w:rsidRPr="00B56518" w:rsidRDefault="007C6380" w:rsidP="00572DF8">
            <w:pPr>
              <w:jc w:val="both"/>
              <w:rPr>
                <w:rFonts w:cstheme="minorHAnsi"/>
                <w:b/>
                <w:bCs/>
                <w:noProof/>
              </w:rPr>
            </w:pPr>
            <w:r w:rsidRPr="00B56518">
              <w:rPr>
                <w:rFonts w:cstheme="minorHAnsi"/>
                <w:b/>
                <w:bCs/>
                <w:noProof/>
              </w:rPr>
              <w:t>Male vs. Female</w:t>
            </w:r>
          </w:p>
        </w:tc>
        <w:tc>
          <w:tcPr>
            <w:tcW w:w="2157" w:type="dxa"/>
            <w:shd w:val="clear" w:color="auto" w:fill="F0D8D8"/>
          </w:tcPr>
          <w:p w14:paraId="1D97DADA" w14:textId="056BD1A7" w:rsidR="007C6380" w:rsidRDefault="007C6380" w:rsidP="00572DF8">
            <w:pPr>
              <w:jc w:val="both"/>
              <w:rPr>
                <w:rFonts w:cstheme="minorHAnsi"/>
                <w:noProof/>
              </w:rPr>
            </w:pPr>
            <w:r w:rsidRPr="007C6380">
              <w:rPr>
                <w:rFonts w:cstheme="minorHAnsi"/>
                <w:noProof/>
              </w:rPr>
              <w:t>0.05814</w:t>
            </w:r>
          </w:p>
        </w:tc>
        <w:tc>
          <w:tcPr>
            <w:tcW w:w="2158" w:type="dxa"/>
            <w:shd w:val="clear" w:color="auto" w:fill="F0D8D8"/>
          </w:tcPr>
          <w:p w14:paraId="65B3A846" w14:textId="31FFEFA3" w:rsidR="007C6380" w:rsidRDefault="007C6380" w:rsidP="00572DF8">
            <w:pPr>
              <w:jc w:val="both"/>
              <w:rPr>
                <w:rFonts w:cstheme="minorHAnsi"/>
                <w:noProof/>
              </w:rPr>
            </w:pPr>
            <w:r w:rsidRPr="007C6380">
              <w:rPr>
                <w:rFonts w:cstheme="minorHAnsi"/>
                <w:noProof/>
              </w:rPr>
              <w:t>23364969</w:t>
            </w:r>
          </w:p>
        </w:tc>
      </w:tr>
    </w:tbl>
    <w:p w14:paraId="51F30759" w14:textId="7AD1218F" w:rsidR="007C6380" w:rsidRDefault="007C6380" w:rsidP="00572DF8">
      <w:pPr>
        <w:spacing w:line="240" w:lineRule="auto"/>
        <w:jc w:val="both"/>
        <w:rPr>
          <w:rFonts w:cstheme="minorHAnsi"/>
          <w:noProof/>
        </w:rPr>
      </w:pPr>
    </w:p>
    <w:tbl>
      <w:tblPr>
        <w:tblStyle w:val="TableGrid"/>
        <w:tblW w:w="0" w:type="auto"/>
        <w:tblLook w:val="04A0" w:firstRow="1" w:lastRow="0" w:firstColumn="1" w:lastColumn="0" w:noHBand="0" w:noVBand="1"/>
      </w:tblPr>
      <w:tblGrid>
        <w:gridCol w:w="2876"/>
        <w:gridCol w:w="2877"/>
        <w:gridCol w:w="2877"/>
      </w:tblGrid>
      <w:tr w:rsidR="007C6380" w14:paraId="01F83A02" w14:textId="77777777" w:rsidTr="007C6380">
        <w:tc>
          <w:tcPr>
            <w:tcW w:w="2876" w:type="dxa"/>
          </w:tcPr>
          <w:p w14:paraId="31BB2639" w14:textId="14E6DF4A" w:rsidR="007C6380" w:rsidRPr="003972A8" w:rsidRDefault="007C6380" w:rsidP="00572DF8">
            <w:pPr>
              <w:jc w:val="both"/>
              <w:rPr>
                <w:rFonts w:cstheme="minorHAnsi"/>
                <w:i/>
                <w:iCs/>
                <w:noProof/>
              </w:rPr>
            </w:pPr>
            <w:r w:rsidRPr="003972A8">
              <w:rPr>
                <w:rFonts w:cstheme="minorHAnsi"/>
                <w:i/>
                <w:iCs/>
                <w:noProof/>
              </w:rPr>
              <w:t>Wilcoxon 4x4</w:t>
            </w:r>
          </w:p>
        </w:tc>
        <w:tc>
          <w:tcPr>
            <w:tcW w:w="2877" w:type="dxa"/>
          </w:tcPr>
          <w:p w14:paraId="73B6286E" w14:textId="5E69E17F" w:rsidR="007C6380" w:rsidRPr="003972A8" w:rsidRDefault="007C6380" w:rsidP="00572DF8">
            <w:pPr>
              <w:jc w:val="both"/>
              <w:rPr>
                <w:rFonts w:cstheme="minorHAnsi"/>
                <w:b/>
                <w:bCs/>
                <w:noProof/>
              </w:rPr>
            </w:pPr>
            <w:r w:rsidRPr="003972A8">
              <w:rPr>
                <w:rFonts w:cstheme="minorHAnsi"/>
                <w:b/>
                <w:bCs/>
                <w:noProof/>
              </w:rPr>
              <w:t>p-value</w:t>
            </w:r>
          </w:p>
        </w:tc>
        <w:tc>
          <w:tcPr>
            <w:tcW w:w="2877" w:type="dxa"/>
          </w:tcPr>
          <w:p w14:paraId="2E39FEFF" w14:textId="62B0BA12" w:rsidR="007C6380" w:rsidRPr="003972A8" w:rsidRDefault="007C6380" w:rsidP="00572DF8">
            <w:pPr>
              <w:jc w:val="both"/>
              <w:rPr>
                <w:rFonts w:cstheme="minorHAnsi"/>
                <w:b/>
                <w:bCs/>
                <w:noProof/>
              </w:rPr>
            </w:pPr>
            <w:r w:rsidRPr="003972A8">
              <w:rPr>
                <w:rFonts w:cstheme="minorHAnsi"/>
                <w:b/>
                <w:bCs/>
                <w:noProof/>
              </w:rPr>
              <w:t>W</w:t>
            </w:r>
          </w:p>
        </w:tc>
      </w:tr>
      <w:tr w:rsidR="007C6380" w14:paraId="4FD0C674" w14:textId="77777777" w:rsidTr="00CF7560">
        <w:tc>
          <w:tcPr>
            <w:tcW w:w="2876" w:type="dxa"/>
          </w:tcPr>
          <w:p w14:paraId="2AD60923" w14:textId="6C97EE2A" w:rsidR="007C6380" w:rsidRPr="003972A8" w:rsidRDefault="007C6380" w:rsidP="00572DF8">
            <w:pPr>
              <w:jc w:val="both"/>
              <w:rPr>
                <w:rFonts w:cstheme="minorHAnsi"/>
                <w:b/>
                <w:bCs/>
                <w:noProof/>
              </w:rPr>
            </w:pPr>
            <w:r w:rsidRPr="003972A8">
              <w:rPr>
                <w:rFonts w:cstheme="minorHAnsi"/>
                <w:b/>
                <w:bCs/>
                <w:noProof/>
              </w:rPr>
              <w:t>Male</w:t>
            </w:r>
            <w:r w:rsidR="00336F04" w:rsidRPr="003972A8">
              <w:rPr>
                <w:rFonts w:cstheme="minorHAnsi"/>
                <w:b/>
                <w:bCs/>
                <w:noProof/>
              </w:rPr>
              <w:t xml:space="preserve"> &lt;5 vs. Female &lt;5</w:t>
            </w:r>
          </w:p>
        </w:tc>
        <w:tc>
          <w:tcPr>
            <w:tcW w:w="2877" w:type="dxa"/>
            <w:shd w:val="clear" w:color="auto" w:fill="F0D8D8"/>
          </w:tcPr>
          <w:p w14:paraId="70295636" w14:textId="37A79D53" w:rsidR="007C6380" w:rsidRDefault="001C2E29" w:rsidP="00572DF8">
            <w:pPr>
              <w:jc w:val="both"/>
              <w:rPr>
                <w:rFonts w:cstheme="minorHAnsi"/>
                <w:noProof/>
              </w:rPr>
            </w:pPr>
            <w:r w:rsidRPr="001C2E29">
              <w:rPr>
                <w:rFonts w:cstheme="minorHAnsi"/>
                <w:noProof/>
              </w:rPr>
              <w:t>0.7255</w:t>
            </w:r>
          </w:p>
        </w:tc>
        <w:tc>
          <w:tcPr>
            <w:tcW w:w="2877" w:type="dxa"/>
            <w:shd w:val="clear" w:color="auto" w:fill="F0D8D8"/>
          </w:tcPr>
          <w:p w14:paraId="7CDD45EE" w14:textId="1475F793" w:rsidR="007C6380" w:rsidRDefault="001C2E29" w:rsidP="00572DF8">
            <w:pPr>
              <w:jc w:val="both"/>
              <w:rPr>
                <w:rFonts w:cstheme="minorHAnsi"/>
                <w:noProof/>
              </w:rPr>
            </w:pPr>
            <w:r w:rsidRPr="001C2E29">
              <w:rPr>
                <w:rFonts w:cstheme="minorHAnsi"/>
                <w:noProof/>
              </w:rPr>
              <w:t>22949567</w:t>
            </w:r>
          </w:p>
        </w:tc>
      </w:tr>
      <w:tr w:rsidR="007C6380" w14:paraId="3D445FE7" w14:textId="77777777" w:rsidTr="00CF7560">
        <w:tc>
          <w:tcPr>
            <w:tcW w:w="2876" w:type="dxa"/>
          </w:tcPr>
          <w:p w14:paraId="175A27E2" w14:textId="71AD535A" w:rsidR="007C6380" w:rsidRPr="003972A8" w:rsidRDefault="00336F04" w:rsidP="00572DF8">
            <w:pPr>
              <w:jc w:val="both"/>
              <w:rPr>
                <w:rFonts w:cstheme="minorHAnsi"/>
                <w:b/>
                <w:bCs/>
                <w:noProof/>
              </w:rPr>
            </w:pPr>
            <w:commentRangeStart w:id="92"/>
            <w:r w:rsidRPr="003972A8">
              <w:rPr>
                <w:rFonts w:cstheme="minorHAnsi"/>
                <w:b/>
                <w:bCs/>
                <w:noProof/>
              </w:rPr>
              <w:t>Male ≥5 vs. Female ≥5</w:t>
            </w:r>
            <w:commentRangeEnd w:id="92"/>
            <w:r w:rsidR="00B3339C">
              <w:rPr>
                <w:rStyle w:val="CommentReference"/>
              </w:rPr>
              <w:commentReference w:id="92"/>
            </w:r>
          </w:p>
        </w:tc>
        <w:tc>
          <w:tcPr>
            <w:tcW w:w="2877" w:type="dxa"/>
            <w:shd w:val="clear" w:color="auto" w:fill="E2EFD9" w:themeFill="accent6" w:themeFillTint="33"/>
          </w:tcPr>
          <w:p w14:paraId="78B8D779" w14:textId="06148356" w:rsidR="007C6380" w:rsidRDefault="001C2E29" w:rsidP="00572DF8">
            <w:pPr>
              <w:jc w:val="both"/>
              <w:rPr>
                <w:rFonts w:cstheme="minorHAnsi"/>
                <w:noProof/>
              </w:rPr>
            </w:pPr>
            <w:r>
              <w:rPr>
                <w:rFonts w:cstheme="minorHAnsi"/>
              </w:rPr>
              <w:t>2.691</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w:t>
            </w:r>
            <w:r>
              <w:rPr>
                <w:rFonts w:cstheme="minorHAnsi"/>
                <w:vertAlign w:val="superscript"/>
              </w:rPr>
              <w:t>5</w:t>
            </w:r>
          </w:p>
        </w:tc>
        <w:tc>
          <w:tcPr>
            <w:tcW w:w="2877" w:type="dxa"/>
            <w:shd w:val="clear" w:color="auto" w:fill="E2EFD9" w:themeFill="accent6" w:themeFillTint="33"/>
          </w:tcPr>
          <w:p w14:paraId="662F3D02" w14:textId="3D4F1852" w:rsidR="007C6380" w:rsidRDefault="001C2E29" w:rsidP="00572DF8">
            <w:pPr>
              <w:jc w:val="both"/>
              <w:rPr>
                <w:rFonts w:cstheme="minorHAnsi"/>
                <w:noProof/>
              </w:rPr>
            </w:pPr>
            <w:r w:rsidRPr="001C2E29">
              <w:rPr>
                <w:rFonts w:cstheme="minorHAnsi"/>
                <w:noProof/>
              </w:rPr>
              <w:t>23655744</w:t>
            </w:r>
          </w:p>
        </w:tc>
      </w:tr>
      <w:tr w:rsidR="007C6380" w14:paraId="18B41899" w14:textId="77777777" w:rsidTr="00CF7560">
        <w:tc>
          <w:tcPr>
            <w:tcW w:w="2876" w:type="dxa"/>
          </w:tcPr>
          <w:p w14:paraId="031FE329" w14:textId="360C6EB3" w:rsidR="007C6380" w:rsidRPr="003972A8" w:rsidRDefault="00336F04" w:rsidP="00572DF8">
            <w:pPr>
              <w:jc w:val="both"/>
              <w:rPr>
                <w:rFonts w:cstheme="minorHAnsi"/>
                <w:b/>
                <w:bCs/>
                <w:noProof/>
              </w:rPr>
            </w:pPr>
            <w:r w:rsidRPr="003972A8">
              <w:rPr>
                <w:rFonts w:cstheme="minorHAnsi"/>
                <w:b/>
                <w:bCs/>
                <w:noProof/>
              </w:rPr>
              <w:t>Male &lt;5 vs. Male ≥5</w:t>
            </w:r>
          </w:p>
        </w:tc>
        <w:tc>
          <w:tcPr>
            <w:tcW w:w="2877" w:type="dxa"/>
            <w:shd w:val="clear" w:color="auto" w:fill="E2EFD9" w:themeFill="accent6" w:themeFillTint="33"/>
          </w:tcPr>
          <w:p w14:paraId="795A3EE2" w14:textId="058F82A9" w:rsidR="007C6380" w:rsidRDefault="001C2E29" w:rsidP="00572DF8">
            <w:pPr>
              <w:jc w:val="both"/>
              <w:rPr>
                <w:rFonts w:cstheme="minorHAnsi"/>
                <w:noProof/>
              </w:rPr>
            </w:pPr>
            <w:r w:rsidRPr="008A0AB3">
              <w:rPr>
                <w:rFonts w:cstheme="minorHAnsi"/>
              </w:rPr>
              <w:t>&lt; 2</w:t>
            </w:r>
            <w:r w:rsidR="00DF1C3F">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2877" w:type="dxa"/>
            <w:shd w:val="clear" w:color="auto" w:fill="E2EFD9" w:themeFill="accent6" w:themeFillTint="33"/>
          </w:tcPr>
          <w:p w14:paraId="162B5DA4" w14:textId="53AF1665" w:rsidR="007C6380" w:rsidRDefault="001C2E29" w:rsidP="00572DF8">
            <w:pPr>
              <w:jc w:val="both"/>
              <w:rPr>
                <w:rFonts w:cstheme="minorHAnsi"/>
                <w:noProof/>
              </w:rPr>
            </w:pPr>
            <w:r w:rsidRPr="001C2E29">
              <w:rPr>
                <w:rFonts w:cstheme="minorHAnsi"/>
                <w:noProof/>
              </w:rPr>
              <w:t>24479876</w:t>
            </w:r>
          </w:p>
        </w:tc>
      </w:tr>
      <w:tr w:rsidR="001C2E29" w14:paraId="0A2AF432" w14:textId="77777777" w:rsidTr="00CF7560">
        <w:tc>
          <w:tcPr>
            <w:tcW w:w="2876" w:type="dxa"/>
          </w:tcPr>
          <w:p w14:paraId="50206C04" w14:textId="45536E78" w:rsidR="001C2E29" w:rsidRPr="003972A8" w:rsidRDefault="001C2E29" w:rsidP="001C2E29">
            <w:pPr>
              <w:jc w:val="both"/>
              <w:rPr>
                <w:rFonts w:cstheme="minorHAnsi"/>
                <w:b/>
                <w:bCs/>
                <w:noProof/>
              </w:rPr>
            </w:pPr>
            <w:r w:rsidRPr="003972A8">
              <w:rPr>
                <w:rFonts w:cstheme="minorHAnsi"/>
                <w:b/>
                <w:bCs/>
                <w:noProof/>
              </w:rPr>
              <w:t>Female &lt;5 vs. Female ≥5</w:t>
            </w:r>
          </w:p>
        </w:tc>
        <w:tc>
          <w:tcPr>
            <w:tcW w:w="2877" w:type="dxa"/>
            <w:shd w:val="clear" w:color="auto" w:fill="E2EFD9" w:themeFill="accent6" w:themeFillTint="33"/>
          </w:tcPr>
          <w:p w14:paraId="06DCA568" w14:textId="6A056E24" w:rsidR="001C2E29" w:rsidRDefault="001C2E29" w:rsidP="001C2E29">
            <w:pPr>
              <w:jc w:val="both"/>
              <w:rPr>
                <w:rFonts w:cstheme="minorHAnsi"/>
                <w:noProof/>
              </w:rPr>
            </w:pPr>
            <w:r w:rsidRPr="008A0AB3">
              <w:rPr>
                <w:rFonts w:cstheme="minorHAnsi"/>
              </w:rPr>
              <w:t>&lt; 2</w:t>
            </w:r>
            <w:r w:rsidR="00DF1C3F">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2877" w:type="dxa"/>
            <w:shd w:val="clear" w:color="auto" w:fill="E2EFD9" w:themeFill="accent6" w:themeFillTint="33"/>
          </w:tcPr>
          <w:p w14:paraId="59C232FD" w14:textId="41A87C3F" w:rsidR="001C2E29" w:rsidRDefault="001C2E29" w:rsidP="001C2E29">
            <w:pPr>
              <w:jc w:val="both"/>
              <w:rPr>
                <w:rFonts w:cstheme="minorHAnsi"/>
                <w:noProof/>
              </w:rPr>
            </w:pPr>
            <w:r w:rsidRPr="001C2E29">
              <w:rPr>
                <w:rFonts w:cstheme="minorHAnsi"/>
                <w:noProof/>
              </w:rPr>
              <w:t>25193455</w:t>
            </w:r>
          </w:p>
        </w:tc>
      </w:tr>
    </w:tbl>
    <w:p w14:paraId="440172CB" w14:textId="77777777" w:rsidR="007C6380" w:rsidRPr="008A0AB3" w:rsidRDefault="007C6380" w:rsidP="00572DF8">
      <w:pPr>
        <w:spacing w:line="240" w:lineRule="auto"/>
        <w:jc w:val="both"/>
        <w:rPr>
          <w:rFonts w:cstheme="minorHAnsi"/>
          <w:noProof/>
        </w:rPr>
      </w:pPr>
    </w:p>
    <w:p w14:paraId="14E645C0" w14:textId="2E5B50B4" w:rsidR="006B408F" w:rsidRPr="008A0AB3" w:rsidRDefault="003543E1" w:rsidP="00B21257">
      <w:pPr>
        <w:spacing w:line="240" w:lineRule="auto"/>
        <w:jc w:val="both"/>
        <w:rPr>
          <w:rFonts w:cstheme="minorHAnsi"/>
          <w:noProof/>
        </w:rPr>
      </w:pPr>
      <w:commentRangeStart w:id="93"/>
      <w:commentRangeStart w:id="94"/>
      <w:commentRangeStart w:id="95"/>
      <w:commentRangeStart w:id="96"/>
      <w:commentRangeStart w:id="97"/>
      <w:commentRangeStart w:id="98"/>
      <w:commentRangeStart w:id="99"/>
      <w:r w:rsidRPr="008A0AB3">
        <w:rPr>
          <w:rFonts w:cstheme="minorHAnsi"/>
          <w:noProof/>
        </w:rPr>
        <w:t>Kruskal</w:t>
      </w:r>
      <w:commentRangeEnd w:id="97"/>
      <w:r w:rsidR="00CE4350">
        <w:rPr>
          <w:rStyle w:val="CommentReference"/>
        </w:rPr>
        <w:commentReference w:id="97"/>
      </w:r>
      <w:commentRangeEnd w:id="98"/>
      <w:r w:rsidR="00CE4350">
        <w:rPr>
          <w:rStyle w:val="CommentReference"/>
        </w:rPr>
        <w:commentReference w:id="98"/>
      </w:r>
      <w:commentRangeEnd w:id="99"/>
      <w:r w:rsidR="00CE4350">
        <w:rPr>
          <w:rStyle w:val="CommentReference"/>
        </w:rPr>
        <w:commentReference w:id="99"/>
      </w:r>
      <w:r w:rsidRPr="008A0AB3">
        <w:rPr>
          <w:rFonts w:cstheme="minorHAnsi"/>
          <w:noProof/>
        </w:rPr>
        <w:t>-Wallis rank sum test</w:t>
      </w:r>
      <w:commentRangeEnd w:id="93"/>
      <w:r w:rsidR="009738D5" w:rsidRPr="008A0AB3">
        <w:rPr>
          <w:rStyle w:val="CommentReference"/>
          <w:rFonts w:cstheme="minorHAnsi"/>
          <w:sz w:val="22"/>
          <w:szCs w:val="22"/>
        </w:rPr>
        <w:commentReference w:id="93"/>
      </w:r>
      <w:commentRangeEnd w:id="94"/>
      <w:r w:rsidR="00D01161" w:rsidRPr="008A0AB3">
        <w:rPr>
          <w:rStyle w:val="CommentReference"/>
          <w:rFonts w:cstheme="minorHAnsi"/>
          <w:sz w:val="22"/>
          <w:szCs w:val="22"/>
        </w:rPr>
        <w:commentReference w:id="94"/>
      </w:r>
      <w:commentRangeEnd w:id="95"/>
      <w:r w:rsidR="0076657F" w:rsidRPr="008A0AB3">
        <w:rPr>
          <w:rStyle w:val="CommentReference"/>
          <w:rFonts w:cstheme="minorHAnsi"/>
          <w:sz w:val="22"/>
          <w:szCs w:val="22"/>
        </w:rPr>
        <w:commentReference w:id="95"/>
      </w:r>
      <w:commentRangeEnd w:id="96"/>
      <w:r w:rsidR="001F2044" w:rsidRPr="008A0AB3">
        <w:rPr>
          <w:rStyle w:val="CommentReference"/>
          <w:rFonts w:cstheme="minorHAnsi"/>
          <w:sz w:val="22"/>
          <w:szCs w:val="22"/>
        </w:rPr>
        <w:commentReference w:id="96"/>
      </w:r>
      <w:r w:rsidRPr="008A0AB3">
        <w:rPr>
          <w:rFonts w:cstheme="minorHAnsi"/>
          <w:noProof/>
        </w:rPr>
        <w:t xml:space="preserve">: </w:t>
      </w:r>
    </w:p>
    <w:p w14:paraId="69FB469A" w14:textId="77777777" w:rsidR="00B21257" w:rsidRDefault="00146B98" w:rsidP="00B21257">
      <w:pPr>
        <w:spacing w:line="240" w:lineRule="auto"/>
        <w:jc w:val="both"/>
        <w:rPr>
          <w:rFonts w:cstheme="minorHAnsi"/>
          <w:vertAlign w:val="superscript"/>
        </w:rPr>
      </w:pPr>
      <w:r>
        <w:rPr>
          <w:rFonts w:cstheme="minorHAnsi"/>
        </w:rPr>
        <w:t>We</w:t>
      </w:r>
      <w:r w:rsidR="006D3655">
        <w:rPr>
          <w:rFonts w:cstheme="minorHAnsi"/>
        </w:rPr>
        <w:t xml:space="preserve"> conducted a Kruskal-Wallis rank sum test to compare the incidence of</w:t>
      </w:r>
      <w:r w:rsidR="00CD7D0C">
        <w:rPr>
          <w:rFonts w:cstheme="minorHAnsi"/>
        </w:rPr>
        <w:t xml:space="preserve"> suspected</w:t>
      </w:r>
      <w:r w:rsidR="006D3655">
        <w:rPr>
          <w:rFonts w:cstheme="minorHAnsi"/>
        </w:rPr>
        <w:t xml:space="preserve"> measles by year</w:t>
      </w:r>
      <w:r w:rsidR="00EF3986">
        <w:rPr>
          <w:rFonts w:cstheme="minorHAnsi"/>
        </w:rPr>
        <w:t xml:space="preserve"> without having to assume normality</w:t>
      </w:r>
      <w:r w:rsidR="007F01FD">
        <w:rPr>
          <w:rFonts w:cstheme="minorHAnsi"/>
        </w:rPr>
        <w:t xml:space="preserve">. This test had four degrees of freedom and yielded </w:t>
      </w:r>
      <w:r w:rsidR="006826D7" w:rsidRPr="008A0AB3">
        <w:rPr>
          <w:rFonts w:cstheme="minorHAnsi"/>
        </w:rPr>
        <w:t>X</w:t>
      </w:r>
      <w:r w:rsidR="00413F0C" w:rsidRPr="008A0AB3">
        <w:rPr>
          <w:rFonts w:cstheme="minorHAnsi"/>
          <w:vertAlign w:val="superscript"/>
        </w:rPr>
        <w:t>2</w:t>
      </w:r>
      <w:r w:rsidR="00413F0C" w:rsidRPr="008A0AB3">
        <w:rPr>
          <w:rFonts w:cstheme="minorHAnsi"/>
        </w:rPr>
        <w:t xml:space="preserve"> = 569.39</w:t>
      </w:r>
      <w:r w:rsidR="007F01FD">
        <w:rPr>
          <w:rFonts w:cstheme="minorHAnsi"/>
        </w:rPr>
        <w:t xml:space="preserve"> with </w:t>
      </w:r>
      <w:r w:rsidR="00413F0C" w:rsidRPr="008A0AB3">
        <w:rPr>
          <w:rFonts w:cstheme="minorHAnsi"/>
        </w:rPr>
        <w:t>p-value &lt;</w:t>
      </w:r>
      <w:r w:rsidR="005F012C">
        <w:rPr>
          <w:rFonts w:cstheme="minorHAnsi"/>
        </w:rPr>
        <w:t xml:space="preserve"> 0.001</w:t>
      </w:r>
      <w:r>
        <w:rPr>
          <w:rFonts w:cstheme="minorHAnsi"/>
        </w:rPr>
        <w:t>. This</w:t>
      </w:r>
      <w:r w:rsidR="00D074D3">
        <w:rPr>
          <w:rFonts w:cstheme="minorHAnsi"/>
        </w:rPr>
        <w:t xml:space="preserve"> means </w:t>
      </w:r>
      <w:r>
        <w:rPr>
          <w:rFonts w:cstheme="minorHAnsi"/>
        </w:rPr>
        <w:t xml:space="preserve">that </w:t>
      </w:r>
      <w:r w:rsidR="00D074D3">
        <w:rPr>
          <w:rFonts w:cstheme="minorHAnsi"/>
        </w:rPr>
        <w:t>the mean ranks of the groups are not the same.</w:t>
      </w:r>
    </w:p>
    <w:p w14:paraId="15DEF6C0" w14:textId="67D06632" w:rsidR="00C0467B" w:rsidRPr="00B21257" w:rsidRDefault="00F405FA" w:rsidP="00B21257">
      <w:pPr>
        <w:spacing w:line="240" w:lineRule="auto"/>
        <w:jc w:val="both"/>
        <w:rPr>
          <w:rFonts w:cstheme="minorHAnsi"/>
          <w:vertAlign w:val="superscript"/>
        </w:rPr>
      </w:pPr>
      <w:r w:rsidRPr="008A0AB3">
        <w:rPr>
          <w:rFonts w:cstheme="minorHAnsi"/>
        </w:rPr>
        <w:t>From the output of the Kruskal-Wallis test, we know that there is a significant difference between groups, but we don’t know which pairs of groups are different.</w:t>
      </w:r>
      <w:r w:rsidR="00C0467B">
        <w:rPr>
          <w:rFonts w:cstheme="minorHAnsi"/>
        </w:rPr>
        <w:t xml:space="preserve"> </w:t>
      </w:r>
      <w:r w:rsidR="00D074D3">
        <w:rPr>
          <w:rFonts w:cstheme="minorHAnsi"/>
        </w:rPr>
        <w:t>Thus</w:t>
      </w:r>
      <w:r w:rsidR="00C0467B">
        <w:rPr>
          <w:rFonts w:cstheme="minorHAnsi"/>
        </w:rPr>
        <w:t xml:space="preserve">, </w:t>
      </w:r>
      <w:r w:rsidR="00D074D3">
        <w:rPr>
          <w:rFonts w:cstheme="minorHAnsi"/>
        </w:rPr>
        <w:t>we used a pairwise</w:t>
      </w:r>
      <w:r w:rsidR="00CD7D0C">
        <w:rPr>
          <w:rFonts w:cstheme="minorHAnsi"/>
        </w:rPr>
        <w:t xml:space="preserve"> Wilcoxon rank sum test of weekly incidence of suspected measles by year </w:t>
      </w:r>
      <w:r w:rsidRPr="008A0AB3">
        <w:rPr>
          <w:rFonts w:cstheme="minorHAnsi"/>
        </w:rPr>
        <w:t xml:space="preserve">to calculate pairwise comparisons between </w:t>
      </w:r>
      <w:r w:rsidR="00CD7D0C">
        <w:rPr>
          <w:rFonts w:cstheme="minorHAnsi"/>
        </w:rPr>
        <w:t xml:space="preserve">years, again using </w:t>
      </w:r>
      <w:proofErr w:type="spellStart"/>
      <w:r w:rsidR="00CD7D0C" w:rsidRPr="00CD7D0C">
        <w:rPr>
          <w:rFonts w:cstheme="minorHAnsi"/>
        </w:rPr>
        <w:t>Benjamini</w:t>
      </w:r>
      <w:proofErr w:type="spellEnd"/>
      <w:r w:rsidR="00CD7D0C" w:rsidRPr="00CD7D0C">
        <w:rPr>
          <w:rFonts w:cstheme="minorHAnsi"/>
        </w:rPr>
        <w:t xml:space="preserve">–Hochberg </w:t>
      </w:r>
      <w:r w:rsidR="00CD7D0C">
        <w:rPr>
          <w:rFonts w:cstheme="minorHAnsi"/>
        </w:rPr>
        <w:t xml:space="preserve">adjustments </w:t>
      </w:r>
      <w:r w:rsidRPr="008A0AB3">
        <w:rPr>
          <w:rFonts w:cstheme="minorHAnsi"/>
        </w:rPr>
        <w:t>for multiple</w:t>
      </w:r>
      <w:r w:rsidR="00CD7D0C">
        <w:rPr>
          <w:rFonts w:cstheme="minorHAnsi"/>
        </w:rPr>
        <w:t xml:space="preserve"> comparisons </w:t>
      </w:r>
      <w:r w:rsidR="00CD7D0C" w:rsidRPr="00CD7D0C">
        <w:rPr>
          <w:rFonts w:cstheme="minorHAnsi"/>
          <w:highlight w:val="yellow"/>
        </w:rPr>
        <w:t>(Table X3)</w:t>
      </w:r>
      <w:r w:rsidR="00CD7D0C">
        <w:rPr>
          <w:rFonts w:cstheme="minorHAnsi"/>
        </w:rPr>
        <w:t>. Only the years 2016 and 2019 were not significantly different from each other</w:t>
      </w:r>
      <w:r w:rsidR="00404870">
        <w:rPr>
          <w:rFonts w:cstheme="minorHAnsi"/>
        </w:rPr>
        <w:t>; all other parings of years were significantly different from one another.</w:t>
      </w:r>
    </w:p>
    <w:p w14:paraId="345B2C4D" w14:textId="3954D137" w:rsidR="00D76E80" w:rsidRPr="008A0AB3" w:rsidRDefault="00153CC0" w:rsidP="00B21257">
      <w:pPr>
        <w:spacing w:line="240" w:lineRule="auto"/>
        <w:jc w:val="both"/>
        <w:rPr>
          <w:rFonts w:cstheme="minorHAnsi"/>
        </w:rPr>
      </w:pPr>
      <w:r>
        <w:rPr>
          <w:rFonts w:cstheme="minorHAnsi"/>
        </w:rPr>
        <w:t xml:space="preserve">The Kruskal-Wallis rank sum test was also used to compare the incidence of suspected measles by governorate. This test had eight degrees of freedom and yielded </w:t>
      </w:r>
      <w:r w:rsidRPr="008A0AB3">
        <w:rPr>
          <w:rFonts w:cstheme="minorHAnsi"/>
        </w:rPr>
        <w:t>X</w:t>
      </w:r>
      <w:r w:rsidRPr="008A0AB3">
        <w:rPr>
          <w:rFonts w:cstheme="minorHAnsi"/>
          <w:vertAlign w:val="superscript"/>
        </w:rPr>
        <w:t>2</w:t>
      </w:r>
      <w:r w:rsidRPr="008A0AB3">
        <w:rPr>
          <w:rFonts w:cstheme="minorHAnsi"/>
        </w:rPr>
        <w:t xml:space="preserve"> = 1253.5</w:t>
      </w:r>
      <w:r>
        <w:rPr>
          <w:rFonts w:cstheme="minorHAnsi"/>
        </w:rPr>
        <w:t xml:space="preserve"> with</w:t>
      </w:r>
      <w:r w:rsidR="007D4F29">
        <w:rPr>
          <w:rFonts w:cstheme="minorHAnsi"/>
        </w:rPr>
        <w:t xml:space="preserve"> a</w:t>
      </w:r>
      <w:r w:rsidRPr="008A0AB3">
        <w:rPr>
          <w:rFonts w:cstheme="minorHAnsi"/>
        </w:rPr>
        <w:t xml:space="preserve"> p-value &lt; </w:t>
      </w:r>
      <w:r>
        <w:rPr>
          <w:rFonts w:cstheme="minorHAnsi"/>
        </w:rPr>
        <w:t xml:space="preserve">0.001. Similar </w:t>
      </w:r>
      <w:r w:rsidR="00C0467B">
        <w:rPr>
          <w:rFonts w:cstheme="minorHAnsi"/>
        </w:rPr>
        <w:t>pairwise test</w:t>
      </w:r>
      <w:r>
        <w:rPr>
          <w:rFonts w:cstheme="minorHAnsi"/>
        </w:rPr>
        <w:t xml:space="preserve">ing </w:t>
      </w:r>
      <w:r w:rsidR="00C0467B">
        <w:rPr>
          <w:rFonts w:cstheme="minorHAnsi"/>
        </w:rPr>
        <w:t xml:space="preserve">was done to compare between governorates </w:t>
      </w:r>
      <w:r w:rsidR="00C0467B" w:rsidRPr="00C0467B">
        <w:rPr>
          <w:rFonts w:cstheme="minorHAnsi"/>
          <w:highlight w:val="yellow"/>
        </w:rPr>
        <w:t>(Table X</w:t>
      </w:r>
      <w:r w:rsidR="005A0797">
        <w:rPr>
          <w:rFonts w:cstheme="minorHAnsi"/>
          <w:highlight w:val="yellow"/>
        </w:rPr>
        <w:t>5</w:t>
      </w:r>
      <w:r w:rsidR="00C0467B" w:rsidRPr="00C0467B">
        <w:rPr>
          <w:rFonts w:cstheme="minorHAnsi"/>
          <w:highlight w:val="yellow"/>
        </w:rPr>
        <w:t>)</w:t>
      </w:r>
      <w:r w:rsidR="00F01132">
        <w:rPr>
          <w:rFonts w:cstheme="minorHAnsi"/>
        </w:rPr>
        <w:t xml:space="preserve">. </w:t>
      </w:r>
      <w:r w:rsidR="00F26DEE">
        <w:rPr>
          <w:rFonts w:cstheme="minorHAnsi"/>
        </w:rPr>
        <w:t>We found that the governorate of Al-</w:t>
      </w:r>
      <w:proofErr w:type="spellStart"/>
      <w:r w:rsidR="00F26DEE">
        <w:rPr>
          <w:rFonts w:cstheme="minorHAnsi"/>
        </w:rPr>
        <w:t>Hasakeh</w:t>
      </w:r>
      <w:proofErr w:type="spellEnd"/>
      <w:r w:rsidR="00F26DEE">
        <w:rPr>
          <w:rFonts w:cstheme="minorHAnsi"/>
        </w:rPr>
        <w:t xml:space="preserve"> was not significantly different from </w:t>
      </w:r>
      <w:proofErr w:type="spellStart"/>
      <w:r w:rsidR="00F26DEE">
        <w:rPr>
          <w:rFonts w:cstheme="minorHAnsi"/>
        </w:rPr>
        <w:t>Dar’a</w:t>
      </w:r>
      <w:proofErr w:type="spellEnd"/>
      <w:r w:rsidR="00F26DEE">
        <w:rPr>
          <w:rFonts w:cstheme="minorHAnsi"/>
        </w:rPr>
        <w:t xml:space="preserve"> and Quneitra, but all other parings of governorates were significantly different from one another. </w:t>
      </w:r>
    </w:p>
    <w:tbl>
      <w:tblPr>
        <w:tblStyle w:val="TableGrid"/>
        <w:tblW w:w="0" w:type="auto"/>
        <w:tblInd w:w="-185" w:type="dxa"/>
        <w:tblLook w:val="04A0" w:firstRow="1" w:lastRow="0" w:firstColumn="1" w:lastColumn="0" w:noHBand="0" w:noVBand="1"/>
      </w:tblPr>
      <w:tblGrid>
        <w:gridCol w:w="2451"/>
        <w:gridCol w:w="1515"/>
        <w:gridCol w:w="1515"/>
        <w:gridCol w:w="1515"/>
        <w:gridCol w:w="1515"/>
      </w:tblGrid>
      <w:tr w:rsidR="000176DC" w:rsidRPr="008A0AB3" w14:paraId="6A713E66" w14:textId="77777777" w:rsidTr="006826D7">
        <w:trPr>
          <w:trHeight w:val="410"/>
        </w:trPr>
        <w:tc>
          <w:tcPr>
            <w:tcW w:w="1700" w:type="dxa"/>
          </w:tcPr>
          <w:p w14:paraId="491909E1" w14:textId="2BFF1E1B" w:rsidR="000176DC" w:rsidRPr="008A0AB3" w:rsidRDefault="00F13912" w:rsidP="00572DF8">
            <w:pPr>
              <w:jc w:val="center"/>
              <w:rPr>
                <w:rFonts w:cstheme="minorHAnsi"/>
                <w:i/>
                <w:iCs/>
              </w:rPr>
            </w:pPr>
            <w:commentRangeStart w:id="100"/>
            <w:commentRangeStart w:id="101"/>
            <w:commentRangeStart w:id="102"/>
            <w:r w:rsidRPr="008A0AB3">
              <w:rPr>
                <w:rFonts w:cstheme="minorHAnsi"/>
                <w:i/>
                <w:iCs/>
              </w:rPr>
              <w:t xml:space="preserve">Pairwise </w:t>
            </w:r>
            <w:commentRangeEnd w:id="100"/>
            <w:r w:rsidR="0057404E">
              <w:rPr>
                <w:rStyle w:val="CommentReference"/>
              </w:rPr>
              <w:commentReference w:id="100"/>
            </w:r>
            <w:commentRangeEnd w:id="101"/>
            <w:r w:rsidR="0057404E">
              <w:rPr>
                <w:rStyle w:val="CommentReference"/>
              </w:rPr>
              <w:commentReference w:id="101"/>
            </w:r>
            <w:commentRangeEnd w:id="102"/>
            <w:r w:rsidR="00CF41D6">
              <w:rPr>
                <w:rStyle w:val="CommentReference"/>
              </w:rPr>
              <w:commentReference w:id="102"/>
            </w:r>
            <w:r w:rsidR="00D011B6">
              <w:rPr>
                <w:rFonts w:cstheme="minorHAnsi"/>
                <w:i/>
                <w:iCs/>
              </w:rPr>
              <w:t xml:space="preserve">Wilcoxon </w:t>
            </w:r>
            <w:r w:rsidRPr="008A0AB3">
              <w:rPr>
                <w:rFonts w:cstheme="minorHAnsi"/>
                <w:i/>
                <w:iCs/>
              </w:rPr>
              <w:t>Test</w:t>
            </w:r>
            <w:r w:rsidR="006826D7" w:rsidRPr="008A0AB3">
              <w:rPr>
                <w:rFonts w:cstheme="minorHAnsi"/>
                <w:i/>
                <w:iCs/>
              </w:rPr>
              <w:t xml:space="preserve"> of Incidence by Year</w:t>
            </w:r>
          </w:p>
        </w:tc>
        <w:tc>
          <w:tcPr>
            <w:tcW w:w="1515" w:type="dxa"/>
          </w:tcPr>
          <w:p w14:paraId="609CD048" w14:textId="7026B0FD" w:rsidR="000176DC" w:rsidRPr="008A0AB3" w:rsidRDefault="000176DC" w:rsidP="00572DF8">
            <w:pPr>
              <w:jc w:val="center"/>
              <w:rPr>
                <w:rFonts w:cstheme="minorHAnsi"/>
                <w:b/>
                <w:bCs/>
              </w:rPr>
            </w:pPr>
            <w:r w:rsidRPr="008A0AB3">
              <w:rPr>
                <w:rFonts w:cstheme="minorHAnsi"/>
                <w:b/>
                <w:bCs/>
              </w:rPr>
              <w:t>2015</w:t>
            </w:r>
          </w:p>
        </w:tc>
        <w:tc>
          <w:tcPr>
            <w:tcW w:w="1515" w:type="dxa"/>
          </w:tcPr>
          <w:p w14:paraId="7AEF484C" w14:textId="39555C4D" w:rsidR="000176DC" w:rsidRPr="008A0AB3" w:rsidRDefault="000176DC" w:rsidP="00572DF8">
            <w:pPr>
              <w:jc w:val="center"/>
              <w:rPr>
                <w:rFonts w:cstheme="minorHAnsi"/>
                <w:b/>
                <w:bCs/>
              </w:rPr>
            </w:pPr>
            <w:r w:rsidRPr="008A0AB3">
              <w:rPr>
                <w:rFonts w:cstheme="minorHAnsi"/>
                <w:b/>
                <w:bCs/>
              </w:rPr>
              <w:t>2016</w:t>
            </w:r>
          </w:p>
        </w:tc>
        <w:tc>
          <w:tcPr>
            <w:tcW w:w="1515" w:type="dxa"/>
          </w:tcPr>
          <w:p w14:paraId="48B58C43" w14:textId="338E83ED" w:rsidR="000176DC" w:rsidRPr="008A0AB3" w:rsidRDefault="000176DC" w:rsidP="00572DF8">
            <w:pPr>
              <w:jc w:val="center"/>
              <w:rPr>
                <w:rFonts w:cstheme="minorHAnsi"/>
                <w:b/>
                <w:bCs/>
              </w:rPr>
            </w:pPr>
            <w:r w:rsidRPr="008A0AB3">
              <w:rPr>
                <w:rFonts w:cstheme="minorHAnsi"/>
                <w:b/>
                <w:bCs/>
              </w:rPr>
              <w:t>2017</w:t>
            </w:r>
          </w:p>
        </w:tc>
        <w:tc>
          <w:tcPr>
            <w:tcW w:w="1515" w:type="dxa"/>
          </w:tcPr>
          <w:p w14:paraId="77D2BB88" w14:textId="3DBC8F04" w:rsidR="000176DC" w:rsidRPr="008A0AB3" w:rsidRDefault="000176DC" w:rsidP="00572DF8">
            <w:pPr>
              <w:jc w:val="center"/>
              <w:rPr>
                <w:rFonts w:cstheme="minorHAnsi"/>
                <w:b/>
                <w:bCs/>
              </w:rPr>
            </w:pPr>
            <w:r w:rsidRPr="008A0AB3">
              <w:rPr>
                <w:rFonts w:cstheme="minorHAnsi"/>
                <w:b/>
                <w:bCs/>
              </w:rPr>
              <w:t>2018</w:t>
            </w:r>
          </w:p>
        </w:tc>
      </w:tr>
      <w:tr w:rsidR="000176DC" w:rsidRPr="008A0AB3" w14:paraId="7EBC41F2" w14:textId="77777777" w:rsidTr="006826D7">
        <w:trPr>
          <w:trHeight w:val="410"/>
        </w:trPr>
        <w:tc>
          <w:tcPr>
            <w:tcW w:w="1700" w:type="dxa"/>
          </w:tcPr>
          <w:p w14:paraId="1573C1C6" w14:textId="253FAF38" w:rsidR="000176DC" w:rsidRPr="008A0AB3" w:rsidRDefault="00A86C91" w:rsidP="00572DF8">
            <w:pPr>
              <w:jc w:val="center"/>
              <w:rPr>
                <w:rFonts w:cstheme="minorHAnsi"/>
                <w:b/>
                <w:bCs/>
              </w:rPr>
            </w:pPr>
            <w:r w:rsidRPr="008A0AB3">
              <w:rPr>
                <w:rFonts w:cstheme="minorHAnsi"/>
                <w:b/>
                <w:bCs/>
              </w:rPr>
              <w:t>2016</w:t>
            </w:r>
          </w:p>
        </w:tc>
        <w:tc>
          <w:tcPr>
            <w:tcW w:w="1515" w:type="dxa"/>
            <w:shd w:val="clear" w:color="auto" w:fill="E2EFD9" w:themeFill="accent6" w:themeFillTint="33"/>
          </w:tcPr>
          <w:p w14:paraId="14DD7FEE" w14:textId="76837FC5" w:rsidR="000176DC" w:rsidRPr="008A0AB3" w:rsidRDefault="00A86C91" w:rsidP="00572DF8">
            <w:pPr>
              <w:jc w:val="center"/>
              <w:rPr>
                <w:rFonts w:cstheme="minorHAnsi"/>
                <w:vertAlign w:val="superscript"/>
              </w:rPr>
            </w:pPr>
            <w:r w:rsidRPr="008A0AB3">
              <w:rPr>
                <w:rFonts w:cstheme="minorHAnsi"/>
              </w:rPr>
              <w:t>1.9</w:t>
            </w:r>
            <w:r w:rsidR="006774B9"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-5</w:t>
            </w:r>
          </w:p>
        </w:tc>
        <w:tc>
          <w:tcPr>
            <w:tcW w:w="1515" w:type="dxa"/>
            <w:shd w:val="clear" w:color="auto" w:fill="AEAAAA" w:themeFill="background2" w:themeFillShade="BF"/>
          </w:tcPr>
          <w:p w14:paraId="10818D61" w14:textId="119E59BB" w:rsidR="000176DC" w:rsidRPr="008A0AB3" w:rsidRDefault="00A86C91" w:rsidP="00572DF8">
            <w:pPr>
              <w:jc w:val="center"/>
              <w:rPr>
                <w:rFonts w:cstheme="minorHAnsi"/>
              </w:rPr>
            </w:pPr>
            <w:r w:rsidRPr="008A0AB3">
              <w:rPr>
                <w:rFonts w:cstheme="minorHAnsi"/>
              </w:rPr>
              <w:t>-</w:t>
            </w:r>
          </w:p>
        </w:tc>
        <w:tc>
          <w:tcPr>
            <w:tcW w:w="1515" w:type="dxa"/>
            <w:shd w:val="clear" w:color="auto" w:fill="AEAAAA" w:themeFill="background2" w:themeFillShade="BF"/>
          </w:tcPr>
          <w:p w14:paraId="55197364" w14:textId="02E51A41" w:rsidR="000176DC" w:rsidRPr="008A0AB3" w:rsidRDefault="00A86C91" w:rsidP="00572DF8">
            <w:pPr>
              <w:jc w:val="center"/>
              <w:rPr>
                <w:rFonts w:cstheme="minorHAnsi"/>
              </w:rPr>
            </w:pPr>
            <w:r w:rsidRPr="008A0AB3">
              <w:rPr>
                <w:rFonts w:cstheme="minorHAnsi"/>
              </w:rPr>
              <w:t>-</w:t>
            </w:r>
          </w:p>
        </w:tc>
        <w:tc>
          <w:tcPr>
            <w:tcW w:w="1515" w:type="dxa"/>
            <w:shd w:val="clear" w:color="auto" w:fill="AEAAAA" w:themeFill="background2" w:themeFillShade="BF"/>
          </w:tcPr>
          <w:p w14:paraId="4C6CA329" w14:textId="141CBD0C" w:rsidR="000176DC" w:rsidRPr="008A0AB3" w:rsidRDefault="00A86C91" w:rsidP="00572DF8">
            <w:pPr>
              <w:jc w:val="center"/>
              <w:rPr>
                <w:rFonts w:cstheme="minorHAnsi"/>
              </w:rPr>
            </w:pPr>
            <w:r w:rsidRPr="008A0AB3">
              <w:rPr>
                <w:rFonts w:cstheme="minorHAnsi"/>
              </w:rPr>
              <w:t>-</w:t>
            </w:r>
          </w:p>
        </w:tc>
      </w:tr>
      <w:tr w:rsidR="00A86C91" w:rsidRPr="008A0AB3" w14:paraId="17603827" w14:textId="77777777" w:rsidTr="006826D7">
        <w:trPr>
          <w:trHeight w:val="404"/>
        </w:trPr>
        <w:tc>
          <w:tcPr>
            <w:tcW w:w="1700" w:type="dxa"/>
          </w:tcPr>
          <w:p w14:paraId="173AC9E4" w14:textId="3C90496D" w:rsidR="00A86C91" w:rsidRPr="008A0AB3" w:rsidRDefault="00A86C91" w:rsidP="00572DF8">
            <w:pPr>
              <w:jc w:val="center"/>
              <w:rPr>
                <w:rFonts w:cstheme="minorHAnsi"/>
                <w:b/>
                <w:bCs/>
              </w:rPr>
            </w:pPr>
            <w:r w:rsidRPr="008A0AB3">
              <w:rPr>
                <w:rFonts w:cstheme="minorHAnsi"/>
                <w:b/>
                <w:bCs/>
              </w:rPr>
              <w:t>2017</w:t>
            </w:r>
          </w:p>
        </w:tc>
        <w:tc>
          <w:tcPr>
            <w:tcW w:w="1515" w:type="dxa"/>
            <w:shd w:val="clear" w:color="auto" w:fill="E2EFD9" w:themeFill="accent6" w:themeFillTint="33"/>
          </w:tcPr>
          <w:p w14:paraId="455FF5BC" w14:textId="64D84FDF" w:rsidR="00A86C91" w:rsidRPr="008A0AB3" w:rsidRDefault="00A86C91" w:rsidP="00572DF8">
            <w:pPr>
              <w:jc w:val="center"/>
              <w:rPr>
                <w:rFonts w:cstheme="minorHAnsi"/>
                <w:vertAlign w:val="superscript"/>
              </w:rPr>
            </w:pPr>
            <w:r w:rsidRPr="008A0AB3">
              <w:rPr>
                <w:rFonts w:cstheme="minorHAnsi"/>
              </w:rPr>
              <w:t xml:space="preserve">6.4 </w:t>
            </w:r>
            <m:oMath>
              <m:r>
                <w:rPr>
                  <w:rFonts w:ascii="Cambria Math" w:hAnsi="Cambria Math" w:cstheme="minorHAnsi"/>
                </w:rPr>
                <m:t>×</m:t>
              </m:r>
            </m:oMath>
            <w:r w:rsidRPr="008A0AB3">
              <w:rPr>
                <w:rFonts w:cstheme="minorHAnsi"/>
              </w:rPr>
              <w:t>10</w:t>
            </w:r>
            <w:r w:rsidRPr="008A0AB3">
              <w:rPr>
                <w:rFonts w:cstheme="minorHAnsi"/>
                <w:vertAlign w:val="superscript"/>
              </w:rPr>
              <w:t>-11</w:t>
            </w:r>
          </w:p>
        </w:tc>
        <w:tc>
          <w:tcPr>
            <w:tcW w:w="1515" w:type="dxa"/>
            <w:shd w:val="clear" w:color="auto" w:fill="E2EFD9" w:themeFill="accent6" w:themeFillTint="33"/>
          </w:tcPr>
          <w:p w14:paraId="0D631932" w14:textId="7067A3D9" w:rsidR="00A86C91" w:rsidRPr="008A0AB3" w:rsidRDefault="00A86C91" w:rsidP="00572DF8">
            <w:pPr>
              <w:jc w:val="center"/>
              <w:rPr>
                <w:rFonts w:cstheme="minorHAnsi"/>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515" w:type="dxa"/>
            <w:shd w:val="clear" w:color="auto" w:fill="AEAAAA" w:themeFill="background2" w:themeFillShade="BF"/>
          </w:tcPr>
          <w:p w14:paraId="2DCA5C38" w14:textId="2A2CCF62" w:rsidR="00A86C91" w:rsidRPr="008A0AB3" w:rsidRDefault="00A86C91" w:rsidP="00572DF8">
            <w:pPr>
              <w:jc w:val="center"/>
              <w:rPr>
                <w:rFonts w:cstheme="minorHAnsi"/>
              </w:rPr>
            </w:pPr>
            <w:r w:rsidRPr="008A0AB3">
              <w:rPr>
                <w:rFonts w:cstheme="minorHAnsi"/>
              </w:rPr>
              <w:t>-</w:t>
            </w:r>
          </w:p>
        </w:tc>
        <w:tc>
          <w:tcPr>
            <w:tcW w:w="1515" w:type="dxa"/>
            <w:shd w:val="clear" w:color="auto" w:fill="AEAAAA" w:themeFill="background2" w:themeFillShade="BF"/>
          </w:tcPr>
          <w:p w14:paraId="4740AE01" w14:textId="2D8D22B1" w:rsidR="00A86C91" w:rsidRPr="008A0AB3" w:rsidRDefault="00A86C91" w:rsidP="00572DF8">
            <w:pPr>
              <w:jc w:val="center"/>
              <w:rPr>
                <w:rFonts w:cstheme="minorHAnsi"/>
              </w:rPr>
            </w:pPr>
            <w:r w:rsidRPr="008A0AB3">
              <w:rPr>
                <w:rFonts w:cstheme="minorHAnsi"/>
              </w:rPr>
              <w:t>-</w:t>
            </w:r>
          </w:p>
        </w:tc>
      </w:tr>
      <w:tr w:rsidR="00A86C91" w:rsidRPr="008A0AB3" w14:paraId="39621757" w14:textId="77777777" w:rsidTr="006826D7">
        <w:trPr>
          <w:trHeight w:val="410"/>
        </w:trPr>
        <w:tc>
          <w:tcPr>
            <w:tcW w:w="1700" w:type="dxa"/>
          </w:tcPr>
          <w:p w14:paraId="6156F733" w14:textId="6DE406A2" w:rsidR="00A86C91" w:rsidRPr="008A0AB3" w:rsidRDefault="00A86C91" w:rsidP="00572DF8">
            <w:pPr>
              <w:jc w:val="center"/>
              <w:rPr>
                <w:rFonts w:cstheme="minorHAnsi"/>
                <w:b/>
                <w:bCs/>
              </w:rPr>
            </w:pPr>
            <w:r w:rsidRPr="008A0AB3">
              <w:rPr>
                <w:rFonts w:cstheme="minorHAnsi"/>
                <w:b/>
                <w:bCs/>
              </w:rPr>
              <w:t>2018</w:t>
            </w:r>
          </w:p>
        </w:tc>
        <w:tc>
          <w:tcPr>
            <w:tcW w:w="1515" w:type="dxa"/>
            <w:shd w:val="clear" w:color="auto" w:fill="E2EFD9" w:themeFill="accent6" w:themeFillTint="33"/>
          </w:tcPr>
          <w:p w14:paraId="605640DC" w14:textId="37B86505" w:rsidR="00A86C91" w:rsidRPr="008A0AB3" w:rsidRDefault="00A86C91" w:rsidP="00572DF8">
            <w:pPr>
              <w:jc w:val="center"/>
              <w:rPr>
                <w:rFonts w:cstheme="minorHAnsi"/>
                <w:vertAlign w:val="superscript"/>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515" w:type="dxa"/>
            <w:shd w:val="clear" w:color="auto" w:fill="E2EFD9" w:themeFill="accent6" w:themeFillTint="33"/>
          </w:tcPr>
          <w:p w14:paraId="68030FE3" w14:textId="2DC3A7A2" w:rsidR="00A86C91" w:rsidRPr="008A0AB3" w:rsidRDefault="00A86C91" w:rsidP="00572DF8">
            <w:pPr>
              <w:jc w:val="center"/>
              <w:rPr>
                <w:rFonts w:cstheme="minorHAnsi"/>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515" w:type="dxa"/>
            <w:shd w:val="clear" w:color="auto" w:fill="E2EFD9" w:themeFill="accent6" w:themeFillTint="33"/>
          </w:tcPr>
          <w:p w14:paraId="58855ABE" w14:textId="19CFC7DA" w:rsidR="00A86C91" w:rsidRPr="008A0AB3" w:rsidRDefault="00A86C91" w:rsidP="00572DF8">
            <w:pPr>
              <w:jc w:val="center"/>
              <w:rPr>
                <w:rFonts w:cstheme="minorHAnsi"/>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515" w:type="dxa"/>
            <w:shd w:val="clear" w:color="auto" w:fill="AEAAAA" w:themeFill="background2" w:themeFillShade="BF"/>
          </w:tcPr>
          <w:p w14:paraId="0EF71EB7" w14:textId="1A78B605" w:rsidR="00A86C91" w:rsidRPr="008A0AB3" w:rsidRDefault="00A86C91" w:rsidP="00572DF8">
            <w:pPr>
              <w:jc w:val="center"/>
              <w:rPr>
                <w:rFonts w:cstheme="minorHAnsi"/>
              </w:rPr>
            </w:pPr>
            <w:r w:rsidRPr="008A0AB3">
              <w:rPr>
                <w:rFonts w:cstheme="minorHAnsi"/>
              </w:rPr>
              <w:t>-</w:t>
            </w:r>
          </w:p>
        </w:tc>
      </w:tr>
      <w:tr w:rsidR="00A86C91" w:rsidRPr="008A0AB3" w14:paraId="770E1733" w14:textId="77777777" w:rsidTr="006826D7">
        <w:trPr>
          <w:trHeight w:val="410"/>
        </w:trPr>
        <w:tc>
          <w:tcPr>
            <w:tcW w:w="1700" w:type="dxa"/>
          </w:tcPr>
          <w:p w14:paraId="03263BAD" w14:textId="51F063D2" w:rsidR="00A86C91" w:rsidRPr="008A0AB3" w:rsidRDefault="00A86C91" w:rsidP="00572DF8">
            <w:pPr>
              <w:jc w:val="center"/>
              <w:rPr>
                <w:rFonts w:cstheme="minorHAnsi"/>
                <w:b/>
                <w:bCs/>
              </w:rPr>
            </w:pPr>
            <w:r w:rsidRPr="008A0AB3">
              <w:rPr>
                <w:rFonts w:cstheme="minorHAnsi"/>
                <w:b/>
                <w:bCs/>
              </w:rPr>
              <w:lastRenderedPageBreak/>
              <w:t>2019</w:t>
            </w:r>
          </w:p>
        </w:tc>
        <w:tc>
          <w:tcPr>
            <w:tcW w:w="1515" w:type="dxa"/>
            <w:shd w:val="clear" w:color="auto" w:fill="E2EFD9" w:themeFill="accent6" w:themeFillTint="33"/>
          </w:tcPr>
          <w:p w14:paraId="6CCC11DE" w14:textId="44ADC49C" w:rsidR="00A86C91" w:rsidRPr="008A0AB3" w:rsidRDefault="00A86C91" w:rsidP="00572DF8">
            <w:pPr>
              <w:jc w:val="center"/>
              <w:rPr>
                <w:rFonts w:cstheme="minorHAnsi"/>
                <w:vertAlign w:val="superscript"/>
              </w:rPr>
            </w:pPr>
            <w:r w:rsidRPr="008A0AB3">
              <w:rPr>
                <w:rFonts w:cstheme="minorHAnsi"/>
              </w:rPr>
              <w:t xml:space="preserve">1.9 </w:t>
            </w:r>
            <m:oMath>
              <m:r>
                <w:rPr>
                  <w:rFonts w:ascii="Cambria Math" w:hAnsi="Cambria Math" w:cstheme="minorHAnsi"/>
                </w:rPr>
                <m:t>×</m:t>
              </m:r>
            </m:oMath>
            <w:r w:rsidRPr="008A0AB3">
              <w:rPr>
                <w:rFonts w:cstheme="minorHAnsi"/>
              </w:rPr>
              <w:t>10</w:t>
            </w:r>
            <w:r w:rsidRPr="008A0AB3">
              <w:rPr>
                <w:rFonts w:cstheme="minorHAnsi"/>
                <w:vertAlign w:val="superscript"/>
              </w:rPr>
              <w:t>-5</w:t>
            </w:r>
          </w:p>
        </w:tc>
        <w:tc>
          <w:tcPr>
            <w:tcW w:w="1515" w:type="dxa"/>
            <w:shd w:val="clear" w:color="auto" w:fill="F2DADA"/>
          </w:tcPr>
          <w:p w14:paraId="6BD6706D" w14:textId="3389EF79" w:rsidR="00A86C91" w:rsidRPr="008A0AB3" w:rsidRDefault="00A86C91" w:rsidP="00572DF8">
            <w:pPr>
              <w:jc w:val="center"/>
              <w:rPr>
                <w:rFonts w:cstheme="minorHAnsi"/>
              </w:rPr>
            </w:pPr>
            <w:r w:rsidRPr="008A0AB3">
              <w:rPr>
                <w:rFonts w:cstheme="minorHAnsi"/>
              </w:rPr>
              <w:t>0.27</w:t>
            </w:r>
          </w:p>
        </w:tc>
        <w:tc>
          <w:tcPr>
            <w:tcW w:w="1515" w:type="dxa"/>
            <w:shd w:val="clear" w:color="auto" w:fill="E2EFD9" w:themeFill="accent6" w:themeFillTint="33"/>
          </w:tcPr>
          <w:p w14:paraId="1CA40368" w14:textId="58C6A71D" w:rsidR="00A86C91" w:rsidRPr="008A0AB3" w:rsidRDefault="00A86C91" w:rsidP="00572DF8">
            <w:pPr>
              <w:jc w:val="center"/>
              <w:rPr>
                <w:rFonts w:cstheme="minorHAnsi"/>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515" w:type="dxa"/>
            <w:shd w:val="clear" w:color="auto" w:fill="E2EFD9" w:themeFill="accent6" w:themeFillTint="33"/>
          </w:tcPr>
          <w:p w14:paraId="5B235F5B" w14:textId="7588CC58" w:rsidR="00A86C91" w:rsidRPr="008A0AB3" w:rsidRDefault="00A86C91" w:rsidP="00572DF8">
            <w:pPr>
              <w:jc w:val="center"/>
              <w:rPr>
                <w:rFonts w:cstheme="minorHAnsi"/>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r>
    </w:tbl>
    <w:p w14:paraId="694C6663" w14:textId="6CAA604A" w:rsidR="000F4E9F" w:rsidRPr="008A0AB3" w:rsidRDefault="000F4E9F" w:rsidP="00572DF8">
      <w:pPr>
        <w:spacing w:line="240" w:lineRule="auto"/>
        <w:jc w:val="both"/>
        <w:rPr>
          <w:rFonts w:cstheme="minorHAnsi"/>
        </w:rPr>
      </w:pPr>
    </w:p>
    <w:p w14:paraId="161AA2ED" w14:textId="66368DE1" w:rsidR="00EC2FFA" w:rsidRPr="008A0AB3" w:rsidRDefault="00EC2FFA" w:rsidP="00572DF8">
      <w:pPr>
        <w:spacing w:line="240" w:lineRule="auto"/>
        <w:jc w:val="both"/>
        <w:rPr>
          <w:rFonts w:cstheme="minorHAnsi"/>
          <w:noProof/>
        </w:rPr>
      </w:pPr>
    </w:p>
    <w:tbl>
      <w:tblPr>
        <w:tblStyle w:val="TableGrid"/>
        <w:tblW w:w="11352" w:type="dxa"/>
        <w:tblInd w:w="-805" w:type="dxa"/>
        <w:tblLook w:val="04A0" w:firstRow="1" w:lastRow="0" w:firstColumn="1" w:lastColumn="0" w:noHBand="0" w:noVBand="1"/>
      </w:tblPr>
      <w:tblGrid>
        <w:gridCol w:w="2157"/>
        <w:gridCol w:w="1382"/>
        <w:gridCol w:w="1174"/>
        <w:gridCol w:w="1106"/>
        <w:gridCol w:w="1104"/>
        <w:gridCol w:w="1102"/>
        <w:gridCol w:w="1119"/>
        <w:gridCol w:w="1105"/>
        <w:gridCol w:w="1103"/>
      </w:tblGrid>
      <w:tr w:rsidR="00CC619B" w:rsidRPr="008A0AB3" w14:paraId="6B0C0A25" w14:textId="77777777" w:rsidTr="001042E1">
        <w:trPr>
          <w:trHeight w:val="982"/>
        </w:trPr>
        <w:tc>
          <w:tcPr>
            <w:tcW w:w="2157" w:type="dxa"/>
          </w:tcPr>
          <w:p w14:paraId="7A7C3E86" w14:textId="1717D43C" w:rsidR="00747A43" w:rsidRPr="008A0AB3" w:rsidRDefault="00747A43" w:rsidP="00572DF8">
            <w:pPr>
              <w:rPr>
                <w:rFonts w:cstheme="minorHAnsi"/>
                <w:i/>
                <w:iCs/>
                <w:noProof/>
              </w:rPr>
            </w:pPr>
            <w:r w:rsidRPr="008A0AB3">
              <w:rPr>
                <w:rFonts w:cstheme="minorHAnsi"/>
                <w:i/>
                <w:iCs/>
                <w:noProof/>
              </w:rPr>
              <w:t>Pairwise</w:t>
            </w:r>
            <w:r w:rsidR="001042E1">
              <w:rPr>
                <w:rFonts w:cstheme="minorHAnsi"/>
                <w:i/>
                <w:iCs/>
                <w:noProof/>
              </w:rPr>
              <w:t xml:space="preserve"> comparisons using Wilxocon rank sum</w:t>
            </w:r>
            <w:r w:rsidRPr="008A0AB3">
              <w:rPr>
                <w:rFonts w:cstheme="minorHAnsi"/>
                <w:i/>
                <w:iCs/>
                <w:noProof/>
              </w:rPr>
              <w:t xml:space="preserve"> Test of Incidence by Governorate</w:t>
            </w:r>
          </w:p>
        </w:tc>
        <w:tc>
          <w:tcPr>
            <w:tcW w:w="1382" w:type="dxa"/>
            <w:vAlign w:val="center"/>
          </w:tcPr>
          <w:p w14:paraId="0B779B09" w14:textId="5BCB2987" w:rsidR="00747A43" w:rsidRPr="00856DFC" w:rsidRDefault="00747A43" w:rsidP="00572DF8">
            <w:pPr>
              <w:jc w:val="center"/>
              <w:rPr>
                <w:rFonts w:cstheme="minorHAnsi"/>
                <w:b/>
                <w:bCs/>
                <w:i/>
                <w:iCs/>
                <w:noProof/>
              </w:rPr>
            </w:pPr>
            <w:r w:rsidRPr="00856DFC">
              <w:rPr>
                <w:rFonts w:cstheme="minorHAnsi"/>
                <w:b/>
                <w:bCs/>
                <w:i/>
                <w:iCs/>
                <w:noProof/>
              </w:rPr>
              <w:t>Al-Hasakeh</w:t>
            </w:r>
          </w:p>
        </w:tc>
        <w:tc>
          <w:tcPr>
            <w:tcW w:w="1174" w:type="dxa"/>
            <w:vAlign w:val="center"/>
          </w:tcPr>
          <w:p w14:paraId="06836198" w14:textId="543E5767" w:rsidR="00747A43" w:rsidRPr="00856DFC" w:rsidRDefault="00747A43" w:rsidP="00572DF8">
            <w:pPr>
              <w:jc w:val="center"/>
              <w:rPr>
                <w:rFonts w:cstheme="minorHAnsi"/>
                <w:b/>
                <w:bCs/>
                <w:i/>
                <w:iCs/>
                <w:noProof/>
              </w:rPr>
            </w:pPr>
            <w:r w:rsidRPr="00856DFC">
              <w:rPr>
                <w:rFonts w:cstheme="minorHAnsi"/>
                <w:b/>
                <w:bCs/>
                <w:i/>
                <w:iCs/>
                <w:noProof/>
              </w:rPr>
              <w:t>Aleppo</w:t>
            </w:r>
          </w:p>
        </w:tc>
        <w:tc>
          <w:tcPr>
            <w:tcW w:w="1106" w:type="dxa"/>
            <w:vAlign w:val="center"/>
          </w:tcPr>
          <w:p w14:paraId="7943B5F8" w14:textId="4D6CDCF1" w:rsidR="00747A43" w:rsidRPr="00856DFC" w:rsidRDefault="00747A43" w:rsidP="00572DF8">
            <w:pPr>
              <w:jc w:val="center"/>
              <w:rPr>
                <w:rFonts w:cstheme="minorHAnsi"/>
                <w:b/>
                <w:bCs/>
                <w:i/>
                <w:iCs/>
                <w:noProof/>
              </w:rPr>
            </w:pPr>
            <w:r w:rsidRPr="00856DFC">
              <w:rPr>
                <w:rFonts w:cstheme="minorHAnsi"/>
                <w:b/>
                <w:bCs/>
                <w:i/>
                <w:iCs/>
                <w:noProof/>
              </w:rPr>
              <w:t>Ar-Raqqa</w:t>
            </w:r>
          </w:p>
        </w:tc>
        <w:tc>
          <w:tcPr>
            <w:tcW w:w="1104" w:type="dxa"/>
            <w:vAlign w:val="center"/>
          </w:tcPr>
          <w:p w14:paraId="35A8DC50" w14:textId="5ED6DC70" w:rsidR="00747A43" w:rsidRPr="00856DFC" w:rsidRDefault="00747A43" w:rsidP="00572DF8">
            <w:pPr>
              <w:jc w:val="center"/>
              <w:rPr>
                <w:rFonts w:cstheme="minorHAnsi"/>
                <w:b/>
                <w:bCs/>
                <w:i/>
                <w:iCs/>
                <w:noProof/>
              </w:rPr>
            </w:pPr>
            <w:r w:rsidRPr="00856DFC">
              <w:rPr>
                <w:rFonts w:cstheme="minorHAnsi"/>
                <w:b/>
                <w:bCs/>
                <w:i/>
                <w:iCs/>
                <w:noProof/>
              </w:rPr>
              <w:t>Dar’a</w:t>
            </w:r>
          </w:p>
        </w:tc>
        <w:tc>
          <w:tcPr>
            <w:tcW w:w="1102" w:type="dxa"/>
            <w:vAlign w:val="center"/>
          </w:tcPr>
          <w:p w14:paraId="2A18AE39" w14:textId="7E0C3CD4" w:rsidR="00747A43" w:rsidRPr="00856DFC" w:rsidRDefault="00747A43" w:rsidP="00572DF8">
            <w:pPr>
              <w:jc w:val="center"/>
              <w:rPr>
                <w:rFonts w:cstheme="minorHAnsi"/>
                <w:b/>
                <w:bCs/>
                <w:i/>
                <w:iCs/>
                <w:noProof/>
              </w:rPr>
            </w:pPr>
            <w:r w:rsidRPr="00856DFC">
              <w:rPr>
                <w:rFonts w:cstheme="minorHAnsi"/>
                <w:b/>
                <w:bCs/>
                <w:i/>
                <w:iCs/>
                <w:noProof/>
              </w:rPr>
              <w:t>Deir-ez-Zor</w:t>
            </w:r>
          </w:p>
        </w:tc>
        <w:tc>
          <w:tcPr>
            <w:tcW w:w="1119" w:type="dxa"/>
            <w:vAlign w:val="center"/>
          </w:tcPr>
          <w:p w14:paraId="0FE08D49" w14:textId="156C17FA" w:rsidR="00747A43" w:rsidRPr="00856DFC" w:rsidRDefault="00747A43" w:rsidP="00572DF8">
            <w:pPr>
              <w:jc w:val="center"/>
              <w:rPr>
                <w:rFonts w:cstheme="minorHAnsi"/>
                <w:b/>
                <w:bCs/>
                <w:i/>
                <w:iCs/>
                <w:noProof/>
              </w:rPr>
            </w:pPr>
            <w:r w:rsidRPr="00856DFC">
              <w:rPr>
                <w:rFonts w:cstheme="minorHAnsi"/>
                <w:b/>
                <w:bCs/>
                <w:i/>
                <w:iCs/>
                <w:noProof/>
              </w:rPr>
              <w:t>Hama</w:t>
            </w:r>
          </w:p>
        </w:tc>
        <w:tc>
          <w:tcPr>
            <w:tcW w:w="1105" w:type="dxa"/>
            <w:vAlign w:val="center"/>
          </w:tcPr>
          <w:p w14:paraId="03731E95" w14:textId="75749042" w:rsidR="00747A43" w:rsidRPr="00856DFC" w:rsidRDefault="00747A43" w:rsidP="00572DF8">
            <w:pPr>
              <w:jc w:val="center"/>
              <w:rPr>
                <w:rFonts w:cstheme="minorHAnsi"/>
                <w:b/>
                <w:bCs/>
                <w:i/>
                <w:iCs/>
                <w:noProof/>
              </w:rPr>
            </w:pPr>
            <w:r w:rsidRPr="00856DFC">
              <w:rPr>
                <w:rFonts w:cstheme="minorHAnsi"/>
                <w:b/>
                <w:bCs/>
                <w:i/>
                <w:iCs/>
                <w:noProof/>
              </w:rPr>
              <w:t>Homs</w:t>
            </w:r>
          </w:p>
        </w:tc>
        <w:tc>
          <w:tcPr>
            <w:tcW w:w="1103" w:type="dxa"/>
            <w:vAlign w:val="center"/>
          </w:tcPr>
          <w:p w14:paraId="3498F56C" w14:textId="62D7905D" w:rsidR="00747A43" w:rsidRPr="00856DFC" w:rsidRDefault="00747A43" w:rsidP="00572DF8">
            <w:pPr>
              <w:jc w:val="center"/>
              <w:rPr>
                <w:rFonts w:cstheme="minorHAnsi"/>
                <w:b/>
                <w:bCs/>
                <w:i/>
                <w:iCs/>
                <w:noProof/>
              </w:rPr>
            </w:pPr>
            <w:r w:rsidRPr="00856DFC">
              <w:rPr>
                <w:rFonts w:cstheme="minorHAnsi"/>
                <w:b/>
                <w:bCs/>
                <w:i/>
                <w:iCs/>
                <w:noProof/>
              </w:rPr>
              <w:t>Idleb</w:t>
            </w:r>
          </w:p>
        </w:tc>
      </w:tr>
      <w:tr w:rsidR="00CC619B" w:rsidRPr="008A0AB3" w14:paraId="3FF7015A" w14:textId="77777777" w:rsidTr="001042E1">
        <w:trPr>
          <w:trHeight w:val="251"/>
        </w:trPr>
        <w:tc>
          <w:tcPr>
            <w:tcW w:w="2157" w:type="dxa"/>
          </w:tcPr>
          <w:p w14:paraId="47EE2C72" w14:textId="65059ACE" w:rsidR="00747A43" w:rsidRPr="00856DFC" w:rsidRDefault="00747A43" w:rsidP="00572DF8">
            <w:pPr>
              <w:jc w:val="both"/>
              <w:rPr>
                <w:rFonts w:cstheme="minorHAnsi"/>
                <w:b/>
                <w:bCs/>
                <w:i/>
                <w:iCs/>
                <w:noProof/>
              </w:rPr>
            </w:pPr>
            <w:r w:rsidRPr="00856DFC">
              <w:rPr>
                <w:rFonts w:cstheme="minorHAnsi"/>
                <w:b/>
                <w:bCs/>
                <w:i/>
                <w:iCs/>
                <w:noProof/>
              </w:rPr>
              <w:t>Aleppo</w:t>
            </w:r>
          </w:p>
        </w:tc>
        <w:tc>
          <w:tcPr>
            <w:tcW w:w="1382" w:type="dxa"/>
            <w:shd w:val="clear" w:color="auto" w:fill="E2EFD9" w:themeFill="accent6" w:themeFillTint="33"/>
          </w:tcPr>
          <w:p w14:paraId="172BE6C3" w14:textId="3AA77386"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74" w:type="dxa"/>
            <w:shd w:val="clear" w:color="auto" w:fill="AEAAAA" w:themeFill="background2" w:themeFillShade="BF"/>
          </w:tcPr>
          <w:p w14:paraId="0A40760C" w14:textId="7D0A8DAE" w:rsidR="00747A43" w:rsidRPr="008A0AB3" w:rsidRDefault="00747A43" w:rsidP="00572DF8">
            <w:pPr>
              <w:jc w:val="center"/>
              <w:rPr>
                <w:rFonts w:cstheme="minorHAnsi"/>
                <w:noProof/>
              </w:rPr>
            </w:pPr>
            <w:r w:rsidRPr="008A0AB3">
              <w:rPr>
                <w:rFonts w:cstheme="minorHAnsi"/>
                <w:noProof/>
              </w:rPr>
              <w:t>-</w:t>
            </w:r>
          </w:p>
        </w:tc>
        <w:tc>
          <w:tcPr>
            <w:tcW w:w="1106" w:type="dxa"/>
            <w:shd w:val="clear" w:color="auto" w:fill="AEAAAA" w:themeFill="background2" w:themeFillShade="BF"/>
          </w:tcPr>
          <w:p w14:paraId="65FD6E78" w14:textId="18EA44C6" w:rsidR="00747A43" w:rsidRPr="008A0AB3" w:rsidRDefault="00747A43" w:rsidP="00572DF8">
            <w:pPr>
              <w:jc w:val="center"/>
              <w:rPr>
                <w:rFonts w:cstheme="minorHAnsi"/>
                <w:noProof/>
              </w:rPr>
            </w:pPr>
            <w:r w:rsidRPr="008A0AB3">
              <w:rPr>
                <w:rFonts w:cstheme="minorHAnsi"/>
                <w:noProof/>
              </w:rPr>
              <w:t>-</w:t>
            </w:r>
          </w:p>
        </w:tc>
        <w:tc>
          <w:tcPr>
            <w:tcW w:w="1104" w:type="dxa"/>
            <w:shd w:val="clear" w:color="auto" w:fill="AEAAAA" w:themeFill="background2" w:themeFillShade="BF"/>
          </w:tcPr>
          <w:p w14:paraId="4683CFB4" w14:textId="6E5D1D71" w:rsidR="00747A43" w:rsidRPr="008A0AB3" w:rsidRDefault="00747A43" w:rsidP="00572DF8">
            <w:pPr>
              <w:jc w:val="center"/>
              <w:rPr>
                <w:rFonts w:cstheme="minorHAnsi"/>
                <w:noProof/>
              </w:rPr>
            </w:pPr>
            <w:r w:rsidRPr="008A0AB3">
              <w:rPr>
                <w:rFonts w:cstheme="minorHAnsi"/>
                <w:noProof/>
              </w:rPr>
              <w:t>-</w:t>
            </w:r>
          </w:p>
        </w:tc>
        <w:tc>
          <w:tcPr>
            <w:tcW w:w="1102" w:type="dxa"/>
            <w:shd w:val="clear" w:color="auto" w:fill="AEAAAA" w:themeFill="background2" w:themeFillShade="BF"/>
          </w:tcPr>
          <w:p w14:paraId="49C40BA0" w14:textId="053F7D21" w:rsidR="00747A43" w:rsidRPr="008A0AB3" w:rsidRDefault="00747A43" w:rsidP="00572DF8">
            <w:pPr>
              <w:jc w:val="center"/>
              <w:rPr>
                <w:rFonts w:cstheme="minorHAnsi"/>
                <w:noProof/>
              </w:rPr>
            </w:pPr>
            <w:r w:rsidRPr="008A0AB3">
              <w:rPr>
                <w:rFonts w:cstheme="minorHAnsi"/>
                <w:noProof/>
              </w:rPr>
              <w:t>-</w:t>
            </w:r>
          </w:p>
        </w:tc>
        <w:tc>
          <w:tcPr>
            <w:tcW w:w="1119" w:type="dxa"/>
            <w:shd w:val="clear" w:color="auto" w:fill="AEAAAA" w:themeFill="background2" w:themeFillShade="BF"/>
          </w:tcPr>
          <w:p w14:paraId="00FECDCC" w14:textId="6FAFFEE0" w:rsidR="00747A43" w:rsidRPr="008A0AB3" w:rsidRDefault="00747A43" w:rsidP="00572DF8">
            <w:pPr>
              <w:jc w:val="center"/>
              <w:rPr>
                <w:rFonts w:cstheme="minorHAnsi"/>
                <w:noProof/>
              </w:rPr>
            </w:pPr>
            <w:r w:rsidRPr="008A0AB3">
              <w:rPr>
                <w:rFonts w:cstheme="minorHAnsi"/>
                <w:noProof/>
              </w:rPr>
              <w:t>-</w:t>
            </w:r>
          </w:p>
        </w:tc>
        <w:tc>
          <w:tcPr>
            <w:tcW w:w="1105" w:type="dxa"/>
            <w:shd w:val="clear" w:color="auto" w:fill="AEAAAA" w:themeFill="background2" w:themeFillShade="BF"/>
          </w:tcPr>
          <w:p w14:paraId="3E6D451C" w14:textId="4DD1D7CD" w:rsidR="00747A43" w:rsidRPr="008A0AB3" w:rsidRDefault="00747A43" w:rsidP="00572DF8">
            <w:pPr>
              <w:jc w:val="center"/>
              <w:rPr>
                <w:rFonts w:cstheme="minorHAnsi"/>
                <w:noProof/>
              </w:rPr>
            </w:pPr>
            <w:r w:rsidRPr="008A0AB3">
              <w:rPr>
                <w:rFonts w:cstheme="minorHAnsi"/>
                <w:noProof/>
              </w:rPr>
              <w:t>-</w:t>
            </w:r>
          </w:p>
        </w:tc>
        <w:tc>
          <w:tcPr>
            <w:tcW w:w="1103" w:type="dxa"/>
            <w:shd w:val="clear" w:color="auto" w:fill="AEAAAA" w:themeFill="background2" w:themeFillShade="BF"/>
          </w:tcPr>
          <w:p w14:paraId="4A29C853" w14:textId="0650BA34" w:rsidR="00747A43" w:rsidRPr="008A0AB3" w:rsidRDefault="00747A43" w:rsidP="00572DF8">
            <w:pPr>
              <w:jc w:val="center"/>
              <w:rPr>
                <w:rFonts w:cstheme="minorHAnsi"/>
                <w:noProof/>
              </w:rPr>
            </w:pPr>
            <w:r w:rsidRPr="008A0AB3">
              <w:rPr>
                <w:rFonts w:cstheme="minorHAnsi"/>
                <w:noProof/>
              </w:rPr>
              <w:t>-</w:t>
            </w:r>
          </w:p>
        </w:tc>
      </w:tr>
      <w:tr w:rsidR="00CC619B" w:rsidRPr="008A0AB3" w14:paraId="14F59E82" w14:textId="77777777" w:rsidTr="001042E1">
        <w:trPr>
          <w:trHeight w:val="243"/>
        </w:trPr>
        <w:tc>
          <w:tcPr>
            <w:tcW w:w="2157" w:type="dxa"/>
          </w:tcPr>
          <w:p w14:paraId="01FBBFE7" w14:textId="6D68D849" w:rsidR="00747A43" w:rsidRPr="00856DFC" w:rsidRDefault="00747A43" w:rsidP="00572DF8">
            <w:pPr>
              <w:jc w:val="both"/>
              <w:rPr>
                <w:rFonts w:cstheme="minorHAnsi"/>
                <w:b/>
                <w:bCs/>
                <w:i/>
                <w:iCs/>
                <w:noProof/>
              </w:rPr>
            </w:pPr>
            <w:r w:rsidRPr="00856DFC">
              <w:rPr>
                <w:rFonts w:cstheme="minorHAnsi"/>
                <w:b/>
                <w:bCs/>
                <w:i/>
                <w:iCs/>
                <w:noProof/>
              </w:rPr>
              <w:t>Ar-Raqqa</w:t>
            </w:r>
          </w:p>
        </w:tc>
        <w:tc>
          <w:tcPr>
            <w:tcW w:w="1382" w:type="dxa"/>
            <w:shd w:val="clear" w:color="auto" w:fill="E2EFD9" w:themeFill="accent6" w:themeFillTint="33"/>
          </w:tcPr>
          <w:p w14:paraId="31FDAB1B" w14:textId="52363339"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74" w:type="dxa"/>
            <w:shd w:val="clear" w:color="auto" w:fill="E2EFD9" w:themeFill="accent6" w:themeFillTint="33"/>
          </w:tcPr>
          <w:p w14:paraId="6B99E866" w14:textId="3CBA829C" w:rsidR="00747A43" w:rsidRPr="008A0AB3" w:rsidRDefault="00747A43" w:rsidP="00572DF8">
            <w:pPr>
              <w:jc w:val="center"/>
              <w:rPr>
                <w:rFonts w:cstheme="minorHAnsi"/>
                <w:noProof/>
              </w:rPr>
            </w:pPr>
            <w:r w:rsidRPr="008A0AB3">
              <w:rPr>
                <w:rFonts w:cstheme="minorHAnsi"/>
              </w:rPr>
              <w:t xml:space="preserve">3.8 </w:t>
            </w:r>
            <m:oMath>
              <m:r>
                <w:rPr>
                  <w:rFonts w:ascii="Cambria Math" w:hAnsi="Cambria Math" w:cstheme="minorHAnsi"/>
                </w:rPr>
                <m:t>×</m:t>
              </m:r>
            </m:oMath>
            <w:r w:rsidRPr="008A0AB3">
              <w:rPr>
                <w:rFonts w:cstheme="minorHAnsi"/>
              </w:rPr>
              <w:t>10</w:t>
            </w:r>
            <w:r w:rsidRPr="008A0AB3">
              <w:rPr>
                <w:rFonts w:cstheme="minorHAnsi"/>
                <w:vertAlign w:val="superscript"/>
              </w:rPr>
              <w:t>-7</w:t>
            </w:r>
          </w:p>
        </w:tc>
        <w:tc>
          <w:tcPr>
            <w:tcW w:w="1106" w:type="dxa"/>
            <w:shd w:val="clear" w:color="auto" w:fill="AEAAAA" w:themeFill="background2" w:themeFillShade="BF"/>
          </w:tcPr>
          <w:p w14:paraId="0A758DBD" w14:textId="0087D683" w:rsidR="00747A43" w:rsidRPr="008A0AB3" w:rsidRDefault="00747A43" w:rsidP="00572DF8">
            <w:pPr>
              <w:jc w:val="center"/>
              <w:rPr>
                <w:rFonts w:cstheme="minorHAnsi"/>
                <w:noProof/>
              </w:rPr>
            </w:pPr>
            <w:r w:rsidRPr="008A0AB3">
              <w:rPr>
                <w:rFonts w:cstheme="minorHAnsi"/>
                <w:noProof/>
              </w:rPr>
              <w:t>-</w:t>
            </w:r>
          </w:p>
        </w:tc>
        <w:tc>
          <w:tcPr>
            <w:tcW w:w="1104" w:type="dxa"/>
            <w:shd w:val="clear" w:color="auto" w:fill="AEAAAA" w:themeFill="background2" w:themeFillShade="BF"/>
          </w:tcPr>
          <w:p w14:paraId="5ACB48BA" w14:textId="763D1DB4" w:rsidR="00747A43" w:rsidRPr="008A0AB3" w:rsidRDefault="00747A43" w:rsidP="00572DF8">
            <w:pPr>
              <w:jc w:val="center"/>
              <w:rPr>
                <w:rFonts w:cstheme="minorHAnsi"/>
                <w:noProof/>
              </w:rPr>
            </w:pPr>
            <w:r w:rsidRPr="008A0AB3">
              <w:rPr>
                <w:rFonts w:cstheme="minorHAnsi"/>
                <w:noProof/>
              </w:rPr>
              <w:t>-</w:t>
            </w:r>
          </w:p>
        </w:tc>
        <w:tc>
          <w:tcPr>
            <w:tcW w:w="1102" w:type="dxa"/>
            <w:shd w:val="clear" w:color="auto" w:fill="AEAAAA" w:themeFill="background2" w:themeFillShade="BF"/>
          </w:tcPr>
          <w:p w14:paraId="43B1E2D5" w14:textId="483DA8F7" w:rsidR="00747A43" w:rsidRPr="008A0AB3" w:rsidRDefault="00747A43" w:rsidP="00572DF8">
            <w:pPr>
              <w:jc w:val="center"/>
              <w:rPr>
                <w:rFonts w:cstheme="minorHAnsi"/>
                <w:noProof/>
              </w:rPr>
            </w:pPr>
            <w:r w:rsidRPr="008A0AB3">
              <w:rPr>
                <w:rFonts w:cstheme="minorHAnsi"/>
                <w:noProof/>
              </w:rPr>
              <w:t>-</w:t>
            </w:r>
          </w:p>
        </w:tc>
        <w:tc>
          <w:tcPr>
            <w:tcW w:w="1119" w:type="dxa"/>
            <w:shd w:val="clear" w:color="auto" w:fill="AEAAAA" w:themeFill="background2" w:themeFillShade="BF"/>
          </w:tcPr>
          <w:p w14:paraId="1A57E85D" w14:textId="36681BFA" w:rsidR="00747A43" w:rsidRPr="008A0AB3" w:rsidRDefault="00747A43" w:rsidP="00572DF8">
            <w:pPr>
              <w:jc w:val="center"/>
              <w:rPr>
                <w:rFonts w:cstheme="minorHAnsi"/>
                <w:noProof/>
              </w:rPr>
            </w:pPr>
            <w:r w:rsidRPr="008A0AB3">
              <w:rPr>
                <w:rFonts w:cstheme="minorHAnsi"/>
                <w:noProof/>
              </w:rPr>
              <w:t>-</w:t>
            </w:r>
          </w:p>
        </w:tc>
        <w:tc>
          <w:tcPr>
            <w:tcW w:w="1105" w:type="dxa"/>
            <w:shd w:val="clear" w:color="auto" w:fill="AEAAAA" w:themeFill="background2" w:themeFillShade="BF"/>
          </w:tcPr>
          <w:p w14:paraId="2352874C" w14:textId="03FDB07B" w:rsidR="00747A43" w:rsidRPr="008A0AB3" w:rsidRDefault="00747A43" w:rsidP="00572DF8">
            <w:pPr>
              <w:jc w:val="center"/>
              <w:rPr>
                <w:rFonts w:cstheme="minorHAnsi"/>
                <w:noProof/>
              </w:rPr>
            </w:pPr>
            <w:r w:rsidRPr="008A0AB3">
              <w:rPr>
                <w:rFonts w:cstheme="minorHAnsi"/>
                <w:noProof/>
              </w:rPr>
              <w:t>-</w:t>
            </w:r>
          </w:p>
        </w:tc>
        <w:tc>
          <w:tcPr>
            <w:tcW w:w="1103" w:type="dxa"/>
            <w:shd w:val="clear" w:color="auto" w:fill="AEAAAA" w:themeFill="background2" w:themeFillShade="BF"/>
          </w:tcPr>
          <w:p w14:paraId="3979E93D" w14:textId="4D5D010A" w:rsidR="00747A43" w:rsidRPr="008A0AB3" w:rsidRDefault="00747A43" w:rsidP="00572DF8">
            <w:pPr>
              <w:jc w:val="center"/>
              <w:rPr>
                <w:rFonts w:cstheme="minorHAnsi"/>
                <w:noProof/>
              </w:rPr>
            </w:pPr>
            <w:r w:rsidRPr="008A0AB3">
              <w:rPr>
                <w:rFonts w:cstheme="minorHAnsi"/>
                <w:noProof/>
              </w:rPr>
              <w:t>-</w:t>
            </w:r>
          </w:p>
        </w:tc>
      </w:tr>
      <w:tr w:rsidR="00CC619B" w:rsidRPr="008A0AB3" w14:paraId="0A99690C" w14:textId="77777777" w:rsidTr="001042E1">
        <w:trPr>
          <w:trHeight w:val="251"/>
        </w:trPr>
        <w:tc>
          <w:tcPr>
            <w:tcW w:w="2157" w:type="dxa"/>
          </w:tcPr>
          <w:p w14:paraId="2DCE906F" w14:textId="07D43423" w:rsidR="00747A43" w:rsidRPr="00856DFC" w:rsidRDefault="00747A43" w:rsidP="00572DF8">
            <w:pPr>
              <w:jc w:val="both"/>
              <w:rPr>
                <w:rFonts w:cstheme="minorHAnsi"/>
                <w:b/>
                <w:bCs/>
                <w:i/>
                <w:iCs/>
                <w:noProof/>
              </w:rPr>
            </w:pPr>
            <w:r w:rsidRPr="00856DFC">
              <w:rPr>
                <w:rFonts w:cstheme="minorHAnsi"/>
                <w:b/>
                <w:bCs/>
                <w:i/>
                <w:iCs/>
                <w:noProof/>
              </w:rPr>
              <w:t>Dar’a</w:t>
            </w:r>
          </w:p>
        </w:tc>
        <w:tc>
          <w:tcPr>
            <w:tcW w:w="1382" w:type="dxa"/>
            <w:shd w:val="clear" w:color="auto" w:fill="F2DADA"/>
          </w:tcPr>
          <w:p w14:paraId="6887B66F" w14:textId="3E508904" w:rsidR="00747A43" w:rsidRPr="008A0AB3" w:rsidRDefault="00747A43" w:rsidP="00572DF8">
            <w:pPr>
              <w:jc w:val="center"/>
              <w:rPr>
                <w:rFonts w:cstheme="minorHAnsi"/>
                <w:noProof/>
              </w:rPr>
            </w:pPr>
            <w:r w:rsidRPr="008A0AB3">
              <w:rPr>
                <w:rFonts w:cstheme="minorHAnsi"/>
                <w:noProof/>
              </w:rPr>
              <w:t>0.0682</w:t>
            </w:r>
          </w:p>
        </w:tc>
        <w:tc>
          <w:tcPr>
            <w:tcW w:w="1174" w:type="dxa"/>
            <w:shd w:val="clear" w:color="auto" w:fill="E2EFD9" w:themeFill="accent6" w:themeFillTint="33"/>
          </w:tcPr>
          <w:p w14:paraId="396E9E6F" w14:textId="33DFD354"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6" w:type="dxa"/>
            <w:shd w:val="clear" w:color="auto" w:fill="E2EFD9" w:themeFill="accent6" w:themeFillTint="33"/>
          </w:tcPr>
          <w:p w14:paraId="63C0E78E" w14:textId="1C73DE29"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4" w:type="dxa"/>
            <w:shd w:val="clear" w:color="auto" w:fill="AEAAAA" w:themeFill="background2" w:themeFillShade="BF"/>
          </w:tcPr>
          <w:p w14:paraId="7A802D9D" w14:textId="21A9727D" w:rsidR="00747A43" w:rsidRPr="008A0AB3" w:rsidRDefault="00747A43" w:rsidP="00572DF8">
            <w:pPr>
              <w:jc w:val="center"/>
              <w:rPr>
                <w:rFonts w:cstheme="minorHAnsi"/>
                <w:noProof/>
              </w:rPr>
            </w:pPr>
            <w:r w:rsidRPr="008A0AB3">
              <w:rPr>
                <w:rFonts w:cstheme="minorHAnsi"/>
                <w:noProof/>
              </w:rPr>
              <w:t>-</w:t>
            </w:r>
          </w:p>
        </w:tc>
        <w:tc>
          <w:tcPr>
            <w:tcW w:w="1102" w:type="dxa"/>
            <w:shd w:val="clear" w:color="auto" w:fill="AEAAAA" w:themeFill="background2" w:themeFillShade="BF"/>
          </w:tcPr>
          <w:p w14:paraId="2262E9FB" w14:textId="7C99DA3B" w:rsidR="00747A43" w:rsidRPr="008A0AB3" w:rsidRDefault="00747A43" w:rsidP="00572DF8">
            <w:pPr>
              <w:jc w:val="center"/>
              <w:rPr>
                <w:rFonts w:cstheme="minorHAnsi"/>
                <w:noProof/>
              </w:rPr>
            </w:pPr>
            <w:r w:rsidRPr="008A0AB3">
              <w:rPr>
                <w:rFonts w:cstheme="minorHAnsi"/>
                <w:noProof/>
              </w:rPr>
              <w:t>-</w:t>
            </w:r>
          </w:p>
        </w:tc>
        <w:tc>
          <w:tcPr>
            <w:tcW w:w="1119" w:type="dxa"/>
            <w:shd w:val="clear" w:color="auto" w:fill="AEAAAA" w:themeFill="background2" w:themeFillShade="BF"/>
          </w:tcPr>
          <w:p w14:paraId="47B70518" w14:textId="35560BCF" w:rsidR="00747A43" w:rsidRPr="008A0AB3" w:rsidRDefault="00747A43" w:rsidP="00572DF8">
            <w:pPr>
              <w:jc w:val="center"/>
              <w:rPr>
                <w:rFonts w:cstheme="minorHAnsi"/>
                <w:noProof/>
              </w:rPr>
            </w:pPr>
            <w:r w:rsidRPr="008A0AB3">
              <w:rPr>
                <w:rFonts w:cstheme="minorHAnsi"/>
                <w:noProof/>
              </w:rPr>
              <w:t>-</w:t>
            </w:r>
          </w:p>
        </w:tc>
        <w:tc>
          <w:tcPr>
            <w:tcW w:w="1105" w:type="dxa"/>
            <w:shd w:val="clear" w:color="auto" w:fill="AEAAAA" w:themeFill="background2" w:themeFillShade="BF"/>
          </w:tcPr>
          <w:p w14:paraId="6C3DDA4C" w14:textId="410FE023" w:rsidR="00747A43" w:rsidRPr="008A0AB3" w:rsidRDefault="00747A43" w:rsidP="00572DF8">
            <w:pPr>
              <w:jc w:val="center"/>
              <w:rPr>
                <w:rFonts w:cstheme="minorHAnsi"/>
                <w:noProof/>
              </w:rPr>
            </w:pPr>
            <w:r w:rsidRPr="008A0AB3">
              <w:rPr>
                <w:rFonts w:cstheme="minorHAnsi"/>
                <w:noProof/>
              </w:rPr>
              <w:t>-</w:t>
            </w:r>
          </w:p>
        </w:tc>
        <w:tc>
          <w:tcPr>
            <w:tcW w:w="1103" w:type="dxa"/>
            <w:shd w:val="clear" w:color="auto" w:fill="AEAAAA" w:themeFill="background2" w:themeFillShade="BF"/>
          </w:tcPr>
          <w:p w14:paraId="534B4B6D" w14:textId="191673B0" w:rsidR="00747A43" w:rsidRPr="008A0AB3" w:rsidRDefault="00747A43" w:rsidP="00572DF8">
            <w:pPr>
              <w:jc w:val="center"/>
              <w:rPr>
                <w:rFonts w:cstheme="minorHAnsi"/>
                <w:noProof/>
              </w:rPr>
            </w:pPr>
            <w:r w:rsidRPr="008A0AB3">
              <w:rPr>
                <w:rFonts w:cstheme="minorHAnsi"/>
                <w:noProof/>
              </w:rPr>
              <w:t>-</w:t>
            </w:r>
          </w:p>
        </w:tc>
      </w:tr>
      <w:tr w:rsidR="00CC619B" w:rsidRPr="008A0AB3" w14:paraId="3447CA5F" w14:textId="77777777" w:rsidTr="001042E1">
        <w:trPr>
          <w:trHeight w:val="243"/>
        </w:trPr>
        <w:tc>
          <w:tcPr>
            <w:tcW w:w="2157" w:type="dxa"/>
          </w:tcPr>
          <w:p w14:paraId="3A5F99AC" w14:textId="29C0E6A2" w:rsidR="00747A43" w:rsidRPr="00856DFC" w:rsidRDefault="00747A43" w:rsidP="00572DF8">
            <w:pPr>
              <w:jc w:val="both"/>
              <w:rPr>
                <w:rFonts w:cstheme="minorHAnsi"/>
                <w:b/>
                <w:bCs/>
                <w:i/>
                <w:iCs/>
                <w:noProof/>
              </w:rPr>
            </w:pPr>
            <w:r w:rsidRPr="00856DFC">
              <w:rPr>
                <w:rFonts w:cstheme="minorHAnsi"/>
                <w:b/>
                <w:bCs/>
                <w:i/>
                <w:iCs/>
                <w:noProof/>
              </w:rPr>
              <w:t>Deir-ez-Zor</w:t>
            </w:r>
          </w:p>
        </w:tc>
        <w:tc>
          <w:tcPr>
            <w:tcW w:w="1382" w:type="dxa"/>
            <w:shd w:val="clear" w:color="auto" w:fill="E2EFD9" w:themeFill="accent6" w:themeFillTint="33"/>
          </w:tcPr>
          <w:p w14:paraId="00972AB0" w14:textId="44104F96"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74" w:type="dxa"/>
            <w:shd w:val="clear" w:color="auto" w:fill="E2EFD9" w:themeFill="accent6" w:themeFillTint="33"/>
          </w:tcPr>
          <w:p w14:paraId="424D5530" w14:textId="1F2994D7"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6" w:type="dxa"/>
            <w:shd w:val="clear" w:color="auto" w:fill="E2EFD9" w:themeFill="accent6" w:themeFillTint="33"/>
          </w:tcPr>
          <w:p w14:paraId="2BC9F592" w14:textId="3F02AD7A" w:rsidR="00747A43" w:rsidRPr="008A0AB3" w:rsidRDefault="00CC619B" w:rsidP="00572DF8">
            <w:pPr>
              <w:jc w:val="center"/>
              <w:rPr>
                <w:rFonts w:cstheme="minorHAnsi"/>
                <w:noProof/>
              </w:rPr>
            </w:pPr>
            <w:r w:rsidRPr="008A0AB3">
              <w:rPr>
                <w:rFonts w:cstheme="minorHAnsi"/>
              </w:rPr>
              <w:t xml:space="preserve">4.0 </w:t>
            </w:r>
            <m:oMath>
              <m:r>
                <w:rPr>
                  <w:rFonts w:ascii="Cambria Math" w:hAnsi="Cambria Math" w:cstheme="minorHAnsi"/>
                </w:rPr>
                <m:t>×</m:t>
              </m:r>
            </m:oMath>
            <w:r w:rsidRPr="008A0AB3">
              <w:rPr>
                <w:rFonts w:cstheme="minorHAnsi"/>
              </w:rPr>
              <w:t>10</w:t>
            </w:r>
            <w:r w:rsidRPr="008A0AB3">
              <w:rPr>
                <w:rFonts w:cstheme="minorHAnsi"/>
                <w:vertAlign w:val="superscript"/>
              </w:rPr>
              <w:t>-4</w:t>
            </w:r>
          </w:p>
        </w:tc>
        <w:tc>
          <w:tcPr>
            <w:tcW w:w="1104" w:type="dxa"/>
            <w:shd w:val="clear" w:color="auto" w:fill="E2EFD9" w:themeFill="accent6" w:themeFillTint="33"/>
          </w:tcPr>
          <w:p w14:paraId="7DDEACE4" w14:textId="1A440571"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2" w:type="dxa"/>
            <w:shd w:val="clear" w:color="auto" w:fill="AEAAAA" w:themeFill="background2" w:themeFillShade="BF"/>
          </w:tcPr>
          <w:p w14:paraId="629B9246" w14:textId="6A796412" w:rsidR="00747A43" w:rsidRPr="008A0AB3" w:rsidRDefault="00747A43" w:rsidP="00572DF8">
            <w:pPr>
              <w:jc w:val="center"/>
              <w:rPr>
                <w:rFonts w:cstheme="minorHAnsi"/>
                <w:noProof/>
              </w:rPr>
            </w:pPr>
            <w:r w:rsidRPr="008A0AB3">
              <w:rPr>
                <w:rFonts w:cstheme="minorHAnsi"/>
                <w:noProof/>
              </w:rPr>
              <w:t>-</w:t>
            </w:r>
          </w:p>
        </w:tc>
        <w:tc>
          <w:tcPr>
            <w:tcW w:w="1119" w:type="dxa"/>
            <w:shd w:val="clear" w:color="auto" w:fill="AEAAAA" w:themeFill="background2" w:themeFillShade="BF"/>
          </w:tcPr>
          <w:p w14:paraId="0547738E" w14:textId="343EDB8C" w:rsidR="00747A43" w:rsidRPr="008A0AB3" w:rsidRDefault="00747A43" w:rsidP="00572DF8">
            <w:pPr>
              <w:jc w:val="center"/>
              <w:rPr>
                <w:rFonts w:cstheme="minorHAnsi"/>
                <w:noProof/>
              </w:rPr>
            </w:pPr>
            <w:r w:rsidRPr="008A0AB3">
              <w:rPr>
                <w:rFonts w:cstheme="minorHAnsi"/>
                <w:noProof/>
              </w:rPr>
              <w:t>-</w:t>
            </w:r>
          </w:p>
        </w:tc>
        <w:tc>
          <w:tcPr>
            <w:tcW w:w="1105" w:type="dxa"/>
            <w:shd w:val="clear" w:color="auto" w:fill="AEAAAA" w:themeFill="background2" w:themeFillShade="BF"/>
          </w:tcPr>
          <w:p w14:paraId="5AED946F" w14:textId="20172DA5" w:rsidR="00747A43" w:rsidRPr="008A0AB3" w:rsidRDefault="00747A43" w:rsidP="00572DF8">
            <w:pPr>
              <w:jc w:val="center"/>
              <w:rPr>
                <w:rFonts w:cstheme="minorHAnsi"/>
                <w:noProof/>
              </w:rPr>
            </w:pPr>
            <w:r w:rsidRPr="008A0AB3">
              <w:rPr>
                <w:rFonts w:cstheme="minorHAnsi"/>
                <w:noProof/>
              </w:rPr>
              <w:t>-</w:t>
            </w:r>
          </w:p>
        </w:tc>
        <w:tc>
          <w:tcPr>
            <w:tcW w:w="1103" w:type="dxa"/>
            <w:shd w:val="clear" w:color="auto" w:fill="AEAAAA" w:themeFill="background2" w:themeFillShade="BF"/>
          </w:tcPr>
          <w:p w14:paraId="2128C62F" w14:textId="0D60D9AB" w:rsidR="00747A43" w:rsidRPr="008A0AB3" w:rsidRDefault="00747A43" w:rsidP="00572DF8">
            <w:pPr>
              <w:jc w:val="center"/>
              <w:rPr>
                <w:rFonts w:cstheme="minorHAnsi"/>
                <w:noProof/>
              </w:rPr>
            </w:pPr>
            <w:r w:rsidRPr="008A0AB3">
              <w:rPr>
                <w:rFonts w:cstheme="minorHAnsi"/>
                <w:noProof/>
              </w:rPr>
              <w:t>-</w:t>
            </w:r>
          </w:p>
        </w:tc>
      </w:tr>
      <w:tr w:rsidR="00CC619B" w:rsidRPr="008A0AB3" w14:paraId="3C1832BD" w14:textId="77777777" w:rsidTr="001042E1">
        <w:trPr>
          <w:trHeight w:val="251"/>
        </w:trPr>
        <w:tc>
          <w:tcPr>
            <w:tcW w:w="2157" w:type="dxa"/>
          </w:tcPr>
          <w:p w14:paraId="412B7B6C" w14:textId="34E9E000" w:rsidR="00747A43" w:rsidRPr="00856DFC" w:rsidRDefault="00747A43" w:rsidP="00572DF8">
            <w:pPr>
              <w:jc w:val="both"/>
              <w:rPr>
                <w:rFonts w:cstheme="minorHAnsi"/>
                <w:b/>
                <w:bCs/>
                <w:i/>
                <w:iCs/>
                <w:noProof/>
              </w:rPr>
            </w:pPr>
            <w:r w:rsidRPr="00856DFC">
              <w:rPr>
                <w:rFonts w:cstheme="minorHAnsi"/>
                <w:b/>
                <w:bCs/>
                <w:i/>
                <w:iCs/>
                <w:noProof/>
              </w:rPr>
              <w:t>Hama</w:t>
            </w:r>
          </w:p>
        </w:tc>
        <w:tc>
          <w:tcPr>
            <w:tcW w:w="1382" w:type="dxa"/>
            <w:shd w:val="clear" w:color="auto" w:fill="E2EFD9" w:themeFill="accent6" w:themeFillTint="33"/>
          </w:tcPr>
          <w:p w14:paraId="3C2AC111" w14:textId="6C5A7B9A" w:rsidR="00747A43" w:rsidRPr="008A0AB3" w:rsidRDefault="00747A43" w:rsidP="00572DF8">
            <w:pPr>
              <w:jc w:val="center"/>
              <w:rPr>
                <w:rFonts w:cstheme="minorHAnsi"/>
                <w:noProof/>
              </w:rPr>
            </w:pPr>
            <w:r w:rsidRPr="008A0AB3">
              <w:rPr>
                <w:rFonts w:cstheme="minorHAnsi"/>
              </w:rPr>
              <w:t xml:space="preserve">1.3 </w:t>
            </w:r>
            <m:oMath>
              <m:r>
                <w:rPr>
                  <w:rFonts w:ascii="Cambria Math" w:hAnsi="Cambria Math" w:cstheme="minorHAnsi"/>
                </w:rPr>
                <m:t>×</m:t>
              </m:r>
            </m:oMath>
            <w:r w:rsidRPr="008A0AB3">
              <w:rPr>
                <w:rFonts w:cstheme="minorHAnsi"/>
              </w:rPr>
              <w:t>10</w:t>
            </w:r>
            <w:r w:rsidRPr="008A0AB3">
              <w:rPr>
                <w:rFonts w:cstheme="minorHAnsi"/>
                <w:vertAlign w:val="superscript"/>
              </w:rPr>
              <w:t>-13</w:t>
            </w:r>
          </w:p>
        </w:tc>
        <w:tc>
          <w:tcPr>
            <w:tcW w:w="1174" w:type="dxa"/>
            <w:shd w:val="clear" w:color="auto" w:fill="E2EFD9" w:themeFill="accent6" w:themeFillTint="33"/>
          </w:tcPr>
          <w:p w14:paraId="4F3D730E" w14:textId="745BD8DE"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6" w:type="dxa"/>
            <w:shd w:val="clear" w:color="auto" w:fill="E2EFD9" w:themeFill="accent6" w:themeFillTint="33"/>
          </w:tcPr>
          <w:p w14:paraId="0373BDAD" w14:textId="273F1BD8"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4" w:type="dxa"/>
            <w:shd w:val="clear" w:color="auto" w:fill="E2EFD9" w:themeFill="accent6" w:themeFillTint="33"/>
          </w:tcPr>
          <w:p w14:paraId="0A40444F" w14:textId="3AD606F5"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2" w:type="dxa"/>
            <w:shd w:val="clear" w:color="auto" w:fill="E2EFD9" w:themeFill="accent6" w:themeFillTint="33"/>
          </w:tcPr>
          <w:p w14:paraId="5E892F7D" w14:textId="031BD7C5"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19" w:type="dxa"/>
            <w:shd w:val="clear" w:color="auto" w:fill="AEAAAA" w:themeFill="background2" w:themeFillShade="BF"/>
          </w:tcPr>
          <w:p w14:paraId="4FEFAF5E" w14:textId="6176971C" w:rsidR="00747A43" w:rsidRPr="008A0AB3" w:rsidRDefault="00747A43" w:rsidP="00572DF8">
            <w:pPr>
              <w:jc w:val="center"/>
              <w:rPr>
                <w:rFonts w:cstheme="minorHAnsi"/>
                <w:noProof/>
              </w:rPr>
            </w:pPr>
            <w:r w:rsidRPr="008A0AB3">
              <w:rPr>
                <w:rFonts w:cstheme="minorHAnsi"/>
                <w:noProof/>
              </w:rPr>
              <w:t>-</w:t>
            </w:r>
          </w:p>
        </w:tc>
        <w:tc>
          <w:tcPr>
            <w:tcW w:w="1105" w:type="dxa"/>
            <w:shd w:val="clear" w:color="auto" w:fill="AEAAAA" w:themeFill="background2" w:themeFillShade="BF"/>
          </w:tcPr>
          <w:p w14:paraId="0B6603CA" w14:textId="1D8FEDAF" w:rsidR="00747A43" w:rsidRPr="008A0AB3" w:rsidRDefault="00747A43" w:rsidP="00572DF8">
            <w:pPr>
              <w:jc w:val="center"/>
              <w:rPr>
                <w:rFonts w:cstheme="minorHAnsi"/>
                <w:noProof/>
              </w:rPr>
            </w:pPr>
            <w:r w:rsidRPr="008A0AB3">
              <w:rPr>
                <w:rFonts w:cstheme="minorHAnsi"/>
                <w:noProof/>
              </w:rPr>
              <w:t>-</w:t>
            </w:r>
          </w:p>
        </w:tc>
        <w:tc>
          <w:tcPr>
            <w:tcW w:w="1103" w:type="dxa"/>
            <w:shd w:val="clear" w:color="auto" w:fill="AEAAAA" w:themeFill="background2" w:themeFillShade="BF"/>
          </w:tcPr>
          <w:p w14:paraId="392784A3" w14:textId="359E0441" w:rsidR="00747A43" w:rsidRPr="008A0AB3" w:rsidRDefault="00747A43" w:rsidP="00572DF8">
            <w:pPr>
              <w:jc w:val="center"/>
              <w:rPr>
                <w:rFonts w:cstheme="minorHAnsi"/>
                <w:noProof/>
              </w:rPr>
            </w:pPr>
            <w:r w:rsidRPr="008A0AB3">
              <w:rPr>
                <w:rFonts w:cstheme="minorHAnsi"/>
                <w:noProof/>
              </w:rPr>
              <w:t>-</w:t>
            </w:r>
          </w:p>
        </w:tc>
      </w:tr>
      <w:tr w:rsidR="00CC619B" w:rsidRPr="008A0AB3" w14:paraId="173614BA" w14:textId="77777777" w:rsidTr="001042E1">
        <w:trPr>
          <w:trHeight w:val="243"/>
        </w:trPr>
        <w:tc>
          <w:tcPr>
            <w:tcW w:w="2157" w:type="dxa"/>
          </w:tcPr>
          <w:p w14:paraId="075F481E" w14:textId="7B76173B" w:rsidR="00747A43" w:rsidRPr="00856DFC" w:rsidRDefault="00747A43" w:rsidP="00572DF8">
            <w:pPr>
              <w:jc w:val="both"/>
              <w:rPr>
                <w:rFonts w:cstheme="minorHAnsi"/>
                <w:b/>
                <w:bCs/>
                <w:i/>
                <w:iCs/>
                <w:noProof/>
              </w:rPr>
            </w:pPr>
            <w:r w:rsidRPr="00856DFC">
              <w:rPr>
                <w:rFonts w:cstheme="minorHAnsi"/>
                <w:b/>
                <w:bCs/>
                <w:i/>
                <w:iCs/>
                <w:noProof/>
              </w:rPr>
              <w:t>Homs</w:t>
            </w:r>
          </w:p>
        </w:tc>
        <w:tc>
          <w:tcPr>
            <w:tcW w:w="1382" w:type="dxa"/>
            <w:shd w:val="clear" w:color="auto" w:fill="E2EFD9" w:themeFill="accent6" w:themeFillTint="33"/>
          </w:tcPr>
          <w:p w14:paraId="6D5E5700" w14:textId="24F9411B"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74" w:type="dxa"/>
            <w:shd w:val="clear" w:color="auto" w:fill="E2EFD9" w:themeFill="accent6" w:themeFillTint="33"/>
          </w:tcPr>
          <w:p w14:paraId="573C8C5E" w14:textId="78CAC798"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6" w:type="dxa"/>
            <w:shd w:val="clear" w:color="auto" w:fill="E2EFD9" w:themeFill="accent6" w:themeFillTint="33"/>
          </w:tcPr>
          <w:p w14:paraId="48E1C53E" w14:textId="48F60B5E"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4" w:type="dxa"/>
            <w:shd w:val="clear" w:color="auto" w:fill="E2EFD9" w:themeFill="accent6" w:themeFillTint="33"/>
          </w:tcPr>
          <w:p w14:paraId="1858C639" w14:textId="177B54D1"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2" w:type="dxa"/>
            <w:shd w:val="clear" w:color="auto" w:fill="E2EFD9" w:themeFill="accent6" w:themeFillTint="33"/>
          </w:tcPr>
          <w:p w14:paraId="20B9455C" w14:textId="2F90B979"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19" w:type="dxa"/>
            <w:shd w:val="clear" w:color="auto" w:fill="E2EFD9" w:themeFill="accent6" w:themeFillTint="33"/>
          </w:tcPr>
          <w:p w14:paraId="7EA6AD4A" w14:textId="467D5870" w:rsidR="00747A43" w:rsidRPr="008A0AB3" w:rsidRDefault="00CC619B" w:rsidP="00572DF8">
            <w:pPr>
              <w:jc w:val="center"/>
              <w:rPr>
                <w:rFonts w:cstheme="minorHAnsi"/>
                <w:noProof/>
              </w:rPr>
            </w:pPr>
            <w:r w:rsidRPr="008A0AB3">
              <w:rPr>
                <w:rFonts w:cstheme="minorHAnsi"/>
              </w:rPr>
              <w:t xml:space="preserve">4.6 </w:t>
            </w:r>
            <m:oMath>
              <m:r>
                <w:rPr>
                  <w:rFonts w:ascii="Cambria Math" w:hAnsi="Cambria Math" w:cstheme="minorHAnsi"/>
                </w:rPr>
                <m:t>×</m:t>
              </m:r>
            </m:oMath>
            <w:r w:rsidRPr="008A0AB3">
              <w:rPr>
                <w:rFonts w:cstheme="minorHAnsi"/>
              </w:rPr>
              <w:t>10</w:t>
            </w:r>
            <w:r w:rsidRPr="008A0AB3">
              <w:rPr>
                <w:rFonts w:cstheme="minorHAnsi"/>
                <w:vertAlign w:val="superscript"/>
              </w:rPr>
              <w:t>-6</w:t>
            </w:r>
          </w:p>
        </w:tc>
        <w:tc>
          <w:tcPr>
            <w:tcW w:w="1105" w:type="dxa"/>
            <w:shd w:val="clear" w:color="auto" w:fill="AEAAAA" w:themeFill="background2" w:themeFillShade="BF"/>
          </w:tcPr>
          <w:p w14:paraId="5914B1AC" w14:textId="5BD24974" w:rsidR="00747A43" w:rsidRPr="008A0AB3" w:rsidRDefault="00747A43" w:rsidP="00572DF8">
            <w:pPr>
              <w:jc w:val="center"/>
              <w:rPr>
                <w:rFonts w:cstheme="minorHAnsi"/>
                <w:noProof/>
              </w:rPr>
            </w:pPr>
            <w:r w:rsidRPr="008A0AB3">
              <w:rPr>
                <w:rFonts w:cstheme="minorHAnsi"/>
                <w:noProof/>
              </w:rPr>
              <w:t>-</w:t>
            </w:r>
          </w:p>
        </w:tc>
        <w:tc>
          <w:tcPr>
            <w:tcW w:w="1103" w:type="dxa"/>
            <w:shd w:val="clear" w:color="auto" w:fill="AEAAAA" w:themeFill="background2" w:themeFillShade="BF"/>
          </w:tcPr>
          <w:p w14:paraId="5B52EC0A" w14:textId="0A15F580" w:rsidR="00747A43" w:rsidRPr="008A0AB3" w:rsidRDefault="00747A43" w:rsidP="00572DF8">
            <w:pPr>
              <w:jc w:val="center"/>
              <w:rPr>
                <w:rFonts w:cstheme="minorHAnsi"/>
                <w:noProof/>
              </w:rPr>
            </w:pPr>
            <w:r w:rsidRPr="008A0AB3">
              <w:rPr>
                <w:rFonts w:cstheme="minorHAnsi"/>
                <w:noProof/>
              </w:rPr>
              <w:t>-</w:t>
            </w:r>
          </w:p>
        </w:tc>
      </w:tr>
      <w:tr w:rsidR="00CC619B" w:rsidRPr="008A0AB3" w14:paraId="31A3AC01" w14:textId="77777777" w:rsidTr="001042E1">
        <w:trPr>
          <w:trHeight w:val="251"/>
        </w:trPr>
        <w:tc>
          <w:tcPr>
            <w:tcW w:w="2157" w:type="dxa"/>
          </w:tcPr>
          <w:p w14:paraId="10C5D5ED" w14:textId="76CEEC2D" w:rsidR="00747A43" w:rsidRPr="00856DFC" w:rsidRDefault="00747A43" w:rsidP="00572DF8">
            <w:pPr>
              <w:jc w:val="both"/>
              <w:rPr>
                <w:rFonts w:cstheme="minorHAnsi"/>
                <w:b/>
                <w:bCs/>
                <w:i/>
                <w:iCs/>
                <w:noProof/>
              </w:rPr>
            </w:pPr>
            <w:r w:rsidRPr="00856DFC">
              <w:rPr>
                <w:rFonts w:cstheme="minorHAnsi"/>
                <w:b/>
                <w:bCs/>
                <w:i/>
                <w:iCs/>
                <w:noProof/>
              </w:rPr>
              <w:t>Idleb</w:t>
            </w:r>
          </w:p>
        </w:tc>
        <w:tc>
          <w:tcPr>
            <w:tcW w:w="1382" w:type="dxa"/>
            <w:shd w:val="clear" w:color="auto" w:fill="E2EFD9" w:themeFill="accent6" w:themeFillTint="33"/>
          </w:tcPr>
          <w:p w14:paraId="10AC9AF9" w14:textId="647E4848"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74" w:type="dxa"/>
            <w:shd w:val="clear" w:color="auto" w:fill="E2EFD9" w:themeFill="accent6" w:themeFillTint="33"/>
          </w:tcPr>
          <w:p w14:paraId="48C20CEF" w14:textId="300990AE" w:rsidR="00747A43" w:rsidRPr="008A0AB3" w:rsidRDefault="00CC619B" w:rsidP="00572DF8">
            <w:pPr>
              <w:jc w:val="center"/>
              <w:rPr>
                <w:rFonts w:cstheme="minorHAnsi"/>
                <w:noProof/>
              </w:rPr>
            </w:pPr>
            <w:r w:rsidRPr="008A0AB3">
              <w:rPr>
                <w:rFonts w:cstheme="minorHAnsi"/>
                <w:noProof/>
              </w:rPr>
              <w:t>0.0180</w:t>
            </w:r>
          </w:p>
        </w:tc>
        <w:tc>
          <w:tcPr>
            <w:tcW w:w="1106" w:type="dxa"/>
            <w:shd w:val="clear" w:color="auto" w:fill="E2EFD9" w:themeFill="accent6" w:themeFillTint="33"/>
          </w:tcPr>
          <w:p w14:paraId="57771BCB" w14:textId="0F5F947D" w:rsidR="00747A43" w:rsidRPr="008A0AB3" w:rsidRDefault="00CC619B" w:rsidP="00572DF8">
            <w:pPr>
              <w:jc w:val="center"/>
              <w:rPr>
                <w:rFonts w:cstheme="minorHAnsi"/>
                <w:noProof/>
              </w:rPr>
            </w:pPr>
            <w:r w:rsidRPr="008A0AB3">
              <w:rPr>
                <w:rFonts w:cstheme="minorHAnsi"/>
                <w:noProof/>
              </w:rPr>
              <w:t>0.0180</w:t>
            </w:r>
          </w:p>
        </w:tc>
        <w:tc>
          <w:tcPr>
            <w:tcW w:w="1104" w:type="dxa"/>
            <w:shd w:val="clear" w:color="auto" w:fill="E2EFD9" w:themeFill="accent6" w:themeFillTint="33"/>
          </w:tcPr>
          <w:p w14:paraId="0F7214F7" w14:textId="54AD893B"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2" w:type="dxa"/>
            <w:shd w:val="clear" w:color="auto" w:fill="E2EFD9" w:themeFill="accent6" w:themeFillTint="33"/>
          </w:tcPr>
          <w:p w14:paraId="269AEF85" w14:textId="7E16D0E8"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19" w:type="dxa"/>
            <w:shd w:val="clear" w:color="auto" w:fill="E2EFD9" w:themeFill="accent6" w:themeFillTint="33"/>
          </w:tcPr>
          <w:p w14:paraId="20E3861A" w14:textId="17928740"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5" w:type="dxa"/>
            <w:shd w:val="clear" w:color="auto" w:fill="E2EFD9" w:themeFill="accent6" w:themeFillTint="33"/>
          </w:tcPr>
          <w:p w14:paraId="7DAA59D8" w14:textId="28D23F4E"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3" w:type="dxa"/>
            <w:shd w:val="clear" w:color="auto" w:fill="AEAAAA" w:themeFill="background2" w:themeFillShade="BF"/>
          </w:tcPr>
          <w:p w14:paraId="539C638B" w14:textId="2D58D549" w:rsidR="00747A43" w:rsidRPr="008A0AB3" w:rsidRDefault="00747A43" w:rsidP="00572DF8">
            <w:pPr>
              <w:jc w:val="center"/>
              <w:rPr>
                <w:rFonts w:cstheme="minorHAnsi"/>
                <w:noProof/>
              </w:rPr>
            </w:pPr>
            <w:r w:rsidRPr="008A0AB3">
              <w:rPr>
                <w:rFonts w:cstheme="minorHAnsi"/>
                <w:noProof/>
              </w:rPr>
              <w:t>-</w:t>
            </w:r>
          </w:p>
        </w:tc>
      </w:tr>
      <w:tr w:rsidR="007C0BFB" w:rsidRPr="008A0AB3" w14:paraId="2A0D3D09" w14:textId="77777777" w:rsidTr="001042E1">
        <w:trPr>
          <w:trHeight w:val="243"/>
        </w:trPr>
        <w:tc>
          <w:tcPr>
            <w:tcW w:w="2157" w:type="dxa"/>
          </w:tcPr>
          <w:p w14:paraId="5129E47E" w14:textId="7D715763" w:rsidR="00747A43" w:rsidRPr="00856DFC" w:rsidRDefault="00747A43" w:rsidP="00572DF8">
            <w:pPr>
              <w:jc w:val="both"/>
              <w:rPr>
                <w:rFonts w:cstheme="minorHAnsi"/>
                <w:b/>
                <w:bCs/>
                <w:i/>
                <w:iCs/>
                <w:noProof/>
              </w:rPr>
            </w:pPr>
            <w:r w:rsidRPr="00856DFC">
              <w:rPr>
                <w:rFonts w:cstheme="minorHAnsi"/>
                <w:b/>
                <w:bCs/>
                <w:i/>
                <w:iCs/>
                <w:noProof/>
              </w:rPr>
              <w:t>Quneitra</w:t>
            </w:r>
          </w:p>
        </w:tc>
        <w:tc>
          <w:tcPr>
            <w:tcW w:w="1382" w:type="dxa"/>
            <w:shd w:val="clear" w:color="auto" w:fill="F2DADA"/>
          </w:tcPr>
          <w:p w14:paraId="4F2FA8DD" w14:textId="5B0C2C41" w:rsidR="00747A43" w:rsidRPr="008A0AB3" w:rsidRDefault="00747A43" w:rsidP="00572DF8">
            <w:pPr>
              <w:jc w:val="center"/>
              <w:rPr>
                <w:rFonts w:cstheme="minorHAnsi"/>
                <w:noProof/>
              </w:rPr>
            </w:pPr>
            <w:r w:rsidRPr="008A0AB3">
              <w:rPr>
                <w:rFonts w:cstheme="minorHAnsi"/>
                <w:noProof/>
              </w:rPr>
              <w:t>0.287</w:t>
            </w:r>
          </w:p>
        </w:tc>
        <w:tc>
          <w:tcPr>
            <w:tcW w:w="1174" w:type="dxa"/>
            <w:shd w:val="clear" w:color="auto" w:fill="E2EFD9" w:themeFill="accent6" w:themeFillTint="33"/>
          </w:tcPr>
          <w:p w14:paraId="726E001F" w14:textId="5D24739F" w:rsidR="00747A43" w:rsidRPr="008A0AB3" w:rsidRDefault="00CC619B" w:rsidP="00572DF8">
            <w:pPr>
              <w:jc w:val="center"/>
              <w:rPr>
                <w:rFonts w:cstheme="minorHAnsi"/>
                <w:noProof/>
              </w:rPr>
            </w:pPr>
            <w:r w:rsidRPr="008A0AB3">
              <w:rPr>
                <w:rFonts w:cstheme="minorHAnsi"/>
              </w:rPr>
              <w:t xml:space="preserve">2.1 </w:t>
            </w:r>
            <m:oMath>
              <m:r>
                <w:rPr>
                  <w:rFonts w:ascii="Cambria Math" w:hAnsi="Cambria Math" w:cstheme="minorHAnsi"/>
                </w:rPr>
                <m:t>×</m:t>
              </m:r>
            </m:oMath>
            <w:r w:rsidRPr="008A0AB3">
              <w:rPr>
                <w:rFonts w:cstheme="minorHAnsi"/>
              </w:rPr>
              <w:t>10</w:t>
            </w:r>
            <w:r w:rsidRPr="008A0AB3">
              <w:rPr>
                <w:rFonts w:cstheme="minorHAnsi"/>
                <w:vertAlign w:val="superscript"/>
              </w:rPr>
              <w:t>-11</w:t>
            </w:r>
          </w:p>
        </w:tc>
        <w:tc>
          <w:tcPr>
            <w:tcW w:w="1106" w:type="dxa"/>
            <w:shd w:val="clear" w:color="auto" w:fill="E2EFD9" w:themeFill="accent6" w:themeFillTint="33"/>
          </w:tcPr>
          <w:p w14:paraId="01079D4D" w14:textId="453ED4DA" w:rsidR="00747A43" w:rsidRPr="008A0AB3" w:rsidRDefault="00CC619B" w:rsidP="00572DF8">
            <w:pPr>
              <w:jc w:val="center"/>
              <w:rPr>
                <w:rFonts w:cstheme="minorHAnsi"/>
                <w:noProof/>
              </w:rPr>
            </w:pPr>
            <w:r w:rsidRPr="008A0AB3">
              <w:rPr>
                <w:rFonts w:cstheme="minorHAnsi"/>
              </w:rPr>
              <w:t xml:space="preserve">8.6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4" w:type="dxa"/>
            <w:shd w:val="clear" w:color="auto" w:fill="E2EFD9" w:themeFill="accent6" w:themeFillTint="33"/>
          </w:tcPr>
          <w:p w14:paraId="1C2A4627" w14:textId="7DDCABD6" w:rsidR="00747A43" w:rsidRPr="008A0AB3" w:rsidRDefault="00CC619B" w:rsidP="00572DF8">
            <w:pPr>
              <w:jc w:val="center"/>
              <w:rPr>
                <w:rFonts w:cstheme="minorHAnsi"/>
                <w:noProof/>
              </w:rPr>
            </w:pPr>
            <w:r w:rsidRPr="008A0AB3">
              <w:rPr>
                <w:rFonts w:cstheme="minorHAnsi"/>
                <w:noProof/>
              </w:rPr>
              <w:t>0.0374</w:t>
            </w:r>
          </w:p>
        </w:tc>
        <w:tc>
          <w:tcPr>
            <w:tcW w:w="1102" w:type="dxa"/>
            <w:shd w:val="clear" w:color="auto" w:fill="E2EFD9" w:themeFill="accent6" w:themeFillTint="33"/>
          </w:tcPr>
          <w:p w14:paraId="1CD1FBF8" w14:textId="2A19A557"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19" w:type="dxa"/>
            <w:shd w:val="clear" w:color="auto" w:fill="E2EFD9" w:themeFill="accent6" w:themeFillTint="33"/>
          </w:tcPr>
          <w:p w14:paraId="3EBC281B" w14:textId="5E73A167" w:rsidR="00747A43" w:rsidRPr="008A0AB3" w:rsidRDefault="00CC619B" w:rsidP="00572DF8">
            <w:pPr>
              <w:jc w:val="center"/>
              <w:rPr>
                <w:rFonts w:cstheme="minorHAnsi"/>
                <w:noProof/>
              </w:rPr>
            </w:pPr>
            <w:r w:rsidRPr="008A0AB3">
              <w:rPr>
                <w:rFonts w:cstheme="minorHAnsi"/>
              </w:rPr>
              <w:t xml:space="preserve">7.4 </w:t>
            </w:r>
            <m:oMath>
              <m:r>
                <w:rPr>
                  <w:rFonts w:ascii="Cambria Math" w:hAnsi="Cambria Math" w:cstheme="minorHAnsi"/>
                </w:rPr>
                <m:t>×</m:t>
              </m:r>
            </m:oMath>
            <w:r w:rsidRPr="008A0AB3">
              <w:rPr>
                <w:rFonts w:cstheme="minorHAnsi"/>
              </w:rPr>
              <w:t>10</w:t>
            </w:r>
            <w:r w:rsidRPr="008A0AB3">
              <w:rPr>
                <w:rFonts w:cstheme="minorHAnsi"/>
                <w:vertAlign w:val="superscript"/>
              </w:rPr>
              <w:t>-4</w:t>
            </w:r>
          </w:p>
        </w:tc>
        <w:tc>
          <w:tcPr>
            <w:tcW w:w="1105" w:type="dxa"/>
            <w:shd w:val="clear" w:color="auto" w:fill="E2EFD9" w:themeFill="accent6" w:themeFillTint="33"/>
          </w:tcPr>
          <w:p w14:paraId="535B6F2F" w14:textId="4D74DCAA" w:rsidR="00747A43" w:rsidRPr="008A0AB3" w:rsidRDefault="00CC619B" w:rsidP="00572DF8">
            <w:pPr>
              <w:jc w:val="center"/>
              <w:rPr>
                <w:rFonts w:cstheme="minorHAnsi"/>
                <w:noProof/>
              </w:rPr>
            </w:pPr>
            <w:r w:rsidRPr="008A0AB3">
              <w:rPr>
                <w:rFonts w:cstheme="minorHAnsi"/>
              </w:rPr>
              <w:t xml:space="preserve">3.9 </w:t>
            </w:r>
            <m:oMath>
              <m:r>
                <w:rPr>
                  <w:rFonts w:ascii="Cambria Math" w:hAnsi="Cambria Math" w:cstheme="minorHAnsi"/>
                </w:rPr>
                <m:t>×</m:t>
              </m:r>
            </m:oMath>
            <w:r w:rsidRPr="008A0AB3">
              <w:rPr>
                <w:rFonts w:cstheme="minorHAnsi"/>
              </w:rPr>
              <w:t>10</w:t>
            </w:r>
            <w:r w:rsidRPr="008A0AB3">
              <w:rPr>
                <w:rFonts w:cstheme="minorHAnsi"/>
                <w:vertAlign w:val="superscript"/>
              </w:rPr>
              <w:t>-11</w:t>
            </w:r>
          </w:p>
        </w:tc>
        <w:tc>
          <w:tcPr>
            <w:tcW w:w="1103" w:type="dxa"/>
            <w:shd w:val="clear" w:color="auto" w:fill="E2EFD9" w:themeFill="accent6" w:themeFillTint="33"/>
          </w:tcPr>
          <w:p w14:paraId="75C53849" w14:textId="64A295D6"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r>
    </w:tbl>
    <w:p w14:paraId="7165B5D2" w14:textId="4233183A" w:rsidR="008B0572" w:rsidRPr="008A0AB3" w:rsidRDefault="008B0572" w:rsidP="00572DF8">
      <w:pPr>
        <w:spacing w:line="240" w:lineRule="auto"/>
        <w:jc w:val="both"/>
        <w:rPr>
          <w:rFonts w:cstheme="minorHAnsi"/>
          <w:noProof/>
        </w:rPr>
      </w:pPr>
    </w:p>
    <w:p w14:paraId="17DDC2A7" w14:textId="472FADAE" w:rsidR="009A0E0B" w:rsidRPr="008A0AB3" w:rsidRDefault="005B0A9B" w:rsidP="00572DF8">
      <w:pPr>
        <w:spacing w:line="240" w:lineRule="auto"/>
        <w:jc w:val="both"/>
        <w:rPr>
          <w:rFonts w:cstheme="minorHAnsi"/>
          <w:noProof/>
        </w:rPr>
      </w:pPr>
      <w:r w:rsidRPr="008A0AB3">
        <w:rPr>
          <w:rFonts w:cstheme="minorHAnsi"/>
          <w:noProof/>
        </w:rPr>
        <w:drawing>
          <wp:anchor distT="0" distB="0" distL="114300" distR="114300" simplePos="0" relativeHeight="251668480" behindDoc="0" locked="0" layoutInCell="1" allowOverlap="1" wp14:anchorId="3D64CC4F" wp14:editId="2D31EDA6">
            <wp:simplePos x="0" y="0"/>
            <wp:positionH relativeFrom="column">
              <wp:posOffset>859790</wp:posOffset>
            </wp:positionH>
            <wp:positionV relativeFrom="paragraph">
              <wp:posOffset>2806700</wp:posOffset>
            </wp:positionV>
            <wp:extent cx="4327525" cy="26701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27525" cy="26701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59A2104A" wp14:editId="157C6CA4">
            <wp:simplePos x="0" y="0"/>
            <wp:positionH relativeFrom="column">
              <wp:posOffset>891540</wp:posOffset>
            </wp:positionH>
            <wp:positionV relativeFrom="paragraph">
              <wp:posOffset>180340</wp:posOffset>
            </wp:positionV>
            <wp:extent cx="4175125" cy="25755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175125" cy="2575560"/>
                    </a:xfrm>
                    <a:prstGeom prst="rect">
                      <a:avLst/>
                    </a:prstGeom>
                  </pic:spPr>
                </pic:pic>
              </a:graphicData>
            </a:graphic>
            <wp14:sizeRelH relativeFrom="margin">
              <wp14:pctWidth>0</wp14:pctWidth>
            </wp14:sizeRelH>
            <wp14:sizeRelV relativeFrom="margin">
              <wp14:pctHeight>0</wp14:pctHeight>
            </wp14:sizeRelV>
          </wp:anchor>
        </w:drawing>
      </w:r>
      <w:r w:rsidR="00B35186" w:rsidRPr="008A0AB3">
        <w:rPr>
          <w:rFonts w:cstheme="minorHAnsi"/>
          <w:noProof/>
        </w:rPr>
        <w:t>____________</w:t>
      </w:r>
    </w:p>
    <w:p w14:paraId="43C955A3" w14:textId="77777777" w:rsidR="0040516A" w:rsidRDefault="0040516A" w:rsidP="0040516A">
      <w:pPr>
        <w:spacing w:line="240" w:lineRule="auto"/>
        <w:jc w:val="both"/>
        <w:rPr>
          <w:rStyle w:val="CommentReference"/>
        </w:rPr>
      </w:pPr>
      <w:bookmarkStart w:id="103" w:name="Discussion"/>
    </w:p>
    <w:p w14:paraId="0257AC5E" w14:textId="296FDEF6" w:rsidR="00896292" w:rsidRPr="004D6BCA" w:rsidRDefault="00896292" w:rsidP="0040516A">
      <w:pPr>
        <w:spacing w:line="240" w:lineRule="auto"/>
        <w:jc w:val="both"/>
        <w:rPr>
          <w:rFonts w:cstheme="minorHAnsi"/>
          <w:b/>
        </w:rPr>
      </w:pPr>
      <w:commentRangeStart w:id="104"/>
      <w:r w:rsidRPr="004D6BCA">
        <w:rPr>
          <w:rFonts w:cstheme="minorHAnsi"/>
          <w:b/>
        </w:rPr>
        <w:t>Discussion</w:t>
      </w:r>
      <w:commentRangeEnd w:id="104"/>
      <w:r w:rsidR="00734334">
        <w:rPr>
          <w:rStyle w:val="CommentReference"/>
        </w:rPr>
        <w:commentReference w:id="104"/>
      </w:r>
    </w:p>
    <w:bookmarkEnd w:id="103"/>
    <w:p w14:paraId="4F112C9B" w14:textId="2BAD2182" w:rsidR="004E4045" w:rsidRDefault="004E4045" w:rsidP="00C50140">
      <w:pPr>
        <w:spacing w:line="240" w:lineRule="auto"/>
        <w:jc w:val="both"/>
        <w:rPr>
          <w:rFonts w:cstheme="minorHAnsi"/>
        </w:rPr>
      </w:pPr>
      <w:r>
        <w:rPr>
          <w:rFonts w:cstheme="minorHAnsi"/>
        </w:rPr>
        <w:t>Unique aspects of this paper:</w:t>
      </w:r>
    </w:p>
    <w:p w14:paraId="5E3D926D" w14:textId="176F9DB2" w:rsidR="0053426D" w:rsidRDefault="00C71523" w:rsidP="00F539D7">
      <w:pPr>
        <w:spacing w:line="240" w:lineRule="auto"/>
        <w:jc w:val="both"/>
        <w:rPr>
          <w:rFonts w:cstheme="minorHAnsi"/>
        </w:rPr>
      </w:pPr>
      <w:r>
        <w:rPr>
          <w:rFonts w:cstheme="minorHAnsi"/>
        </w:rPr>
        <w:t xml:space="preserve">This study examined incidence of measles </w:t>
      </w:r>
      <w:r w:rsidR="00082DE4">
        <w:rPr>
          <w:rFonts w:cstheme="minorHAnsi"/>
        </w:rPr>
        <w:t xml:space="preserve">between January 2015 and June 2019 </w:t>
      </w:r>
      <w:r>
        <w:rPr>
          <w:rFonts w:cstheme="minorHAnsi"/>
        </w:rPr>
        <w:t>through an active surveillance system program that has bee running in non-state territories in northern Syria. We found that measles, which had been eliminated in Syria since 1999, has seen a resurgence</w:t>
      </w:r>
      <w:r w:rsidR="00C55AC4">
        <w:rPr>
          <w:rFonts w:cstheme="minorHAnsi"/>
        </w:rPr>
        <w:t>,</w:t>
      </w:r>
      <w:r>
        <w:rPr>
          <w:rFonts w:cstheme="minorHAnsi"/>
        </w:rPr>
        <w:t xml:space="preserve"> with an epidemic in 2017 and another in 2018.</w:t>
      </w:r>
      <w:r w:rsidR="008E74CD" w:rsidRPr="008E74CD">
        <w:rPr>
          <w:rFonts w:cstheme="minorHAnsi"/>
        </w:rPr>
        <w:t xml:space="preserve"> </w:t>
      </w:r>
      <w:commentRangeStart w:id="105"/>
      <w:r w:rsidR="008E74CD" w:rsidRPr="008A0AB3">
        <w:rPr>
          <w:rFonts w:cstheme="minorHAnsi"/>
        </w:rPr>
        <w:fldChar w:fldCharType="begin" w:fldLock="1"/>
      </w:r>
      <w:r w:rsidR="008E74CD" w:rsidRPr="008A0AB3">
        <w:rPr>
          <w:rFonts w:cstheme="minorHAnsi"/>
        </w:rPr>
        <w:instrText>ADDIN CSL_CITATION {"citationItems":[{"id":"ITEM-1","itemData":{"author":[{"dropping-particle":"","family":"WHO","given":"","non-dropping-particle":"","parse-names":false,"suffix":""}],"id":"ITEM-1","issued":{"date-parts":[["0"]]},"publisher":"World Health Organization","title":"WHO Vaccine-Preventable Diseases Country Profile: Syrian Arab Republic","type":"report"},"uris":["http://www.mendeley.com/documents/?uuid=96e265bb-aead-3e60-8c41-3b76e4de603d"]}],"mendeley":{"formattedCitation":"&lt;sup&gt;42&lt;/sup&gt;","plainTextFormattedCitation":"42","previouslyFormattedCitation":"&lt;sup&gt;42&lt;/sup&gt;"},"properties":{"noteIndex":0},"schema":"https://github.com/citation-style-language/schema/raw/master/csl-citation.json"}</w:instrText>
      </w:r>
      <w:r w:rsidR="008E74CD" w:rsidRPr="008A0AB3">
        <w:rPr>
          <w:rFonts w:cstheme="minorHAnsi"/>
        </w:rPr>
        <w:fldChar w:fldCharType="separate"/>
      </w:r>
      <w:r w:rsidR="008E74CD" w:rsidRPr="008A0AB3">
        <w:rPr>
          <w:rFonts w:cstheme="minorHAnsi"/>
          <w:noProof/>
          <w:vertAlign w:val="superscript"/>
        </w:rPr>
        <w:t>42</w:t>
      </w:r>
      <w:r w:rsidR="008E74CD" w:rsidRPr="008A0AB3">
        <w:rPr>
          <w:rFonts w:cstheme="minorHAnsi"/>
        </w:rPr>
        <w:fldChar w:fldCharType="end"/>
      </w:r>
      <w:r w:rsidR="008E74CD" w:rsidRPr="008A0AB3">
        <w:rPr>
          <w:rFonts w:cstheme="minorHAnsi"/>
        </w:rPr>
        <w:t xml:space="preserve"> </w:t>
      </w:r>
      <w:commentRangeEnd w:id="105"/>
      <w:r w:rsidR="008E74CD">
        <w:rPr>
          <w:rStyle w:val="CommentReference"/>
        </w:rPr>
        <w:commentReference w:id="105"/>
      </w:r>
    </w:p>
    <w:p w14:paraId="0C9B72CA" w14:textId="58737A34" w:rsidR="006A0896" w:rsidRPr="008A0AB3" w:rsidRDefault="006A0896" w:rsidP="00572DF8">
      <w:pPr>
        <w:pStyle w:val="Essay"/>
        <w:spacing w:line="240" w:lineRule="auto"/>
        <w:rPr>
          <w:rFonts w:asciiTheme="minorHAnsi" w:hAnsiTheme="minorHAnsi" w:cstheme="minorHAnsi"/>
          <w:noProof/>
          <w:sz w:val="22"/>
          <w:szCs w:val="22"/>
        </w:rPr>
      </w:pPr>
      <w:commentRangeStart w:id="106"/>
      <w:r w:rsidRPr="008A0AB3">
        <w:rPr>
          <w:rFonts w:asciiTheme="minorHAnsi" w:hAnsiTheme="minorHAnsi" w:cstheme="minorHAnsi"/>
          <w:sz w:val="22"/>
          <w:szCs w:val="22"/>
        </w:rPr>
        <w:t xml:space="preserve">The outbreaks follow a mostly biannual outbreak trend. </w:t>
      </w:r>
      <w:commentRangeStart w:id="107"/>
      <w:r w:rsidRPr="008A0AB3">
        <w:rPr>
          <w:rFonts w:asciiTheme="minorHAnsi" w:hAnsiTheme="minorHAnsi" w:cstheme="minorHAnsi"/>
          <w:sz w:val="22"/>
          <w:szCs w:val="22"/>
        </w:rPr>
        <w:t>The seasonality of measles is typically lost as elimination of measles in a given population is approached</w:t>
      </w:r>
      <w:commentRangeEnd w:id="107"/>
      <w:r w:rsidRPr="008A0AB3">
        <w:rPr>
          <w:rStyle w:val="CommentReference"/>
          <w:rFonts w:asciiTheme="minorHAnsi" w:hAnsiTheme="minorHAnsi" w:cstheme="minorHAnsi"/>
          <w:sz w:val="22"/>
          <w:szCs w:val="22"/>
        </w:rPr>
        <w:commentReference w:id="107"/>
      </w:r>
      <w:r w:rsidRPr="008A0AB3">
        <w:rPr>
          <w:rFonts w:asciiTheme="minorHAnsi" w:hAnsiTheme="minorHAnsi" w:cstheme="minorHAnsi"/>
          <w:sz w:val="22"/>
          <w:szCs w:val="22"/>
        </w:rPr>
        <w:t>, which may provide an important epidemiologic marker to monitor for as vaccination efforts are continued</w:t>
      </w:r>
      <w:commentRangeEnd w:id="106"/>
      <w:r w:rsidR="00734334">
        <w:rPr>
          <w:rStyle w:val="CommentReference"/>
          <w:rFonts w:asciiTheme="minorHAnsi" w:hAnsiTheme="minorHAnsi"/>
        </w:rPr>
        <w:commentReference w:id="106"/>
      </w:r>
      <w:r w:rsidRPr="008A0AB3">
        <w:rPr>
          <w:rFonts w:asciiTheme="minorHAnsi" w:hAnsiTheme="minorHAnsi" w:cstheme="minorHAnsi"/>
          <w:sz w:val="22"/>
          <w:szCs w:val="22"/>
        </w:rPr>
        <w:t>.</w:t>
      </w:r>
      <w:r w:rsidR="00575DEA" w:rsidRPr="008A0AB3">
        <w:rPr>
          <w:rFonts w:asciiTheme="minorHAnsi" w:hAnsiTheme="minorHAnsi" w:cstheme="minorHAnsi"/>
          <w:noProof/>
          <w:sz w:val="22"/>
          <w:szCs w:val="22"/>
        </w:rPr>
        <w:t xml:space="preserve"> </w:t>
      </w:r>
    </w:p>
    <w:p w14:paraId="19CE7E6F" w14:textId="109BB1FA" w:rsidR="00851157" w:rsidRDefault="00D92A08" w:rsidP="00851157">
      <w:pPr>
        <w:spacing w:line="240" w:lineRule="auto"/>
        <w:jc w:val="both"/>
        <w:rPr>
          <w:rFonts w:cstheme="minorHAnsi"/>
        </w:rPr>
      </w:pPr>
      <w:r w:rsidRPr="008A0AB3">
        <w:rPr>
          <w:rFonts w:cstheme="minorHAnsi"/>
        </w:rPr>
        <w:t>The measles outbreak in 2017 was</w:t>
      </w:r>
      <w:r w:rsidR="00DF463B" w:rsidRPr="008A0AB3">
        <w:rPr>
          <w:rFonts w:cstheme="minorHAnsi"/>
        </w:rPr>
        <w:t xml:space="preserve"> largely confined </w:t>
      </w:r>
      <w:r w:rsidR="007D6D4F" w:rsidRPr="008A0AB3">
        <w:rPr>
          <w:rFonts w:cstheme="minorHAnsi"/>
        </w:rPr>
        <w:t>three</w:t>
      </w:r>
      <w:r w:rsidR="00DF463B" w:rsidRPr="008A0AB3">
        <w:rPr>
          <w:rFonts w:cstheme="minorHAnsi"/>
        </w:rPr>
        <w:t xml:space="preserve"> districts: Abu Kamal and Al-</w:t>
      </w:r>
      <w:proofErr w:type="spellStart"/>
      <w:r w:rsidR="00DF463B" w:rsidRPr="008A0AB3">
        <w:rPr>
          <w:rFonts w:cstheme="minorHAnsi"/>
        </w:rPr>
        <w:t>Mayadin</w:t>
      </w:r>
      <w:proofErr w:type="spellEnd"/>
      <w:r w:rsidR="00286444" w:rsidRPr="008A0AB3">
        <w:rPr>
          <w:rFonts w:cstheme="minorHAnsi"/>
        </w:rPr>
        <w:t xml:space="preserve">, two neighboring districts in the east of the </w:t>
      </w:r>
      <w:r w:rsidR="00790C7E" w:rsidRPr="008A0AB3">
        <w:rPr>
          <w:rFonts w:cstheme="minorHAnsi"/>
        </w:rPr>
        <w:t xml:space="preserve">country </w:t>
      </w:r>
      <w:r w:rsidR="00861DEB" w:rsidRPr="008A0AB3">
        <w:rPr>
          <w:rFonts w:cstheme="minorHAnsi"/>
        </w:rPr>
        <w:t>i</w:t>
      </w:r>
      <w:r w:rsidR="00790C7E" w:rsidRPr="008A0AB3">
        <w:rPr>
          <w:rFonts w:cstheme="minorHAnsi"/>
        </w:rPr>
        <w:t>n the Deir-</w:t>
      </w:r>
      <w:proofErr w:type="spellStart"/>
      <w:r w:rsidR="00790C7E" w:rsidRPr="008A0AB3">
        <w:rPr>
          <w:rFonts w:cstheme="minorHAnsi"/>
        </w:rPr>
        <w:t>ez</w:t>
      </w:r>
      <w:proofErr w:type="spellEnd"/>
      <w:r w:rsidR="00790C7E" w:rsidRPr="008A0AB3">
        <w:rPr>
          <w:rFonts w:cstheme="minorHAnsi"/>
        </w:rPr>
        <w:t>-</w:t>
      </w:r>
      <w:proofErr w:type="spellStart"/>
      <w:r w:rsidR="00790C7E" w:rsidRPr="008A0AB3">
        <w:rPr>
          <w:rFonts w:cstheme="minorHAnsi"/>
        </w:rPr>
        <w:t>Zor</w:t>
      </w:r>
      <w:proofErr w:type="spellEnd"/>
      <w:r w:rsidR="00790C7E" w:rsidRPr="008A0AB3">
        <w:rPr>
          <w:rFonts w:cstheme="minorHAnsi"/>
        </w:rPr>
        <w:t xml:space="preserve"> Governorate</w:t>
      </w:r>
      <w:r w:rsidR="007D6D4F" w:rsidRPr="008A0AB3">
        <w:rPr>
          <w:rFonts w:cstheme="minorHAnsi"/>
        </w:rPr>
        <w:t xml:space="preserve">, and a relatively minor outbreak in </w:t>
      </w:r>
      <w:proofErr w:type="spellStart"/>
      <w:r w:rsidR="007D6D4F" w:rsidRPr="008A0AB3">
        <w:rPr>
          <w:rFonts w:cstheme="minorHAnsi"/>
        </w:rPr>
        <w:t>A’zaz</w:t>
      </w:r>
      <w:proofErr w:type="spellEnd"/>
      <w:r w:rsidR="007D6D4F" w:rsidRPr="008A0AB3">
        <w:rPr>
          <w:rFonts w:cstheme="minorHAnsi"/>
        </w:rPr>
        <w:t>, in the north of the Aleppo governorate</w:t>
      </w:r>
      <w:r w:rsidR="00286444" w:rsidRPr="008A0AB3">
        <w:rPr>
          <w:rFonts w:cstheme="minorHAnsi"/>
        </w:rPr>
        <w:t xml:space="preserve">. </w:t>
      </w:r>
      <w:r w:rsidR="00E501ED" w:rsidRPr="008A0AB3">
        <w:rPr>
          <w:rFonts w:cstheme="minorHAnsi"/>
        </w:rPr>
        <w:t xml:space="preserve">In </w:t>
      </w:r>
      <w:commentRangeStart w:id="108"/>
      <w:r w:rsidR="00E501ED" w:rsidRPr="008A0AB3">
        <w:rPr>
          <w:rFonts w:cstheme="minorHAnsi"/>
        </w:rPr>
        <w:t>2018</w:t>
      </w:r>
      <w:commentRangeEnd w:id="108"/>
      <w:r w:rsidR="009F08AA" w:rsidRPr="008A0AB3">
        <w:rPr>
          <w:rStyle w:val="CommentReference"/>
          <w:rFonts w:cstheme="minorHAnsi"/>
          <w:sz w:val="22"/>
          <w:szCs w:val="22"/>
        </w:rPr>
        <w:commentReference w:id="108"/>
      </w:r>
      <w:r w:rsidR="00E501ED" w:rsidRPr="008A0AB3">
        <w:rPr>
          <w:rFonts w:cstheme="minorHAnsi"/>
        </w:rPr>
        <w:t>, the outbreak</w:t>
      </w:r>
      <w:r w:rsidR="000204EF" w:rsidRPr="008A0AB3">
        <w:rPr>
          <w:rFonts w:cstheme="minorHAnsi"/>
        </w:rPr>
        <w:t xml:space="preserve"> spread farther west</w:t>
      </w:r>
      <w:r w:rsidR="00861DEB" w:rsidRPr="008A0AB3">
        <w:rPr>
          <w:rFonts w:cstheme="minorHAnsi"/>
        </w:rPr>
        <w:t xml:space="preserve">, </w:t>
      </w:r>
      <w:r w:rsidR="00034F05" w:rsidRPr="008A0AB3">
        <w:rPr>
          <w:rFonts w:cstheme="minorHAnsi"/>
        </w:rPr>
        <w:t>affecting the districts of Al-</w:t>
      </w:r>
      <w:proofErr w:type="spellStart"/>
      <w:r w:rsidR="00034F05" w:rsidRPr="008A0AB3">
        <w:rPr>
          <w:rFonts w:cstheme="minorHAnsi"/>
        </w:rPr>
        <w:t>Mayadin</w:t>
      </w:r>
      <w:proofErr w:type="spellEnd"/>
      <w:r w:rsidR="00034F05" w:rsidRPr="008A0AB3">
        <w:rPr>
          <w:rFonts w:cstheme="minorHAnsi"/>
        </w:rPr>
        <w:t xml:space="preserve"> and Deir-</w:t>
      </w:r>
      <w:proofErr w:type="spellStart"/>
      <w:r w:rsidR="00034F05" w:rsidRPr="008A0AB3">
        <w:rPr>
          <w:rFonts w:cstheme="minorHAnsi"/>
        </w:rPr>
        <w:t>ez</w:t>
      </w:r>
      <w:proofErr w:type="spellEnd"/>
      <w:r w:rsidR="00034F05" w:rsidRPr="008A0AB3">
        <w:rPr>
          <w:rFonts w:cstheme="minorHAnsi"/>
        </w:rPr>
        <w:t>-</w:t>
      </w:r>
      <w:proofErr w:type="spellStart"/>
      <w:r w:rsidR="00034F05" w:rsidRPr="008A0AB3">
        <w:rPr>
          <w:rFonts w:cstheme="minorHAnsi"/>
        </w:rPr>
        <w:t>Zor</w:t>
      </w:r>
      <w:proofErr w:type="spellEnd"/>
      <w:r w:rsidR="00034F05" w:rsidRPr="008A0AB3">
        <w:rPr>
          <w:rFonts w:cstheme="minorHAnsi"/>
        </w:rPr>
        <w:t xml:space="preserve"> in the Deir-</w:t>
      </w:r>
      <w:proofErr w:type="spellStart"/>
      <w:r w:rsidR="00034F05" w:rsidRPr="008A0AB3">
        <w:rPr>
          <w:rFonts w:cstheme="minorHAnsi"/>
        </w:rPr>
        <w:t>ez</w:t>
      </w:r>
      <w:proofErr w:type="spellEnd"/>
      <w:r w:rsidR="00034F05" w:rsidRPr="008A0AB3">
        <w:rPr>
          <w:rFonts w:cstheme="minorHAnsi"/>
        </w:rPr>
        <w:t>-</w:t>
      </w:r>
      <w:proofErr w:type="spellStart"/>
      <w:r w:rsidR="00034F05" w:rsidRPr="008A0AB3">
        <w:rPr>
          <w:rFonts w:cstheme="minorHAnsi"/>
        </w:rPr>
        <w:t>Zor</w:t>
      </w:r>
      <w:proofErr w:type="spellEnd"/>
      <w:r w:rsidR="00034F05" w:rsidRPr="008A0AB3">
        <w:rPr>
          <w:rFonts w:cstheme="minorHAnsi"/>
        </w:rPr>
        <w:t xml:space="preserve"> governorate and </w:t>
      </w:r>
      <w:proofErr w:type="spellStart"/>
      <w:r w:rsidR="00034F05" w:rsidRPr="008A0AB3">
        <w:rPr>
          <w:rFonts w:cstheme="minorHAnsi"/>
        </w:rPr>
        <w:t>Ath-Thawrah</w:t>
      </w:r>
      <w:proofErr w:type="spellEnd"/>
      <w:r w:rsidR="00034F05" w:rsidRPr="008A0AB3">
        <w:rPr>
          <w:rFonts w:cstheme="minorHAnsi"/>
        </w:rPr>
        <w:t xml:space="preserve"> in the Ar-Raqqa governorate</w:t>
      </w:r>
      <w:r w:rsidR="007D6D4F" w:rsidRPr="008A0AB3">
        <w:rPr>
          <w:rFonts w:cstheme="minorHAnsi"/>
        </w:rPr>
        <w:t>, with another minor outbreak in Jarablus in the north of the Aleppo governorate</w:t>
      </w:r>
      <w:r w:rsidR="00034F05" w:rsidRPr="008A0AB3">
        <w:rPr>
          <w:rFonts w:cstheme="minorHAnsi"/>
        </w:rPr>
        <w:t>.</w:t>
      </w:r>
      <w:r w:rsidR="000204EF" w:rsidRPr="008A0AB3">
        <w:rPr>
          <w:rFonts w:cstheme="minorHAnsi"/>
        </w:rPr>
        <w:t xml:space="preserve"> </w:t>
      </w:r>
      <w:commentRangeStart w:id="109"/>
      <w:commentRangeEnd w:id="109"/>
      <w:r w:rsidR="00DA4594" w:rsidRPr="008A0AB3">
        <w:rPr>
          <w:rStyle w:val="CommentReference"/>
          <w:rFonts w:cstheme="minorHAnsi"/>
          <w:sz w:val="22"/>
          <w:szCs w:val="22"/>
        </w:rPr>
        <w:commentReference w:id="109"/>
      </w:r>
      <w:r w:rsidR="000C25FB" w:rsidRPr="008A0AB3">
        <w:rPr>
          <w:rFonts w:cstheme="minorHAnsi"/>
        </w:rPr>
        <w:t xml:space="preserve">Districts with high incidence of measles in 2017 experienced a </w:t>
      </w:r>
      <w:r w:rsidR="000C25FB">
        <w:rPr>
          <w:rFonts w:cstheme="minorHAnsi"/>
        </w:rPr>
        <w:t>decrease</w:t>
      </w:r>
      <w:r w:rsidR="000C25FB" w:rsidRPr="008A0AB3">
        <w:rPr>
          <w:rFonts w:cstheme="minorHAnsi"/>
        </w:rPr>
        <w:t xml:space="preserve"> in incidence the following year, </w:t>
      </w:r>
      <w:r w:rsidR="00FF3C0E">
        <w:rPr>
          <w:rFonts w:cstheme="minorHAnsi"/>
        </w:rPr>
        <w:t xml:space="preserve">and no outbreaks were reported in 2019, </w:t>
      </w:r>
      <w:r w:rsidR="000C25FB" w:rsidRPr="008A0AB3">
        <w:rPr>
          <w:rFonts w:cstheme="minorHAnsi"/>
        </w:rPr>
        <w:t>suggesting a reduction in the at-risk population due to acquired immunity</w:t>
      </w:r>
      <w:r w:rsidR="00FF3C0E">
        <w:rPr>
          <w:rFonts w:cstheme="minorHAnsi"/>
        </w:rPr>
        <w:t xml:space="preserve"> and/or vaccination efforts</w:t>
      </w:r>
      <w:r w:rsidR="000C25FB" w:rsidRPr="008A0AB3">
        <w:rPr>
          <w:rFonts w:cstheme="minorHAnsi"/>
        </w:rPr>
        <w:t>.</w:t>
      </w:r>
      <w:r w:rsidR="00851157">
        <w:rPr>
          <w:rFonts w:cstheme="minorHAnsi"/>
        </w:rPr>
        <w:t xml:space="preserve"> </w:t>
      </w:r>
    </w:p>
    <w:p w14:paraId="56783954" w14:textId="77777777" w:rsidR="00A60A26" w:rsidRPr="008A0AB3" w:rsidRDefault="00A60A26" w:rsidP="00A60A26">
      <w:pPr>
        <w:spacing w:line="240" w:lineRule="auto"/>
        <w:jc w:val="both"/>
        <w:rPr>
          <w:rFonts w:cstheme="minorHAnsi"/>
        </w:rPr>
      </w:pPr>
      <w:r w:rsidRPr="008A0AB3">
        <w:rPr>
          <w:rFonts w:cstheme="minorHAnsi"/>
        </w:rPr>
        <w:t>There is also the unexpected finding of higher incidence amongst females ≥5 years old than males ≥5 years old. It may be that this is not reflective of a true difference of incidence in the population, but rather a difference due to barriers to accessing care for males, such as increased security risks for men,</w:t>
      </w:r>
      <w:commentRangeStart w:id="110"/>
      <w:r w:rsidRPr="008A0AB3">
        <w:rPr>
          <w:rFonts w:cstheme="minorHAnsi"/>
        </w:rPr>
        <w:t xml:space="preserve"> since men reported being targeted more by police and military forces at check-points and chance encounters.</w:t>
      </w:r>
      <w:commentRangeEnd w:id="110"/>
      <w:r w:rsidRPr="008A0AB3">
        <w:rPr>
          <w:rStyle w:val="CommentReference"/>
          <w:rFonts w:cstheme="minorHAnsi"/>
          <w:sz w:val="22"/>
          <w:szCs w:val="22"/>
        </w:rPr>
        <w:commentReference w:id="110"/>
      </w:r>
      <w:r w:rsidRPr="008A0AB3">
        <w:rPr>
          <w:rFonts w:cstheme="minorHAnsi"/>
        </w:rPr>
        <w:t xml:space="preserve"> It may</w:t>
      </w:r>
      <w:r>
        <w:rPr>
          <w:rFonts w:cstheme="minorHAnsi"/>
        </w:rPr>
        <w:t xml:space="preserve"> also</w:t>
      </w:r>
      <w:r w:rsidRPr="008A0AB3">
        <w:rPr>
          <w:rFonts w:cstheme="minorHAnsi"/>
        </w:rPr>
        <w:t xml:space="preserve"> reflect a true difference in incidence, perhaps due to </w:t>
      </w:r>
      <w:r>
        <w:rPr>
          <w:rFonts w:cstheme="minorHAnsi"/>
        </w:rPr>
        <w:t>females</w:t>
      </w:r>
      <w:r w:rsidRPr="008A0AB3">
        <w:rPr>
          <w:rFonts w:cstheme="minorHAnsi"/>
        </w:rPr>
        <w:t xml:space="preserve"> being able to commute </w:t>
      </w:r>
      <w:r>
        <w:rPr>
          <w:rFonts w:cstheme="minorHAnsi"/>
        </w:rPr>
        <w:t xml:space="preserve">more safely than males </w:t>
      </w:r>
      <w:r w:rsidRPr="008A0AB3">
        <w:rPr>
          <w:rFonts w:cstheme="minorHAnsi"/>
        </w:rPr>
        <w:t xml:space="preserve">and thus have an increased number of contacts, or because </w:t>
      </w:r>
      <w:r>
        <w:rPr>
          <w:rFonts w:cstheme="minorHAnsi"/>
        </w:rPr>
        <w:t>males</w:t>
      </w:r>
      <w:r w:rsidRPr="008A0AB3">
        <w:rPr>
          <w:rFonts w:cstheme="minorHAnsi"/>
        </w:rPr>
        <w:t xml:space="preserve"> had greater access to vaccinations</w:t>
      </w:r>
      <w:r>
        <w:rPr>
          <w:rFonts w:cstheme="minorHAnsi"/>
        </w:rPr>
        <w:t xml:space="preserve">. </w:t>
      </w:r>
    </w:p>
    <w:p w14:paraId="389FA115" w14:textId="3C9F0C2E" w:rsidR="004B747E" w:rsidRPr="008A0AB3" w:rsidRDefault="00432780" w:rsidP="00572DF8">
      <w:pPr>
        <w:spacing w:line="240" w:lineRule="auto"/>
        <w:jc w:val="both"/>
        <w:rPr>
          <w:rFonts w:cstheme="minorHAnsi"/>
        </w:rPr>
      </w:pPr>
      <w:r w:rsidRPr="008A0AB3">
        <w:rPr>
          <w:rFonts w:cstheme="minorHAnsi"/>
          <w:noProof/>
        </w:rPr>
        <w:drawing>
          <wp:anchor distT="0" distB="0" distL="114300" distR="114300" simplePos="0" relativeHeight="251678720" behindDoc="0" locked="0" layoutInCell="1" allowOverlap="1" wp14:anchorId="5EF5F015" wp14:editId="7AB4FF13">
            <wp:simplePos x="0" y="0"/>
            <wp:positionH relativeFrom="column">
              <wp:posOffset>2835275</wp:posOffset>
            </wp:positionH>
            <wp:positionV relativeFrom="paragraph">
              <wp:posOffset>410845</wp:posOffset>
            </wp:positionV>
            <wp:extent cx="3756025" cy="2282190"/>
            <wp:effectExtent l="0" t="0" r="0" b="3810"/>
            <wp:wrapSquare wrapText="bothSides"/>
            <wp:docPr id="17" name="Picture 17" descr="https://news.bbcimg.co.uk/news/special/2017/newsspec_17978/img/iraq_syria_control_jan2015_jan2018_976-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ews.bbcimg.co.uk/news/special/2017/newsspec_17978/img/iraq_syria_control_jan2015_jan2018_976-nc.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56025" cy="2282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221E" w:rsidRPr="008A0AB3">
        <w:rPr>
          <w:rFonts w:cstheme="minorHAnsi"/>
        </w:rPr>
        <w:t xml:space="preserve">The populated regions of </w:t>
      </w:r>
      <w:r w:rsidR="009A25B0" w:rsidRPr="008A0AB3">
        <w:rPr>
          <w:rFonts w:cstheme="minorHAnsi"/>
        </w:rPr>
        <w:t>Ar-Raqqa and Deir-</w:t>
      </w:r>
      <w:proofErr w:type="spellStart"/>
      <w:r w:rsidR="009A25B0" w:rsidRPr="008A0AB3">
        <w:rPr>
          <w:rFonts w:cstheme="minorHAnsi"/>
        </w:rPr>
        <w:t>ez</w:t>
      </w:r>
      <w:proofErr w:type="spellEnd"/>
      <w:r w:rsidR="009A25B0" w:rsidRPr="008A0AB3">
        <w:rPr>
          <w:rFonts w:cstheme="minorHAnsi"/>
        </w:rPr>
        <w:t>-</w:t>
      </w:r>
      <w:proofErr w:type="spellStart"/>
      <w:r w:rsidR="009A25B0" w:rsidRPr="008A0AB3">
        <w:rPr>
          <w:rFonts w:cstheme="minorHAnsi"/>
        </w:rPr>
        <w:t>Zor</w:t>
      </w:r>
      <w:proofErr w:type="spellEnd"/>
      <w:r w:rsidR="00511FC4" w:rsidRPr="008A0AB3">
        <w:rPr>
          <w:rFonts w:cstheme="minorHAnsi"/>
        </w:rPr>
        <w:t xml:space="preserve"> </w:t>
      </w:r>
      <w:r w:rsidR="001606D8" w:rsidRPr="008A0AB3">
        <w:rPr>
          <w:rFonts w:cstheme="minorHAnsi"/>
        </w:rPr>
        <w:t xml:space="preserve">fell to various opposition groups in the spring of 2013 and </w:t>
      </w:r>
      <w:r w:rsidR="00511FC4" w:rsidRPr="008A0AB3">
        <w:rPr>
          <w:rFonts w:cstheme="minorHAnsi"/>
        </w:rPr>
        <w:t>were primarily</w:t>
      </w:r>
      <w:r w:rsidR="009A25B0" w:rsidRPr="008A0AB3">
        <w:rPr>
          <w:rFonts w:cstheme="minorHAnsi"/>
        </w:rPr>
        <w:t xml:space="preserve"> under </w:t>
      </w:r>
      <w:r w:rsidR="00AB392C" w:rsidRPr="008A0AB3">
        <w:rPr>
          <w:rFonts w:cstheme="minorHAnsi"/>
          <w:i/>
          <w:iCs/>
        </w:rPr>
        <w:t>Daesh</w:t>
      </w:r>
      <w:r w:rsidR="009A25B0" w:rsidRPr="008A0AB3">
        <w:rPr>
          <w:rFonts w:cstheme="minorHAnsi"/>
        </w:rPr>
        <w:t xml:space="preserve"> control from </w:t>
      </w:r>
      <w:commentRangeStart w:id="111"/>
      <w:r w:rsidR="001606D8" w:rsidRPr="008A0AB3">
        <w:rPr>
          <w:rFonts w:cstheme="minorHAnsi"/>
        </w:rPr>
        <w:t xml:space="preserve">January </w:t>
      </w:r>
      <w:r w:rsidR="009A25B0" w:rsidRPr="008A0AB3">
        <w:rPr>
          <w:rFonts w:cstheme="minorHAnsi"/>
        </w:rPr>
        <w:t>20</w:t>
      </w:r>
      <w:r w:rsidR="00AB392C" w:rsidRPr="008A0AB3">
        <w:rPr>
          <w:rFonts w:cstheme="minorHAnsi"/>
        </w:rPr>
        <w:t>14</w:t>
      </w:r>
      <w:r w:rsidR="00B12B09" w:rsidRPr="008A0AB3">
        <w:rPr>
          <w:rFonts w:cstheme="minorHAnsi"/>
        </w:rPr>
        <w:t xml:space="preserve"> –</w:t>
      </w:r>
      <w:r w:rsidR="001606D8" w:rsidRPr="008A0AB3">
        <w:rPr>
          <w:rFonts w:cstheme="minorHAnsi"/>
        </w:rPr>
        <w:t xml:space="preserve"> August </w:t>
      </w:r>
      <w:r w:rsidR="009A25B0" w:rsidRPr="008A0AB3">
        <w:rPr>
          <w:rFonts w:cstheme="minorHAnsi"/>
        </w:rPr>
        <w:t>20</w:t>
      </w:r>
      <w:r w:rsidR="00AB392C" w:rsidRPr="008A0AB3">
        <w:rPr>
          <w:rFonts w:cstheme="minorHAnsi"/>
        </w:rPr>
        <w:t>17</w:t>
      </w:r>
      <w:commentRangeEnd w:id="111"/>
      <w:r w:rsidR="001606D8" w:rsidRPr="008A0AB3">
        <w:rPr>
          <w:rStyle w:val="CommentReference"/>
          <w:rFonts w:cstheme="minorHAnsi"/>
          <w:sz w:val="22"/>
          <w:szCs w:val="22"/>
        </w:rPr>
        <w:commentReference w:id="111"/>
      </w:r>
      <w:r w:rsidR="00AB392C" w:rsidRPr="008A0AB3">
        <w:rPr>
          <w:rFonts w:cstheme="minorHAnsi"/>
        </w:rPr>
        <w:t xml:space="preserve">. </w:t>
      </w:r>
      <w:r w:rsidR="009A25B0" w:rsidRPr="008A0AB3">
        <w:rPr>
          <w:rFonts w:cstheme="minorHAnsi"/>
        </w:rPr>
        <w:t xml:space="preserve">These areas were largely </w:t>
      </w:r>
      <w:r w:rsidR="004A0069" w:rsidRPr="008A0AB3">
        <w:rPr>
          <w:rFonts w:cstheme="minorHAnsi"/>
        </w:rPr>
        <w:t>inaccessible</w:t>
      </w:r>
      <w:r w:rsidR="009A25B0" w:rsidRPr="008A0AB3">
        <w:rPr>
          <w:rFonts w:cstheme="minorHAnsi"/>
        </w:rPr>
        <w:t xml:space="preserve"> to many aid organizations </w:t>
      </w:r>
      <w:r w:rsidR="00D94197" w:rsidRPr="008A0AB3">
        <w:rPr>
          <w:rFonts w:cstheme="minorHAnsi"/>
        </w:rPr>
        <w:t>and</w:t>
      </w:r>
      <w:r w:rsidR="00992D39" w:rsidRPr="008A0AB3">
        <w:rPr>
          <w:rFonts w:cstheme="minorHAnsi"/>
        </w:rPr>
        <w:t xml:space="preserve"> </w:t>
      </w:r>
      <w:r w:rsidR="004F64BE" w:rsidRPr="008A0AB3">
        <w:rPr>
          <w:rFonts w:cstheme="minorHAnsi"/>
        </w:rPr>
        <w:t>ACU’s laboratory</w:t>
      </w:r>
      <w:r w:rsidR="002501CD" w:rsidRPr="008A0AB3">
        <w:rPr>
          <w:rFonts w:cstheme="minorHAnsi"/>
        </w:rPr>
        <w:t xml:space="preserve"> </w:t>
      </w:r>
      <w:r w:rsidR="00D94197" w:rsidRPr="008A0AB3">
        <w:rPr>
          <w:rFonts w:cstheme="minorHAnsi"/>
        </w:rPr>
        <w:t>surveillance efforts</w:t>
      </w:r>
      <w:r w:rsidR="00992D39" w:rsidRPr="008A0AB3">
        <w:rPr>
          <w:rFonts w:cstheme="minorHAnsi"/>
        </w:rPr>
        <w:t xml:space="preserve"> were restricted</w:t>
      </w:r>
      <w:r w:rsidR="00D94197" w:rsidRPr="008A0AB3">
        <w:rPr>
          <w:rFonts w:cstheme="minorHAnsi"/>
        </w:rPr>
        <w:t xml:space="preserve">, </w:t>
      </w:r>
      <w:r w:rsidR="001606D8" w:rsidRPr="008A0AB3">
        <w:rPr>
          <w:rFonts w:cstheme="minorHAnsi"/>
        </w:rPr>
        <w:t xml:space="preserve">although Daesh did comply with the </w:t>
      </w:r>
      <w:commentRangeStart w:id="112"/>
      <w:r w:rsidR="001606D8" w:rsidRPr="008A0AB3">
        <w:rPr>
          <w:rFonts w:cstheme="minorHAnsi"/>
        </w:rPr>
        <w:t>ACU’s polio campaigns in the areas</w:t>
      </w:r>
      <w:commentRangeEnd w:id="112"/>
      <w:r w:rsidR="00852B20" w:rsidRPr="008A0AB3">
        <w:rPr>
          <w:rFonts w:cstheme="minorHAnsi"/>
        </w:rPr>
        <w:t xml:space="preserve"> and infectious disease reports were still able to make it through, albeit discretely.</w:t>
      </w:r>
      <w:r w:rsidR="00F27CD7" w:rsidRPr="008A0AB3">
        <w:rPr>
          <w:rStyle w:val="CommentReference"/>
          <w:rFonts w:cstheme="minorHAnsi"/>
          <w:sz w:val="22"/>
          <w:szCs w:val="22"/>
        </w:rPr>
        <w:commentReference w:id="112"/>
      </w:r>
      <w:r w:rsidR="00F830B5" w:rsidRPr="008A0AB3">
        <w:rPr>
          <w:rFonts w:cstheme="minorHAnsi"/>
        </w:rPr>
        <w:t xml:space="preserve"> Deir-</w:t>
      </w:r>
      <w:proofErr w:type="spellStart"/>
      <w:r w:rsidR="00F830B5" w:rsidRPr="008A0AB3">
        <w:rPr>
          <w:rFonts w:cstheme="minorHAnsi"/>
        </w:rPr>
        <w:t>ez</w:t>
      </w:r>
      <w:proofErr w:type="spellEnd"/>
      <w:r w:rsidR="00F830B5" w:rsidRPr="008A0AB3">
        <w:rPr>
          <w:rFonts w:cstheme="minorHAnsi"/>
        </w:rPr>
        <w:t>-</w:t>
      </w:r>
      <w:proofErr w:type="spellStart"/>
      <w:r w:rsidR="00F830B5" w:rsidRPr="008A0AB3">
        <w:rPr>
          <w:rFonts w:cstheme="minorHAnsi"/>
        </w:rPr>
        <w:t>Zor</w:t>
      </w:r>
      <w:proofErr w:type="spellEnd"/>
      <w:r w:rsidR="00F830B5" w:rsidRPr="008A0AB3">
        <w:rPr>
          <w:rFonts w:cstheme="minorHAnsi"/>
        </w:rPr>
        <w:t xml:space="preserve"> shares a border with Iraq, and was a gateway for many fighters to enter Syria during the early stages of the conflict. The 2013 polio outbreak occurred in Deir-</w:t>
      </w:r>
      <w:proofErr w:type="spellStart"/>
      <w:r w:rsidR="00F830B5" w:rsidRPr="008A0AB3">
        <w:rPr>
          <w:rFonts w:cstheme="minorHAnsi"/>
        </w:rPr>
        <w:t>ez</w:t>
      </w:r>
      <w:proofErr w:type="spellEnd"/>
      <w:r w:rsidR="00F830B5" w:rsidRPr="008A0AB3">
        <w:rPr>
          <w:rFonts w:cstheme="minorHAnsi"/>
        </w:rPr>
        <w:t>-</w:t>
      </w:r>
      <w:proofErr w:type="spellStart"/>
      <w:r w:rsidR="00F830B5" w:rsidRPr="008A0AB3">
        <w:rPr>
          <w:rFonts w:cstheme="minorHAnsi"/>
        </w:rPr>
        <w:t>Zor</w:t>
      </w:r>
      <w:proofErr w:type="spellEnd"/>
      <w:r w:rsidR="00F830B5" w:rsidRPr="008A0AB3">
        <w:rPr>
          <w:rFonts w:cstheme="minorHAnsi"/>
        </w:rPr>
        <w:t xml:space="preserve">, suggesting that routine vaccination and </w:t>
      </w:r>
      <w:r w:rsidR="004A5DF8" w:rsidRPr="008A0AB3">
        <w:rPr>
          <w:rFonts w:cstheme="minorHAnsi"/>
        </w:rPr>
        <w:t>adequate</w:t>
      </w:r>
      <w:r w:rsidR="00F830B5" w:rsidRPr="008A0AB3">
        <w:rPr>
          <w:rFonts w:cstheme="minorHAnsi"/>
        </w:rPr>
        <w:t xml:space="preserve"> sanitation had fallen even before then.</w:t>
      </w:r>
      <w:r w:rsidR="004A5DF8" w:rsidRPr="008A0AB3">
        <w:rPr>
          <w:rFonts w:cstheme="minorHAnsi"/>
        </w:rPr>
        <w:t xml:space="preserve"> </w:t>
      </w:r>
    </w:p>
    <w:p w14:paraId="208AA7D7" w14:textId="33483E9F" w:rsidR="004963BD" w:rsidRPr="008A0AB3" w:rsidRDefault="004963BD" w:rsidP="00572DF8">
      <w:pPr>
        <w:spacing w:line="240" w:lineRule="auto"/>
        <w:jc w:val="both"/>
        <w:rPr>
          <w:rFonts w:cstheme="minorHAnsi"/>
        </w:rPr>
      </w:pPr>
      <w:r w:rsidRPr="008A0AB3">
        <w:rPr>
          <w:rFonts w:cstheme="minorHAnsi"/>
        </w:rPr>
        <w:t>ACU’s EWARN has proven itself to be a robust surveillance system and is often the only source for infectious disease data from opposition territories.</w:t>
      </w:r>
      <w:r w:rsidRPr="008A0AB3">
        <w:rPr>
          <w:rFonts w:cstheme="minorHAnsi"/>
        </w:rPr>
        <w:fldChar w:fldCharType="begin" w:fldLock="1"/>
      </w:r>
      <w:r w:rsidR="00A40734" w:rsidRPr="008A0AB3">
        <w:rPr>
          <w:rFonts w:cstheme="minorHAnsi"/>
        </w:rPr>
        <w:instrText>ADDIN CSL_CITATION {"citationItems":[{"id":"ITEM-1","itemData":{"URL":"https://www.cdc.gov/globalhealth/infographics/global-health-security/ewarn.htm","accessed":{"date-parts":[["2019","9","14"]]},"author":[{"dropping-particle":"","family":"CDC","given":"","non-dropping-particle":"","parse-names":false,"suffix":""}],"id":"ITEM-1","issued":{"date-parts":[["0"]]},"title":"CDC Global Health - Infographics - Early Warning Alert And Response Network Put The Brakes On Deadly Diseases","type":"webpage"},"uris":["http://www.mendeley.com/documents/?uuid=d4ee335c-30fb-3a2a-8259-1543ca2b797b"]}],"mendeley":{"formattedCitation":"&lt;sup&gt;44&lt;/sup&gt;","plainTextFormattedCitation":"44","previouslyFormattedCitation":"&lt;sup&gt;44&lt;/sup&gt;"},"properties":{"noteIndex":0},"schema":"https://github.com/citation-style-language/schema/raw/master/csl-citation.json"}</w:instrText>
      </w:r>
      <w:r w:rsidRPr="008A0AB3">
        <w:rPr>
          <w:rFonts w:cstheme="minorHAnsi"/>
        </w:rPr>
        <w:fldChar w:fldCharType="separate"/>
      </w:r>
      <w:r w:rsidR="00A40734" w:rsidRPr="008A0AB3">
        <w:rPr>
          <w:rFonts w:cstheme="minorHAnsi"/>
          <w:noProof/>
          <w:vertAlign w:val="superscript"/>
        </w:rPr>
        <w:t>44</w:t>
      </w:r>
      <w:r w:rsidRPr="008A0AB3">
        <w:rPr>
          <w:rFonts w:cstheme="minorHAnsi"/>
        </w:rPr>
        <w:fldChar w:fldCharType="end"/>
      </w:r>
      <w:r w:rsidRPr="008A0AB3">
        <w:rPr>
          <w:rFonts w:cstheme="minorHAnsi"/>
        </w:rPr>
        <w:t xml:space="preserve"> The data that they have collected and distributed have helped direct clinical practice within Syria, informed vaccination and other </w:t>
      </w:r>
      <w:r w:rsidRPr="008A0AB3">
        <w:rPr>
          <w:rFonts w:cstheme="minorHAnsi"/>
        </w:rPr>
        <w:lastRenderedPageBreak/>
        <w:t xml:space="preserve">intervention efforts of many NGOs, improved triaging of limited resources, facilitated the mobilization of support from donor organizations, and provided access to precious information to the international community in a timely fashion. Paradoxically, information on the spread of certain infectious diseases within the EWARN coverage regions may be more accessible now than ever before. </w:t>
      </w:r>
    </w:p>
    <w:p w14:paraId="3603BBF3" w14:textId="484E361D" w:rsidR="00B61675" w:rsidRPr="008A0AB3" w:rsidRDefault="004963BD" w:rsidP="00B61675">
      <w:pPr>
        <w:spacing w:line="240" w:lineRule="auto"/>
        <w:jc w:val="both"/>
        <w:rPr>
          <w:rFonts w:cstheme="minorHAnsi"/>
        </w:rPr>
      </w:pPr>
      <w:r w:rsidRPr="008A0AB3">
        <w:rPr>
          <w:rFonts w:cstheme="minorHAnsi"/>
        </w:rPr>
        <w:t xml:space="preserve">The system has remained stable despite the conflict, able to detect the large annual surges of suspected typhoid fever cases in the fall and deviations from the minute yet consistent baseline incidence of acute flaccid paralysis that trigger investigations for polio. By reporting the timeliness and completeness of each district’s reports and utilizing a zero-reporting protocol, </w:t>
      </w:r>
      <w:commentRangeStart w:id="113"/>
      <w:r w:rsidRPr="008A0AB3">
        <w:rPr>
          <w:rFonts w:cstheme="minorHAnsi"/>
        </w:rPr>
        <w:t>gaps in surveillance</w:t>
      </w:r>
      <w:commentRangeEnd w:id="113"/>
      <w:r w:rsidRPr="008A0AB3">
        <w:rPr>
          <w:rStyle w:val="CommentReference"/>
          <w:rFonts w:cstheme="minorHAnsi"/>
          <w:sz w:val="22"/>
          <w:szCs w:val="22"/>
        </w:rPr>
        <w:commentReference w:id="113"/>
      </w:r>
      <w:r w:rsidRPr="008A0AB3">
        <w:rPr>
          <w:rFonts w:cstheme="minorHAnsi"/>
        </w:rPr>
        <w:t xml:space="preserve"> data can be easily identified, and unreported information can be distinguished from the true absence of cases.</w:t>
      </w:r>
    </w:p>
    <w:p w14:paraId="20160356" w14:textId="39695523" w:rsidR="002E4ADA" w:rsidRPr="008A0AB3" w:rsidRDefault="002E4ADA" w:rsidP="00572DF8">
      <w:pPr>
        <w:spacing w:line="240" w:lineRule="auto"/>
        <w:jc w:val="both"/>
        <w:rPr>
          <w:rFonts w:cstheme="minorHAnsi"/>
        </w:rPr>
      </w:pPr>
      <w:bookmarkStart w:id="114" w:name="Limitations"/>
      <w:r w:rsidRPr="008A0AB3">
        <w:rPr>
          <w:rFonts w:cstheme="minorHAnsi"/>
        </w:rPr>
        <w:t>Limitations</w:t>
      </w:r>
    </w:p>
    <w:bookmarkEnd w:id="114"/>
    <w:p w14:paraId="4208F2F4" w14:textId="77777777" w:rsidR="00044CD7" w:rsidRDefault="008127EC" w:rsidP="00572DF8">
      <w:pPr>
        <w:spacing w:line="240" w:lineRule="auto"/>
        <w:jc w:val="both"/>
        <w:rPr>
          <w:rFonts w:cstheme="minorHAnsi"/>
        </w:rPr>
      </w:pPr>
      <w:r w:rsidRPr="008A0AB3">
        <w:rPr>
          <w:rFonts w:cstheme="minorHAnsi"/>
        </w:rPr>
        <w:t xml:space="preserve">There are </w:t>
      </w:r>
      <w:r w:rsidR="00F61654">
        <w:rPr>
          <w:rFonts w:cstheme="minorHAnsi"/>
        </w:rPr>
        <w:t>several important</w:t>
      </w:r>
      <w:r w:rsidRPr="008A0AB3">
        <w:rPr>
          <w:rFonts w:cstheme="minorHAnsi"/>
        </w:rPr>
        <w:t xml:space="preserve"> limitations to consider for this study, given the context of conflict in which the data was collected. </w:t>
      </w:r>
    </w:p>
    <w:p w14:paraId="4A118E95" w14:textId="5C68D53F" w:rsidR="00044CD7" w:rsidRDefault="00044CD7" w:rsidP="00572DF8">
      <w:pPr>
        <w:spacing w:line="240" w:lineRule="auto"/>
        <w:jc w:val="both"/>
        <w:rPr>
          <w:rFonts w:cstheme="minorHAnsi"/>
        </w:rPr>
      </w:pPr>
      <w:r>
        <w:rPr>
          <w:rFonts w:cstheme="minorHAnsi"/>
        </w:rPr>
        <w:t xml:space="preserve">First, we face methodological constraints. </w:t>
      </w:r>
      <w:r w:rsidR="008529EF" w:rsidRPr="008A0AB3">
        <w:rPr>
          <w:rFonts w:cstheme="minorHAnsi"/>
        </w:rPr>
        <w:t xml:space="preserve">This study uses ecological </w:t>
      </w:r>
      <w:proofErr w:type="gramStart"/>
      <w:r w:rsidR="008529EF" w:rsidRPr="008A0AB3">
        <w:rPr>
          <w:rFonts w:cstheme="minorHAnsi"/>
        </w:rPr>
        <w:t>data, and</w:t>
      </w:r>
      <w:proofErr w:type="gramEnd"/>
      <w:r w:rsidR="008529EF" w:rsidRPr="008A0AB3">
        <w:rPr>
          <w:rFonts w:cstheme="minorHAnsi"/>
        </w:rPr>
        <w:t xml:space="preserve"> can only make associations at the population level. </w:t>
      </w:r>
      <w:r w:rsidRPr="008A0AB3">
        <w:rPr>
          <w:rFonts w:cstheme="minorHAnsi"/>
        </w:rPr>
        <w:t xml:space="preserve">Population estimates </w:t>
      </w:r>
      <w:r>
        <w:rPr>
          <w:rFonts w:cstheme="minorHAnsi"/>
        </w:rPr>
        <w:t xml:space="preserve">in non-state territories </w:t>
      </w:r>
      <w:r w:rsidRPr="008A0AB3">
        <w:rPr>
          <w:rFonts w:cstheme="minorHAnsi"/>
        </w:rPr>
        <w:t>were difficult to accurately assess</w:t>
      </w:r>
      <w:r>
        <w:rPr>
          <w:rFonts w:cstheme="minorHAnsi"/>
        </w:rPr>
        <w:t>, so we utilized</w:t>
      </w:r>
      <w:r w:rsidRPr="008A0AB3">
        <w:rPr>
          <w:rFonts w:cstheme="minorHAnsi"/>
        </w:rPr>
        <w:t xml:space="preserve"> UNOCHA </w:t>
      </w:r>
      <w:r>
        <w:rPr>
          <w:rFonts w:cstheme="minorHAnsi"/>
        </w:rPr>
        <w:t>data. However, UNOCHA used</w:t>
      </w:r>
      <w:commentRangeStart w:id="115"/>
      <w:r>
        <w:rPr>
          <w:rFonts w:cstheme="minorHAnsi"/>
        </w:rPr>
        <w:t xml:space="preserve"> </w:t>
      </w:r>
      <w:r w:rsidRPr="008A0AB3">
        <w:rPr>
          <w:rFonts w:cstheme="minorHAnsi"/>
        </w:rPr>
        <w:t>different methods</w:t>
      </w:r>
      <w:commentRangeEnd w:id="115"/>
      <w:r>
        <w:rPr>
          <w:rStyle w:val="CommentReference"/>
        </w:rPr>
        <w:commentReference w:id="115"/>
      </w:r>
      <w:r w:rsidRPr="008A0AB3">
        <w:rPr>
          <w:rFonts w:cstheme="minorHAnsi"/>
        </w:rPr>
        <w:t xml:space="preserve"> between 2015-2016 than between 2017-2019 population estimates</w:t>
      </w:r>
      <w:r>
        <w:rPr>
          <w:rFonts w:cstheme="minorHAnsi"/>
        </w:rPr>
        <w:t xml:space="preserve">; population was measured at the district level between 2015-2016 and at the subdistrict level between 2017-2019, </w:t>
      </w:r>
      <w:r w:rsidRPr="008A0AB3">
        <w:rPr>
          <w:rFonts w:cstheme="minorHAnsi"/>
        </w:rPr>
        <w:t>and it is unclear how this may have influenced population estimates.</w:t>
      </w:r>
    </w:p>
    <w:p w14:paraId="6D1C40DF" w14:textId="77777777" w:rsidR="00044CD7" w:rsidRDefault="00044CD7" w:rsidP="00572DF8">
      <w:pPr>
        <w:spacing w:line="240" w:lineRule="auto"/>
        <w:jc w:val="both"/>
        <w:rPr>
          <w:rFonts w:cstheme="minorHAnsi"/>
        </w:rPr>
      </w:pPr>
      <w:r>
        <w:rPr>
          <w:rFonts w:cstheme="minorHAnsi"/>
        </w:rPr>
        <w:t xml:space="preserve">We also faced practical limitations. </w:t>
      </w:r>
      <w:r w:rsidR="00482CE2" w:rsidRPr="008A0AB3">
        <w:rPr>
          <w:rFonts w:cstheme="minorHAnsi"/>
        </w:rPr>
        <w:t xml:space="preserve">We did not have access to data on weekly incidence rates for measles in </w:t>
      </w:r>
      <w:commentRangeStart w:id="116"/>
      <w:r w:rsidR="00482CE2" w:rsidRPr="008A0AB3">
        <w:rPr>
          <w:rFonts w:cstheme="minorHAnsi"/>
        </w:rPr>
        <w:t>Syria prior to the conflict</w:t>
      </w:r>
      <w:commentRangeEnd w:id="116"/>
      <w:r w:rsidR="00D97208" w:rsidRPr="008A0AB3">
        <w:rPr>
          <w:rStyle w:val="CommentReference"/>
          <w:rFonts w:cstheme="minorHAnsi"/>
          <w:sz w:val="22"/>
          <w:szCs w:val="22"/>
        </w:rPr>
        <w:commentReference w:id="116"/>
      </w:r>
      <w:r w:rsidR="00482CE2" w:rsidRPr="008A0AB3">
        <w:rPr>
          <w:rFonts w:cstheme="minorHAnsi"/>
        </w:rPr>
        <w:t xml:space="preserve"> or between the start of the conflict</w:t>
      </w:r>
      <w:r w:rsidR="00C65D12" w:rsidRPr="008A0AB3">
        <w:rPr>
          <w:rFonts w:cstheme="minorHAnsi"/>
        </w:rPr>
        <w:t xml:space="preserve"> in March 2011</w:t>
      </w:r>
      <w:r w:rsidR="00482CE2" w:rsidRPr="008A0AB3">
        <w:rPr>
          <w:rFonts w:cstheme="minorHAnsi"/>
        </w:rPr>
        <w:t xml:space="preserve"> and</w:t>
      </w:r>
      <w:r w:rsidR="00C65D12" w:rsidRPr="008A0AB3">
        <w:rPr>
          <w:rFonts w:cstheme="minorHAnsi"/>
        </w:rPr>
        <w:t xml:space="preserve"> when ACU began publishing their data in</w:t>
      </w:r>
      <w:r w:rsidR="00482CE2" w:rsidRPr="008A0AB3">
        <w:rPr>
          <w:rFonts w:cstheme="minorHAnsi"/>
        </w:rPr>
        <w:t xml:space="preserve"> </w:t>
      </w:r>
      <w:r w:rsidR="00117FE8" w:rsidRPr="008A0AB3">
        <w:rPr>
          <w:rFonts w:cstheme="minorHAnsi"/>
        </w:rPr>
        <w:t>January 2015</w:t>
      </w:r>
      <w:r w:rsidR="00482CE2" w:rsidRPr="008A0AB3">
        <w:rPr>
          <w:rFonts w:cstheme="minorHAnsi"/>
        </w:rPr>
        <w:t>.</w:t>
      </w:r>
      <w:r w:rsidR="00707B1E" w:rsidRPr="008A0AB3">
        <w:rPr>
          <w:rFonts w:cstheme="minorHAnsi"/>
        </w:rPr>
        <w:t xml:space="preserve"> Population in Syria has been dynamic throughout the course of the war, especially in areas most affected by health. This not only further complicates accurate population estimates to match with weekly disease reports, but it also raises </w:t>
      </w:r>
      <w:r w:rsidR="00854A36" w:rsidRPr="008A0AB3">
        <w:rPr>
          <w:rFonts w:cstheme="minorHAnsi"/>
        </w:rPr>
        <w:t xml:space="preserve">the question whether changes in case counts within a given district are due to factors directly affecting that district or factors that impact neighboring districts. For example, if District A loses its only hospital, and people within District A </w:t>
      </w:r>
      <w:proofErr w:type="gramStart"/>
      <w:r w:rsidR="00854A36" w:rsidRPr="008A0AB3">
        <w:rPr>
          <w:rFonts w:cstheme="minorHAnsi"/>
        </w:rPr>
        <w:t>have to</w:t>
      </w:r>
      <w:proofErr w:type="gramEnd"/>
      <w:r w:rsidR="00854A36" w:rsidRPr="008A0AB3">
        <w:rPr>
          <w:rFonts w:cstheme="minorHAnsi"/>
        </w:rPr>
        <w:t xml:space="preserve"> travel to District B to seek care, we will see a change in incidence in District B even though this is because of access to care in District A.</w:t>
      </w:r>
      <w:r w:rsidR="005260E5" w:rsidRPr="008A0AB3">
        <w:rPr>
          <w:rFonts w:cstheme="minorHAnsi"/>
        </w:rPr>
        <w:t xml:space="preserve"> </w:t>
      </w:r>
    </w:p>
    <w:p w14:paraId="5C156EC9" w14:textId="7D3ECBC5" w:rsidR="002D5244" w:rsidRPr="008A0AB3" w:rsidRDefault="005260E5" w:rsidP="00572DF8">
      <w:pPr>
        <w:spacing w:line="240" w:lineRule="auto"/>
        <w:jc w:val="both"/>
        <w:rPr>
          <w:rFonts w:cstheme="minorHAnsi"/>
        </w:rPr>
      </w:pPr>
      <w:r w:rsidRPr="008A0AB3">
        <w:rPr>
          <w:rFonts w:cstheme="minorHAnsi"/>
        </w:rPr>
        <w:t xml:space="preserve">Thus, </w:t>
      </w:r>
      <w:r w:rsidR="00252661" w:rsidRPr="008A0AB3">
        <w:rPr>
          <w:rFonts w:cstheme="minorHAnsi"/>
        </w:rPr>
        <w:t xml:space="preserve">while </w:t>
      </w:r>
      <w:r w:rsidRPr="008A0AB3">
        <w:rPr>
          <w:rFonts w:cstheme="minorHAnsi"/>
        </w:rPr>
        <w:t xml:space="preserve">this study </w:t>
      </w:r>
      <w:r w:rsidR="008529EF" w:rsidRPr="008A0AB3">
        <w:rPr>
          <w:rFonts w:cstheme="minorHAnsi"/>
        </w:rPr>
        <w:t xml:space="preserve">is not able to make causal </w:t>
      </w:r>
      <w:r w:rsidR="00252661" w:rsidRPr="008A0AB3">
        <w:rPr>
          <w:rFonts w:cstheme="minorHAnsi"/>
        </w:rPr>
        <w:t xml:space="preserve">inferences </w:t>
      </w:r>
      <w:r w:rsidRPr="008A0AB3">
        <w:rPr>
          <w:rFonts w:cstheme="minorHAnsi"/>
        </w:rPr>
        <w:t xml:space="preserve">about the </w:t>
      </w:r>
      <w:r w:rsidR="00252661" w:rsidRPr="008A0AB3">
        <w:rPr>
          <w:rFonts w:cstheme="minorHAnsi"/>
        </w:rPr>
        <w:t xml:space="preserve">etiology of these outbreaks, we can conclude that these outbreaks did take place, that segments of the Syrian population have become vulnerable to vaccine-preventable diseases, and that it is possible to collect valuable, accurate, and reasonably consistent data in real-time during a conflict for </w:t>
      </w:r>
      <w:r w:rsidR="00B912B4" w:rsidRPr="008A0AB3">
        <w:rPr>
          <w:rFonts w:cstheme="minorHAnsi"/>
        </w:rPr>
        <w:t>response, advocacy, and</w:t>
      </w:r>
      <w:r w:rsidR="00725912" w:rsidRPr="008A0AB3">
        <w:rPr>
          <w:rFonts w:cstheme="minorHAnsi"/>
        </w:rPr>
        <w:t xml:space="preserve"> </w:t>
      </w:r>
      <w:r w:rsidR="00B912B4" w:rsidRPr="008A0AB3">
        <w:rPr>
          <w:rFonts w:cstheme="minorHAnsi"/>
        </w:rPr>
        <w:t>research purposes.</w:t>
      </w:r>
    </w:p>
    <w:p w14:paraId="1B68DA47" w14:textId="31F642E9" w:rsidR="004963BD" w:rsidRPr="008A0AB3" w:rsidRDefault="004963BD" w:rsidP="00572DF8">
      <w:pPr>
        <w:spacing w:line="240" w:lineRule="auto"/>
        <w:jc w:val="both"/>
        <w:rPr>
          <w:rFonts w:cstheme="minorHAnsi"/>
        </w:rPr>
      </w:pPr>
      <w:bookmarkStart w:id="117" w:name="Conclusion"/>
      <w:r w:rsidRPr="008A0AB3">
        <w:rPr>
          <w:rFonts w:cstheme="minorHAnsi"/>
        </w:rPr>
        <w:t>Conclusion</w:t>
      </w:r>
    </w:p>
    <w:bookmarkEnd w:id="117"/>
    <w:p w14:paraId="0402BC43" w14:textId="5B70F64E" w:rsidR="00BF2F4B" w:rsidRPr="008A0AB3" w:rsidRDefault="00AA26CE" w:rsidP="00572DF8">
      <w:pPr>
        <w:spacing w:line="240" w:lineRule="auto"/>
        <w:jc w:val="both"/>
        <w:rPr>
          <w:rFonts w:cstheme="minorHAnsi"/>
        </w:rPr>
      </w:pPr>
      <w:r>
        <w:rPr>
          <w:rFonts w:cstheme="minorHAnsi"/>
        </w:rPr>
        <w:t xml:space="preserve">The conflict in Syria has reduced routine healthcare services in non-state territories, leading to two major outbreaks of measles in 2017 and 2018. </w:t>
      </w:r>
      <w:r w:rsidR="00CC6352" w:rsidRPr="008A0AB3">
        <w:rPr>
          <w:rFonts w:cstheme="minorHAnsi"/>
        </w:rPr>
        <w:t>Although we cannot deduce which policies or actors were directly responsible for the two measles outbreaks, we can surmise that the regions affected the outbreaks were heavily</w:t>
      </w:r>
      <w:r w:rsidR="00973F94" w:rsidRPr="008A0AB3">
        <w:rPr>
          <w:rFonts w:cstheme="minorHAnsi"/>
        </w:rPr>
        <w:t xml:space="preserve"> targeted</w:t>
      </w:r>
      <w:r w:rsidR="00CC6352" w:rsidRPr="008A0AB3">
        <w:rPr>
          <w:rFonts w:cstheme="minorHAnsi"/>
        </w:rPr>
        <w:t xml:space="preserve"> in the conflict, they were limited in their access to aid organizations or government services, and that these factors </w:t>
      </w:r>
      <w:r w:rsidR="00973F94" w:rsidRPr="008A0AB3">
        <w:rPr>
          <w:rFonts w:cstheme="minorHAnsi"/>
        </w:rPr>
        <w:t xml:space="preserve">may have contributed </w:t>
      </w:r>
      <w:r w:rsidR="00CC6352" w:rsidRPr="008A0AB3">
        <w:rPr>
          <w:rFonts w:cstheme="minorHAnsi"/>
        </w:rPr>
        <w:t xml:space="preserve">to decreased vaccination rates and thus increased vulnerability to </w:t>
      </w:r>
      <w:r w:rsidR="007A52C3" w:rsidRPr="008A0AB3">
        <w:rPr>
          <w:rFonts w:cstheme="minorHAnsi"/>
        </w:rPr>
        <w:t xml:space="preserve">a </w:t>
      </w:r>
      <w:r w:rsidR="00CC6352" w:rsidRPr="008A0AB3">
        <w:rPr>
          <w:rFonts w:cstheme="minorHAnsi"/>
        </w:rPr>
        <w:t>measles</w:t>
      </w:r>
      <w:r w:rsidR="007A52C3" w:rsidRPr="008A0AB3">
        <w:rPr>
          <w:rFonts w:cstheme="minorHAnsi"/>
        </w:rPr>
        <w:t xml:space="preserve"> epidemic.</w:t>
      </w:r>
      <w:r w:rsidR="007972E5" w:rsidRPr="008A0AB3">
        <w:rPr>
          <w:rFonts w:cstheme="minorHAnsi"/>
        </w:rPr>
        <w:t xml:space="preserve"> </w:t>
      </w:r>
      <w:r>
        <w:rPr>
          <w:rFonts w:cstheme="minorHAnsi"/>
        </w:rPr>
        <w:t xml:space="preserve">This study also highlights the efforts of dedicated healthcare professionals to rigorously document the spread of infectious diseases </w:t>
      </w:r>
      <w:proofErr w:type="gramStart"/>
      <w:r>
        <w:rPr>
          <w:rFonts w:cstheme="minorHAnsi"/>
        </w:rPr>
        <w:t>in the midst of</w:t>
      </w:r>
      <w:proofErr w:type="gramEnd"/>
      <w:r>
        <w:rPr>
          <w:rFonts w:cstheme="minorHAnsi"/>
        </w:rPr>
        <w:t xml:space="preserve"> conflict, and how powerful this kind of data is not </w:t>
      </w:r>
      <w:r>
        <w:rPr>
          <w:rFonts w:cstheme="minorHAnsi"/>
        </w:rPr>
        <w:lastRenderedPageBreak/>
        <w:t xml:space="preserve">only for rapid response and advocacy, but for research as well. </w:t>
      </w:r>
      <w:r w:rsidR="001A2385">
        <w:rPr>
          <w:rFonts w:cstheme="minorHAnsi"/>
        </w:rPr>
        <w:t xml:space="preserve">Vaccines and other routine healthcare services are a human right, whatever the circumstance, and </w:t>
      </w:r>
      <w:r w:rsidR="0028523F">
        <w:rPr>
          <w:rFonts w:cstheme="minorHAnsi"/>
        </w:rPr>
        <w:t xml:space="preserve">efforts to document lapses in such services and the consequences of these lapses are an important step in preserving that right. </w:t>
      </w:r>
      <w:r w:rsidR="007972E5" w:rsidRPr="008A0AB3">
        <w:rPr>
          <w:rFonts w:cstheme="minorHAnsi"/>
        </w:rPr>
        <w:t xml:space="preserve">Further studies relating the severity of the conflict or attacks on healthcare facilities should be conducted to </w:t>
      </w:r>
      <w:r w:rsidR="00866925" w:rsidRPr="008A0AB3">
        <w:rPr>
          <w:rFonts w:cstheme="minorHAnsi"/>
        </w:rPr>
        <w:t>better assess their relationship with vaccine preventable diseases.</w:t>
      </w:r>
    </w:p>
    <w:p w14:paraId="318F2107" w14:textId="211A1034" w:rsidR="00102FC1" w:rsidRPr="008A0AB3" w:rsidRDefault="00102FC1" w:rsidP="00572DF8">
      <w:pPr>
        <w:spacing w:line="240" w:lineRule="auto"/>
        <w:jc w:val="both"/>
        <w:rPr>
          <w:rFonts w:cstheme="minorHAnsi"/>
        </w:rPr>
      </w:pPr>
    </w:p>
    <w:p w14:paraId="508CF0C0" w14:textId="5976DE41" w:rsidR="0038352B" w:rsidRPr="008A0AB3" w:rsidRDefault="0038352B" w:rsidP="00572DF8">
      <w:pPr>
        <w:spacing w:line="240" w:lineRule="auto"/>
        <w:jc w:val="both"/>
        <w:rPr>
          <w:rFonts w:cstheme="minorHAnsi"/>
        </w:rPr>
      </w:pPr>
      <w:r w:rsidRPr="008A0AB3">
        <w:rPr>
          <w:rFonts w:cstheme="minorHAnsi"/>
        </w:rPr>
        <w:t>Conflict of Interest</w:t>
      </w:r>
    </w:p>
    <w:p w14:paraId="40393D4E" w14:textId="0420C98E" w:rsidR="0038352B" w:rsidRPr="008A0AB3" w:rsidRDefault="0038352B" w:rsidP="00572DF8">
      <w:pPr>
        <w:spacing w:line="240" w:lineRule="auto"/>
        <w:ind w:firstLine="720"/>
        <w:jc w:val="both"/>
        <w:rPr>
          <w:rFonts w:cstheme="minorHAnsi"/>
        </w:rPr>
      </w:pPr>
      <w:r w:rsidRPr="008A0AB3">
        <w:rPr>
          <w:rFonts w:cstheme="minorHAnsi"/>
        </w:rPr>
        <w:t>No conflicts of interests to declare.</w:t>
      </w:r>
      <w:r w:rsidR="00F25533">
        <w:rPr>
          <w:rFonts w:cstheme="minorHAnsi"/>
        </w:rPr>
        <w:t xml:space="preserve"> This study was funded by the </w:t>
      </w:r>
      <w:r w:rsidR="002F5B3A">
        <w:rPr>
          <w:rFonts w:cstheme="minorHAnsi"/>
        </w:rPr>
        <w:t xml:space="preserve">University of </w:t>
      </w:r>
      <w:r w:rsidR="00F25533">
        <w:rPr>
          <w:rFonts w:cstheme="minorHAnsi"/>
        </w:rPr>
        <w:t>C</w:t>
      </w:r>
      <w:r w:rsidR="002F5B3A">
        <w:rPr>
          <w:rFonts w:cstheme="minorHAnsi"/>
        </w:rPr>
        <w:t>alifornia,</w:t>
      </w:r>
      <w:r w:rsidR="00F25533">
        <w:rPr>
          <w:rFonts w:cstheme="minorHAnsi"/>
        </w:rPr>
        <w:t xml:space="preserve"> Berkeley Human Rights Center and the UCB-UCSF Joint Medical Program.</w:t>
      </w:r>
    </w:p>
    <w:p w14:paraId="01C73539" w14:textId="1190F6DC" w:rsidR="00C9659A" w:rsidRPr="008A0AB3" w:rsidRDefault="00D90BE8" w:rsidP="00572DF8">
      <w:pPr>
        <w:spacing w:line="240" w:lineRule="auto"/>
        <w:jc w:val="both"/>
        <w:rPr>
          <w:rFonts w:cstheme="minorHAnsi"/>
        </w:rPr>
      </w:pPr>
      <w:r>
        <w:rPr>
          <w:rFonts w:cstheme="minorHAnsi"/>
        </w:rPr>
        <w:t>---------------------------------------</w:t>
      </w:r>
    </w:p>
    <w:p w14:paraId="6D4E6626" w14:textId="0CAA8865" w:rsidR="00851CE5" w:rsidRDefault="00851CE5" w:rsidP="00572DF8">
      <w:pPr>
        <w:spacing w:line="240" w:lineRule="auto"/>
        <w:jc w:val="both"/>
        <w:rPr>
          <w:rFonts w:cstheme="minorHAnsi"/>
        </w:rPr>
      </w:pPr>
      <w:r w:rsidRPr="008A0AB3">
        <w:rPr>
          <w:rFonts w:cstheme="minorHAnsi"/>
        </w:rPr>
        <w:t>Appendix</w:t>
      </w:r>
    </w:p>
    <w:p w14:paraId="64C4817F" w14:textId="77777777" w:rsidR="006A6ED9" w:rsidRDefault="006A6ED9" w:rsidP="00572DF8">
      <w:pPr>
        <w:spacing w:line="240" w:lineRule="auto"/>
        <w:jc w:val="both"/>
        <w:rPr>
          <w:rFonts w:cstheme="minorHAnsi"/>
        </w:rPr>
      </w:pPr>
    </w:p>
    <w:p w14:paraId="053F545A" w14:textId="61A8BF33" w:rsidR="00D90BE8" w:rsidRPr="008A0AB3" w:rsidRDefault="006A6ED9" w:rsidP="00572DF8">
      <w:pPr>
        <w:spacing w:line="240" w:lineRule="auto"/>
        <w:jc w:val="both"/>
        <w:rPr>
          <w:rFonts w:cstheme="minorHAnsi"/>
        </w:rPr>
      </w:pPr>
      <w:r w:rsidRPr="008A0AB3">
        <w:rPr>
          <w:rFonts w:cstheme="minorHAnsi"/>
          <w:noProof/>
        </w:rPr>
        <w:drawing>
          <wp:anchor distT="0" distB="0" distL="114300" distR="114300" simplePos="0" relativeHeight="251683840" behindDoc="0" locked="0" layoutInCell="1" allowOverlap="1" wp14:anchorId="21BBEE1B" wp14:editId="0037A145">
            <wp:simplePos x="0" y="0"/>
            <wp:positionH relativeFrom="column">
              <wp:posOffset>3462035</wp:posOffset>
            </wp:positionH>
            <wp:positionV relativeFrom="paragraph">
              <wp:posOffset>274526</wp:posOffset>
            </wp:positionV>
            <wp:extent cx="2666365" cy="1645285"/>
            <wp:effectExtent l="0" t="0" r="63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66365" cy="1645285"/>
                    </a:xfrm>
                    <a:prstGeom prst="rect">
                      <a:avLst/>
                    </a:prstGeom>
                  </pic:spPr>
                </pic:pic>
              </a:graphicData>
            </a:graphic>
          </wp:anchor>
        </w:drawing>
      </w:r>
      <w:r w:rsidR="00D90BE8" w:rsidRPr="008A0AB3">
        <w:rPr>
          <w:rFonts w:cstheme="minorHAnsi"/>
          <w:noProof/>
        </w:rPr>
        <w:drawing>
          <wp:anchor distT="0" distB="0" distL="114300" distR="114300" simplePos="0" relativeHeight="251681792" behindDoc="0" locked="0" layoutInCell="1" allowOverlap="1" wp14:anchorId="0D077320" wp14:editId="71D83829">
            <wp:simplePos x="0" y="0"/>
            <wp:positionH relativeFrom="column">
              <wp:posOffset>0</wp:posOffset>
            </wp:positionH>
            <wp:positionV relativeFrom="paragraph">
              <wp:posOffset>274320</wp:posOffset>
            </wp:positionV>
            <wp:extent cx="3138170" cy="1936750"/>
            <wp:effectExtent l="0" t="0" r="508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38170" cy="1936750"/>
                    </a:xfrm>
                    <a:prstGeom prst="rect">
                      <a:avLst/>
                    </a:prstGeom>
                  </pic:spPr>
                </pic:pic>
              </a:graphicData>
            </a:graphic>
            <wp14:sizeRelH relativeFrom="margin">
              <wp14:pctWidth>0</wp14:pctWidth>
            </wp14:sizeRelH>
            <wp14:sizeRelV relativeFrom="margin">
              <wp14:pctHeight>0</wp14:pctHeight>
            </wp14:sizeRelV>
          </wp:anchor>
        </w:drawing>
      </w:r>
    </w:p>
    <w:tbl>
      <w:tblPr>
        <w:tblStyle w:val="GridTable4-Accent1"/>
        <w:tblW w:w="8630" w:type="dxa"/>
        <w:tblLook w:val="04A0" w:firstRow="1" w:lastRow="0" w:firstColumn="1" w:lastColumn="0" w:noHBand="0" w:noVBand="1"/>
      </w:tblPr>
      <w:tblGrid>
        <w:gridCol w:w="2039"/>
        <w:gridCol w:w="2055"/>
        <w:gridCol w:w="1156"/>
        <w:gridCol w:w="979"/>
        <w:gridCol w:w="1156"/>
        <w:gridCol w:w="1245"/>
      </w:tblGrid>
      <w:tr w:rsidR="00851CE5" w:rsidRPr="008A0AB3" w14:paraId="116FFBCB" w14:textId="77777777" w:rsidTr="0012185F">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C3CA843" w14:textId="77777777" w:rsidR="00851CE5" w:rsidRPr="008A0AB3" w:rsidRDefault="00851CE5" w:rsidP="00572DF8">
            <w:pPr>
              <w:rPr>
                <w:rFonts w:eastAsia="Times New Roman" w:cstheme="minorHAnsi"/>
                <w:color w:val="FFE599" w:themeColor="accent4" w:themeTint="66"/>
              </w:rPr>
            </w:pPr>
            <w:r w:rsidRPr="008A0AB3">
              <w:rPr>
                <w:rFonts w:eastAsia="Times New Roman" w:cstheme="minorHAnsi"/>
                <w:color w:val="FFE599" w:themeColor="accent4" w:themeTint="66"/>
              </w:rPr>
              <w:t>Cases of Measles</w:t>
            </w:r>
          </w:p>
        </w:tc>
        <w:tc>
          <w:tcPr>
            <w:tcW w:w="2055" w:type="dxa"/>
            <w:noWrap/>
            <w:hideMark/>
          </w:tcPr>
          <w:p w14:paraId="2E0FCE49" w14:textId="77777777" w:rsidR="00851CE5" w:rsidRPr="008A0AB3"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rPr>
            </w:pPr>
            <w:r w:rsidRPr="008A0AB3">
              <w:rPr>
                <w:rFonts w:eastAsia="Times New Roman" w:cstheme="minorHAnsi"/>
                <w:color w:val="FFE599" w:themeColor="accent4" w:themeTint="66"/>
              </w:rPr>
              <w:t>&lt;5 Male</w:t>
            </w:r>
          </w:p>
        </w:tc>
        <w:tc>
          <w:tcPr>
            <w:tcW w:w="1156" w:type="dxa"/>
            <w:noWrap/>
            <w:hideMark/>
          </w:tcPr>
          <w:p w14:paraId="2F6985FC" w14:textId="77777777" w:rsidR="00851CE5" w:rsidRPr="008A0AB3"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rPr>
            </w:pPr>
            <w:r w:rsidRPr="008A0AB3">
              <w:rPr>
                <w:rFonts w:eastAsia="Times New Roman" w:cstheme="minorHAnsi"/>
                <w:color w:val="FFE599" w:themeColor="accent4" w:themeTint="66"/>
              </w:rPr>
              <w:t>&lt;5 Female</w:t>
            </w:r>
          </w:p>
        </w:tc>
        <w:tc>
          <w:tcPr>
            <w:tcW w:w="979" w:type="dxa"/>
            <w:noWrap/>
            <w:hideMark/>
          </w:tcPr>
          <w:p w14:paraId="7E45E89D" w14:textId="77777777" w:rsidR="00851CE5" w:rsidRPr="008A0AB3"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rPr>
            </w:pPr>
            <w:r w:rsidRPr="008A0AB3">
              <w:rPr>
                <w:rFonts w:eastAsia="Times New Roman" w:cstheme="minorHAnsi"/>
                <w:color w:val="FFE599" w:themeColor="accent4" w:themeTint="66"/>
              </w:rPr>
              <w:t>&gt;5 Male</w:t>
            </w:r>
          </w:p>
        </w:tc>
        <w:tc>
          <w:tcPr>
            <w:tcW w:w="1156" w:type="dxa"/>
            <w:noWrap/>
            <w:hideMark/>
          </w:tcPr>
          <w:p w14:paraId="5AF9C798" w14:textId="77777777" w:rsidR="00851CE5" w:rsidRPr="008A0AB3"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rPr>
            </w:pPr>
            <w:r w:rsidRPr="008A0AB3">
              <w:rPr>
                <w:rFonts w:eastAsia="Times New Roman" w:cstheme="minorHAnsi"/>
                <w:color w:val="FFE599" w:themeColor="accent4" w:themeTint="66"/>
              </w:rPr>
              <w:t>&gt;5 Female</w:t>
            </w:r>
          </w:p>
        </w:tc>
        <w:tc>
          <w:tcPr>
            <w:tcW w:w="1245" w:type="dxa"/>
            <w:shd w:val="clear" w:color="auto" w:fill="FFF2CC" w:themeFill="accent4" w:themeFillTint="33"/>
            <w:noWrap/>
            <w:hideMark/>
          </w:tcPr>
          <w:p w14:paraId="3B6AF619" w14:textId="77777777" w:rsidR="00851CE5" w:rsidRPr="008A0AB3"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Total Cases</w:t>
            </w:r>
          </w:p>
        </w:tc>
      </w:tr>
      <w:tr w:rsidR="00851CE5" w:rsidRPr="008A0AB3" w14:paraId="264D2AC5"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101B6501"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Aleppo Total:</w:t>
            </w:r>
          </w:p>
        </w:tc>
        <w:tc>
          <w:tcPr>
            <w:tcW w:w="2055" w:type="dxa"/>
            <w:shd w:val="clear" w:color="auto" w:fill="D0CECE" w:themeFill="background2" w:themeFillShade="E6"/>
            <w:noWrap/>
            <w:hideMark/>
          </w:tcPr>
          <w:p w14:paraId="05FE8B11"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1663</w:t>
            </w:r>
          </w:p>
        </w:tc>
        <w:tc>
          <w:tcPr>
            <w:tcW w:w="1156" w:type="dxa"/>
            <w:shd w:val="clear" w:color="auto" w:fill="D0CECE" w:themeFill="background2" w:themeFillShade="E6"/>
            <w:noWrap/>
            <w:hideMark/>
          </w:tcPr>
          <w:p w14:paraId="1129CB64"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1512</w:t>
            </w:r>
          </w:p>
        </w:tc>
        <w:tc>
          <w:tcPr>
            <w:tcW w:w="979" w:type="dxa"/>
            <w:shd w:val="clear" w:color="auto" w:fill="D0CECE" w:themeFill="background2" w:themeFillShade="E6"/>
            <w:noWrap/>
            <w:hideMark/>
          </w:tcPr>
          <w:p w14:paraId="0B6C885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1232</w:t>
            </w:r>
          </w:p>
        </w:tc>
        <w:tc>
          <w:tcPr>
            <w:tcW w:w="1156" w:type="dxa"/>
            <w:shd w:val="clear" w:color="auto" w:fill="D0CECE" w:themeFill="background2" w:themeFillShade="E6"/>
            <w:noWrap/>
            <w:hideMark/>
          </w:tcPr>
          <w:p w14:paraId="5DB7DA6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1045</w:t>
            </w:r>
          </w:p>
        </w:tc>
        <w:tc>
          <w:tcPr>
            <w:tcW w:w="1245" w:type="dxa"/>
            <w:shd w:val="clear" w:color="auto" w:fill="D0CECE" w:themeFill="background2" w:themeFillShade="E6"/>
            <w:noWrap/>
            <w:hideMark/>
          </w:tcPr>
          <w:p w14:paraId="7142AF54"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5452</w:t>
            </w:r>
          </w:p>
        </w:tc>
      </w:tr>
      <w:tr w:rsidR="00851CE5" w:rsidRPr="008A0AB3" w14:paraId="14A16A5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96E87C7"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Afrin</w:t>
            </w:r>
          </w:p>
        </w:tc>
        <w:tc>
          <w:tcPr>
            <w:tcW w:w="2055" w:type="dxa"/>
            <w:noWrap/>
            <w:hideMark/>
          </w:tcPr>
          <w:p w14:paraId="205BD0AF"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25</w:t>
            </w:r>
          </w:p>
        </w:tc>
        <w:tc>
          <w:tcPr>
            <w:tcW w:w="1156" w:type="dxa"/>
            <w:noWrap/>
            <w:hideMark/>
          </w:tcPr>
          <w:p w14:paraId="7D6198EB"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48</w:t>
            </w:r>
          </w:p>
        </w:tc>
        <w:tc>
          <w:tcPr>
            <w:tcW w:w="979" w:type="dxa"/>
            <w:noWrap/>
            <w:hideMark/>
          </w:tcPr>
          <w:p w14:paraId="24347D4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127</w:t>
            </w:r>
          </w:p>
        </w:tc>
        <w:tc>
          <w:tcPr>
            <w:tcW w:w="1156" w:type="dxa"/>
            <w:noWrap/>
            <w:hideMark/>
          </w:tcPr>
          <w:p w14:paraId="0CB73490"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96</w:t>
            </w:r>
          </w:p>
        </w:tc>
        <w:tc>
          <w:tcPr>
            <w:tcW w:w="1245" w:type="dxa"/>
            <w:shd w:val="clear" w:color="auto" w:fill="FFF2CC" w:themeFill="accent4" w:themeFillTint="33"/>
            <w:noWrap/>
            <w:hideMark/>
          </w:tcPr>
          <w:p w14:paraId="6B68200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296</w:t>
            </w:r>
          </w:p>
        </w:tc>
      </w:tr>
      <w:tr w:rsidR="00851CE5" w:rsidRPr="008A0AB3" w14:paraId="18D9703B"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F7A1FB8"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Ain Al Arab</w:t>
            </w:r>
          </w:p>
        </w:tc>
        <w:tc>
          <w:tcPr>
            <w:tcW w:w="2055" w:type="dxa"/>
            <w:noWrap/>
            <w:hideMark/>
          </w:tcPr>
          <w:p w14:paraId="5B1F969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26</w:t>
            </w:r>
          </w:p>
        </w:tc>
        <w:tc>
          <w:tcPr>
            <w:tcW w:w="1156" w:type="dxa"/>
            <w:noWrap/>
            <w:hideMark/>
          </w:tcPr>
          <w:p w14:paraId="65E0A991"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21</w:t>
            </w:r>
          </w:p>
        </w:tc>
        <w:tc>
          <w:tcPr>
            <w:tcW w:w="979" w:type="dxa"/>
            <w:noWrap/>
            <w:hideMark/>
          </w:tcPr>
          <w:p w14:paraId="76D61EE7"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18</w:t>
            </w:r>
          </w:p>
        </w:tc>
        <w:tc>
          <w:tcPr>
            <w:tcW w:w="1156" w:type="dxa"/>
            <w:noWrap/>
            <w:hideMark/>
          </w:tcPr>
          <w:p w14:paraId="0F6C6E1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w:t>
            </w:r>
          </w:p>
        </w:tc>
        <w:tc>
          <w:tcPr>
            <w:tcW w:w="1245" w:type="dxa"/>
            <w:shd w:val="clear" w:color="auto" w:fill="FFF2CC" w:themeFill="accent4" w:themeFillTint="33"/>
            <w:noWrap/>
            <w:hideMark/>
          </w:tcPr>
          <w:p w14:paraId="4DC8510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74</w:t>
            </w:r>
          </w:p>
        </w:tc>
      </w:tr>
      <w:tr w:rsidR="00851CE5" w:rsidRPr="008A0AB3" w14:paraId="3A1251D7"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8B3567B"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Al Bab</w:t>
            </w:r>
          </w:p>
        </w:tc>
        <w:tc>
          <w:tcPr>
            <w:tcW w:w="2055" w:type="dxa"/>
            <w:noWrap/>
            <w:hideMark/>
          </w:tcPr>
          <w:p w14:paraId="43099EB9"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161</w:t>
            </w:r>
          </w:p>
        </w:tc>
        <w:tc>
          <w:tcPr>
            <w:tcW w:w="1156" w:type="dxa"/>
            <w:noWrap/>
            <w:hideMark/>
          </w:tcPr>
          <w:p w14:paraId="631B0A9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169</w:t>
            </w:r>
          </w:p>
        </w:tc>
        <w:tc>
          <w:tcPr>
            <w:tcW w:w="979" w:type="dxa"/>
            <w:noWrap/>
            <w:hideMark/>
          </w:tcPr>
          <w:p w14:paraId="1F71B4C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187</w:t>
            </w:r>
          </w:p>
        </w:tc>
        <w:tc>
          <w:tcPr>
            <w:tcW w:w="1156" w:type="dxa"/>
            <w:noWrap/>
            <w:hideMark/>
          </w:tcPr>
          <w:p w14:paraId="6830BDB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150</w:t>
            </w:r>
          </w:p>
        </w:tc>
        <w:tc>
          <w:tcPr>
            <w:tcW w:w="1245" w:type="dxa"/>
            <w:shd w:val="clear" w:color="auto" w:fill="FFF2CC" w:themeFill="accent4" w:themeFillTint="33"/>
            <w:noWrap/>
            <w:hideMark/>
          </w:tcPr>
          <w:p w14:paraId="30EAC84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667</w:t>
            </w:r>
          </w:p>
        </w:tc>
      </w:tr>
      <w:tr w:rsidR="00851CE5" w:rsidRPr="008A0AB3" w14:paraId="7ECBA1B1"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BDA7D38"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A'zaz</w:t>
            </w:r>
            <w:proofErr w:type="spellEnd"/>
          </w:p>
        </w:tc>
        <w:tc>
          <w:tcPr>
            <w:tcW w:w="2055" w:type="dxa"/>
            <w:noWrap/>
            <w:hideMark/>
          </w:tcPr>
          <w:p w14:paraId="3802BE9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607</w:t>
            </w:r>
          </w:p>
        </w:tc>
        <w:tc>
          <w:tcPr>
            <w:tcW w:w="1156" w:type="dxa"/>
            <w:noWrap/>
            <w:hideMark/>
          </w:tcPr>
          <w:p w14:paraId="5C555F7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527</w:t>
            </w:r>
          </w:p>
        </w:tc>
        <w:tc>
          <w:tcPr>
            <w:tcW w:w="979" w:type="dxa"/>
            <w:noWrap/>
            <w:hideMark/>
          </w:tcPr>
          <w:p w14:paraId="523C718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325</w:t>
            </w:r>
          </w:p>
        </w:tc>
        <w:tc>
          <w:tcPr>
            <w:tcW w:w="1156" w:type="dxa"/>
            <w:noWrap/>
            <w:hideMark/>
          </w:tcPr>
          <w:p w14:paraId="73DC60A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324</w:t>
            </w:r>
          </w:p>
        </w:tc>
        <w:tc>
          <w:tcPr>
            <w:tcW w:w="1245" w:type="dxa"/>
            <w:shd w:val="clear" w:color="auto" w:fill="FFF2CC" w:themeFill="accent4" w:themeFillTint="33"/>
            <w:noWrap/>
            <w:hideMark/>
          </w:tcPr>
          <w:p w14:paraId="6875806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1783</w:t>
            </w:r>
          </w:p>
        </w:tc>
      </w:tr>
      <w:tr w:rsidR="00851CE5" w:rsidRPr="008A0AB3" w14:paraId="173AEC3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506FEEE"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Jarablus</w:t>
            </w:r>
          </w:p>
        </w:tc>
        <w:tc>
          <w:tcPr>
            <w:tcW w:w="2055" w:type="dxa"/>
            <w:noWrap/>
            <w:hideMark/>
          </w:tcPr>
          <w:p w14:paraId="586EE59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146</w:t>
            </w:r>
          </w:p>
        </w:tc>
        <w:tc>
          <w:tcPr>
            <w:tcW w:w="1156" w:type="dxa"/>
            <w:noWrap/>
            <w:hideMark/>
          </w:tcPr>
          <w:p w14:paraId="316A0E92"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147</w:t>
            </w:r>
          </w:p>
        </w:tc>
        <w:tc>
          <w:tcPr>
            <w:tcW w:w="979" w:type="dxa"/>
            <w:noWrap/>
            <w:hideMark/>
          </w:tcPr>
          <w:p w14:paraId="4CBDCC8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89</w:t>
            </w:r>
          </w:p>
        </w:tc>
        <w:tc>
          <w:tcPr>
            <w:tcW w:w="1156" w:type="dxa"/>
            <w:noWrap/>
            <w:hideMark/>
          </w:tcPr>
          <w:p w14:paraId="285C60E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109</w:t>
            </w:r>
          </w:p>
        </w:tc>
        <w:tc>
          <w:tcPr>
            <w:tcW w:w="1245" w:type="dxa"/>
            <w:shd w:val="clear" w:color="auto" w:fill="FFF2CC" w:themeFill="accent4" w:themeFillTint="33"/>
            <w:noWrap/>
            <w:hideMark/>
          </w:tcPr>
          <w:p w14:paraId="7AFEACDF"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491</w:t>
            </w:r>
          </w:p>
        </w:tc>
      </w:tr>
      <w:tr w:rsidR="00851CE5" w:rsidRPr="008A0AB3" w14:paraId="141CCE3B"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A859223"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 xml:space="preserve">Jebel </w:t>
            </w:r>
            <w:proofErr w:type="spellStart"/>
            <w:r w:rsidRPr="008A0AB3">
              <w:rPr>
                <w:rFonts w:eastAsia="Times New Roman" w:cstheme="minorHAnsi"/>
                <w:color w:val="000000"/>
              </w:rPr>
              <w:t>Saman</w:t>
            </w:r>
            <w:proofErr w:type="spellEnd"/>
          </w:p>
        </w:tc>
        <w:tc>
          <w:tcPr>
            <w:tcW w:w="2055" w:type="dxa"/>
            <w:noWrap/>
            <w:hideMark/>
          </w:tcPr>
          <w:p w14:paraId="0144287A"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255</w:t>
            </w:r>
          </w:p>
        </w:tc>
        <w:tc>
          <w:tcPr>
            <w:tcW w:w="1156" w:type="dxa"/>
            <w:noWrap/>
            <w:hideMark/>
          </w:tcPr>
          <w:p w14:paraId="2ED1890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217</w:t>
            </w:r>
          </w:p>
        </w:tc>
        <w:tc>
          <w:tcPr>
            <w:tcW w:w="979" w:type="dxa"/>
            <w:noWrap/>
            <w:hideMark/>
          </w:tcPr>
          <w:p w14:paraId="378331B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169</w:t>
            </w:r>
          </w:p>
        </w:tc>
        <w:tc>
          <w:tcPr>
            <w:tcW w:w="1156" w:type="dxa"/>
            <w:noWrap/>
            <w:hideMark/>
          </w:tcPr>
          <w:p w14:paraId="3F17A3E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134</w:t>
            </w:r>
          </w:p>
        </w:tc>
        <w:tc>
          <w:tcPr>
            <w:tcW w:w="1245" w:type="dxa"/>
            <w:shd w:val="clear" w:color="auto" w:fill="FFF2CC" w:themeFill="accent4" w:themeFillTint="33"/>
            <w:noWrap/>
            <w:hideMark/>
          </w:tcPr>
          <w:p w14:paraId="08F758F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775</w:t>
            </w:r>
          </w:p>
        </w:tc>
      </w:tr>
      <w:tr w:rsidR="00851CE5" w:rsidRPr="008A0AB3" w14:paraId="55358DEB"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0206063"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Menbij</w:t>
            </w:r>
            <w:proofErr w:type="spellEnd"/>
          </w:p>
        </w:tc>
        <w:tc>
          <w:tcPr>
            <w:tcW w:w="2055" w:type="dxa"/>
            <w:noWrap/>
            <w:hideMark/>
          </w:tcPr>
          <w:p w14:paraId="651E7D3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443</w:t>
            </w:r>
          </w:p>
        </w:tc>
        <w:tc>
          <w:tcPr>
            <w:tcW w:w="1156" w:type="dxa"/>
            <w:noWrap/>
            <w:hideMark/>
          </w:tcPr>
          <w:p w14:paraId="5DB6C39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383</w:t>
            </w:r>
          </w:p>
        </w:tc>
        <w:tc>
          <w:tcPr>
            <w:tcW w:w="979" w:type="dxa"/>
            <w:noWrap/>
            <w:hideMark/>
          </w:tcPr>
          <w:p w14:paraId="4779F6BB"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317</w:t>
            </w:r>
          </w:p>
        </w:tc>
        <w:tc>
          <w:tcPr>
            <w:tcW w:w="1156" w:type="dxa"/>
            <w:noWrap/>
            <w:hideMark/>
          </w:tcPr>
          <w:p w14:paraId="2CFB485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223</w:t>
            </w:r>
          </w:p>
        </w:tc>
        <w:tc>
          <w:tcPr>
            <w:tcW w:w="1245" w:type="dxa"/>
            <w:shd w:val="clear" w:color="auto" w:fill="FFF2CC" w:themeFill="accent4" w:themeFillTint="33"/>
            <w:noWrap/>
            <w:hideMark/>
          </w:tcPr>
          <w:p w14:paraId="3F12F45E"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1366</w:t>
            </w:r>
          </w:p>
        </w:tc>
      </w:tr>
      <w:tr w:rsidR="00851CE5" w:rsidRPr="008A0AB3" w14:paraId="180EDBA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2924D10"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Al-</w:t>
            </w:r>
            <w:proofErr w:type="spellStart"/>
            <w:r w:rsidRPr="008A0AB3">
              <w:rPr>
                <w:rFonts w:eastAsia="Times New Roman" w:cstheme="minorHAnsi"/>
                <w:color w:val="000000"/>
              </w:rPr>
              <w:t>Hasakeh</w:t>
            </w:r>
            <w:proofErr w:type="spellEnd"/>
            <w:r w:rsidRPr="008A0AB3">
              <w:rPr>
                <w:rFonts w:eastAsia="Times New Roman" w:cstheme="minorHAnsi"/>
                <w:color w:val="000000"/>
              </w:rPr>
              <w:t xml:space="preserve"> Total:</w:t>
            </w:r>
          </w:p>
        </w:tc>
        <w:tc>
          <w:tcPr>
            <w:tcW w:w="2055" w:type="dxa"/>
            <w:shd w:val="clear" w:color="auto" w:fill="D0CECE" w:themeFill="background2" w:themeFillShade="E6"/>
            <w:noWrap/>
            <w:hideMark/>
          </w:tcPr>
          <w:p w14:paraId="41A3066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195</w:t>
            </w:r>
          </w:p>
        </w:tc>
        <w:tc>
          <w:tcPr>
            <w:tcW w:w="1156" w:type="dxa"/>
            <w:shd w:val="clear" w:color="auto" w:fill="D0CECE" w:themeFill="background2" w:themeFillShade="E6"/>
            <w:noWrap/>
            <w:hideMark/>
          </w:tcPr>
          <w:p w14:paraId="2638671F"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174</w:t>
            </w:r>
          </w:p>
        </w:tc>
        <w:tc>
          <w:tcPr>
            <w:tcW w:w="979" w:type="dxa"/>
            <w:shd w:val="clear" w:color="auto" w:fill="D0CECE" w:themeFill="background2" w:themeFillShade="E6"/>
            <w:noWrap/>
            <w:hideMark/>
          </w:tcPr>
          <w:p w14:paraId="5CD8DD5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128</w:t>
            </w:r>
          </w:p>
        </w:tc>
        <w:tc>
          <w:tcPr>
            <w:tcW w:w="1156" w:type="dxa"/>
            <w:shd w:val="clear" w:color="auto" w:fill="D0CECE" w:themeFill="background2" w:themeFillShade="E6"/>
            <w:noWrap/>
            <w:hideMark/>
          </w:tcPr>
          <w:p w14:paraId="06B10F1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103</w:t>
            </w:r>
          </w:p>
        </w:tc>
        <w:tc>
          <w:tcPr>
            <w:tcW w:w="1245" w:type="dxa"/>
            <w:shd w:val="clear" w:color="auto" w:fill="D0CECE" w:themeFill="background2" w:themeFillShade="E6"/>
            <w:noWrap/>
            <w:hideMark/>
          </w:tcPr>
          <w:p w14:paraId="519D3BE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600</w:t>
            </w:r>
          </w:p>
        </w:tc>
      </w:tr>
      <w:tr w:rsidR="00851CE5" w:rsidRPr="008A0AB3" w14:paraId="6528E274"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D0CDF33"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Al-</w:t>
            </w:r>
            <w:proofErr w:type="spellStart"/>
            <w:r w:rsidRPr="008A0AB3">
              <w:rPr>
                <w:rFonts w:eastAsia="Times New Roman" w:cstheme="minorHAnsi"/>
                <w:color w:val="000000"/>
              </w:rPr>
              <w:t>Hasakeh</w:t>
            </w:r>
            <w:proofErr w:type="spellEnd"/>
          </w:p>
        </w:tc>
        <w:tc>
          <w:tcPr>
            <w:tcW w:w="2055" w:type="dxa"/>
            <w:noWrap/>
            <w:hideMark/>
          </w:tcPr>
          <w:p w14:paraId="41DB58FB"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23</w:t>
            </w:r>
          </w:p>
        </w:tc>
        <w:tc>
          <w:tcPr>
            <w:tcW w:w="1156" w:type="dxa"/>
            <w:noWrap/>
            <w:hideMark/>
          </w:tcPr>
          <w:p w14:paraId="16F16A8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18</w:t>
            </w:r>
          </w:p>
        </w:tc>
        <w:tc>
          <w:tcPr>
            <w:tcW w:w="979" w:type="dxa"/>
            <w:noWrap/>
            <w:hideMark/>
          </w:tcPr>
          <w:p w14:paraId="4690929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w:t>
            </w:r>
          </w:p>
        </w:tc>
        <w:tc>
          <w:tcPr>
            <w:tcW w:w="1156" w:type="dxa"/>
            <w:noWrap/>
            <w:hideMark/>
          </w:tcPr>
          <w:p w14:paraId="3355552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w:t>
            </w:r>
          </w:p>
        </w:tc>
        <w:tc>
          <w:tcPr>
            <w:tcW w:w="1245" w:type="dxa"/>
            <w:shd w:val="clear" w:color="auto" w:fill="FFF2CC" w:themeFill="accent4" w:themeFillTint="33"/>
            <w:noWrap/>
            <w:hideMark/>
          </w:tcPr>
          <w:p w14:paraId="6BB04A8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59</w:t>
            </w:r>
          </w:p>
        </w:tc>
      </w:tr>
      <w:tr w:rsidR="00851CE5" w:rsidRPr="008A0AB3" w14:paraId="7F415112"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C84773F"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Al-</w:t>
            </w:r>
            <w:proofErr w:type="spellStart"/>
            <w:r w:rsidRPr="008A0AB3">
              <w:rPr>
                <w:rFonts w:eastAsia="Times New Roman" w:cstheme="minorHAnsi"/>
                <w:color w:val="000000"/>
              </w:rPr>
              <w:t>Malikeyyeh</w:t>
            </w:r>
            <w:proofErr w:type="spellEnd"/>
          </w:p>
        </w:tc>
        <w:tc>
          <w:tcPr>
            <w:tcW w:w="2055" w:type="dxa"/>
            <w:noWrap/>
            <w:hideMark/>
          </w:tcPr>
          <w:p w14:paraId="30DF967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28</w:t>
            </w:r>
          </w:p>
        </w:tc>
        <w:tc>
          <w:tcPr>
            <w:tcW w:w="1156" w:type="dxa"/>
            <w:noWrap/>
            <w:hideMark/>
          </w:tcPr>
          <w:p w14:paraId="0C9B058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22</w:t>
            </w:r>
          </w:p>
        </w:tc>
        <w:tc>
          <w:tcPr>
            <w:tcW w:w="979" w:type="dxa"/>
            <w:noWrap/>
            <w:hideMark/>
          </w:tcPr>
          <w:p w14:paraId="3230DB4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21</w:t>
            </w:r>
          </w:p>
        </w:tc>
        <w:tc>
          <w:tcPr>
            <w:tcW w:w="1156" w:type="dxa"/>
            <w:noWrap/>
            <w:hideMark/>
          </w:tcPr>
          <w:p w14:paraId="1758D93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27</w:t>
            </w:r>
          </w:p>
        </w:tc>
        <w:tc>
          <w:tcPr>
            <w:tcW w:w="1245" w:type="dxa"/>
            <w:shd w:val="clear" w:color="auto" w:fill="FFF2CC" w:themeFill="accent4" w:themeFillTint="33"/>
            <w:noWrap/>
            <w:hideMark/>
          </w:tcPr>
          <w:p w14:paraId="46928D3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98</w:t>
            </w:r>
          </w:p>
        </w:tc>
      </w:tr>
      <w:tr w:rsidR="00851CE5" w:rsidRPr="008A0AB3" w14:paraId="045E52E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7D01FAC"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Quamishli</w:t>
            </w:r>
            <w:proofErr w:type="spellEnd"/>
          </w:p>
        </w:tc>
        <w:tc>
          <w:tcPr>
            <w:tcW w:w="2055" w:type="dxa"/>
            <w:noWrap/>
            <w:hideMark/>
          </w:tcPr>
          <w:p w14:paraId="565BADF9"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96</w:t>
            </w:r>
          </w:p>
        </w:tc>
        <w:tc>
          <w:tcPr>
            <w:tcW w:w="1156" w:type="dxa"/>
            <w:noWrap/>
            <w:hideMark/>
          </w:tcPr>
          <w:p w14:paraId="162E14E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85</w:t>
            </w:r>
          </w:p>
        </w:tc>
        <w:tc>
          <w:tcPr>
            <w:tcW w:w="979" w:type="dxa"/>
            <w:noWrap/>
            <w:hideMark/>
          </w:tcPr>
          <w:p w14:paraId="00E4CDE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57</w:t>
            </w:r>
          </w:p>
        </w:tc>
        <w:tc>
          <w:tcPr>
            <w:tcW w:w="1156" w:type="dxa"/>
            <w:noWrap/>
            <w:hideMark/>
          </w:tcPr>
          <w:p w14:paraId="64BB73D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26</w:t>
            </w:r>
          </w:p>
        </w:tc>
        <w:tc>
          <w:tcPr>
            <w:tcW w:w="1245" w:type="dxa"/>
            <w:shd w:val="clear" w:color="auto" w:fill="FFF2CC" w:themeFill="accent4" w:themeFillTint="33"/>
            <w:noWrap/>
            <w:hideMark/>
          </w:tcPr>
          <w:p w14:paraId="06584BB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264</w:t>
            </w:r>
          </w:p>
        </w:tc>
      </w:tr>
      <w:tr w:rsidR="00851CE5" w:rsidRPr="008A0AB3" w14:paraId="6CC5F020"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1A00998"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Ras Al Ain</w:t>
            </w:r>
          </w:p>
        </w:tc>
        <w:tc>
          <w:tcPr>
            <w:tcW w:w="2055" w:type="dxa"/>
            <w:noWrap/>
            <w:hideMark/>
          </w:tcPr>
          <w:p w14:paraId="639CC83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48</w:t>
            </w:r>
          </w:p>
        </w:tc>
        <w:tc>
          <w:tcPr>
            <w:tcW w:w="1156" w:type="dxa"/>
            <w:noWrap/>
            <w:hideMark/>
          </w:tcPr>
          <w:p w14:paraId="10BA9299"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49</w:t>
            </w:r>
          </w:p>
        </w:tc>
        <w:tc>
          <w:tcPr>
            <w:tcW w:w="979" w:type="dxa"/>
            <w:noWrap/>
            <w:hideMark/>
          </w:tcPr>
          <w:p w14:paraId="6096A12A"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42</w:t>
            </w:r>
          </w:p>
        </w:tc>
        <w:tc>
          <w:tcPr>
            <w:tcW w:w="1156" w:type="dxa"/>
            <w:noWrap/>
            <w:hideMark/>
          </w:tcPr>
          <w:p w14:paraId="0DB1C13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40</w:t>
            </w:r>
          </w:p>
        </w:tc>
        <w:tc>
          <w:tcPr>
            <w:tcW w:w="1245" w:type="dxa"/>
            <w:shd w:val="clear" w:color="auto" w:fill="FFF2CC" w:themeFill="accent4" w:themeFillTint="33"/>
            <w:noWrap/>
            <w:hideMark/>
          </w:tcPr>
          <w:p w14:paraId="774D551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179</w:t>
            </w:r>
          </w:p>
        </w:tc>
      </w:tr>
      <w:tr w:rsidR="00851CE5" w:rsidRPr="008A0AB3" w14:paraId="4C085B27"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099F23E"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Ar-Raqqa Total:</w:t>
            </w:r>
          </w:p>
        </w:tc>
        <w:tc>
          <w:tcPr>
            <w:tcW w:w="2055" w:type="dxa"/>
            <w:shd w:val="clear" w:color="auto" w:fill="D0CECE" w:themeFill="background2" w:themeFillShade="E6"/>
            <w:noWrap/>
            <w:hideMark/>
          </w:tcPr>
          <w:p w14:paraId="2CEED651"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2226</w:t>
            </w:r>
          </w:p>
        </w:tc>
        <w:tc>
          <w:tcPr>
            <w:tcW w:w="1156" w:type="dxa"/>
            <w:shd w:val="clear" w:color="auto" w:fill="D0CECE" w:themeFill="background2" w:themeFillShade="E6"/>
            <w:noWrap/>
            <w:hideMark/>
          </w:tcPr>
          <w:p w14:paraId="61A0B831"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2180</w:t>
            </w:r>
          </w:p>
        </w:tc>
        <w:tc>
          <w:tcPr>
            <w:tcW w:w="979" w:type="dxa"/>
            <w:shd w:val="clear" w:color="auto" w:fill="D0CECE" w:themeFill="background2" w:themeFillShade="E6"/>
            <w:noWrap/>
            <w:hideMark/>
          </w:tcPr>
          <w:p w14:paraId="6DC7222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1937</w:t>
            </w:r>
          </w:p>
        </w:tc>
        <w:tc>
          <w:tcPr>
            <w:tcW w:w="1156" w:type="dxa"/>
            <w:shd w:val="clear" w:color="auto" w:fill="D0CECE" w:themeFill="background2" w:themeFillShade="E6"/>
            <w:noWrap/>
            <w:hideMark/>
          </w:tcPr>
          <w:p w14:paraId="0B770FF0"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1682</w:t>
            </w:r>
          </w:p>
        </w:tc>
        <w:tc>
          <w:tcPr>
            <w:tcW w:w="1245" w:type="dxa"/>
            <w:shd w:val="clear" w:color="auto" w:fill="D0CECE" w:themeFill="background2" w:themeFillShade="E6"/>
            <w:noWrap/>
            <w:hideMark/>
          </w:tcPr>
          <w:p w14:paraId="71AB19C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8025</w:t>
            </w:r>
          </w:p>
        </w:tc>
      </w:tr>
      <w:tr w:rsidR="00851CE5" w:rsidRPr="008A0AB3" w14:paraId="45A2AE1A"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79DD72F"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Ar-Raqqa</w:t>
            </w:r>
          </w:p>
        </w:tc>
        <w:tc>
          <w:tcPr>
            <w:tcW w:w="2055" w:type="dxa"/>
            <w:noWrap/>
            <w:hideMark/>
          </w:tcPr>
          <w:p w14:paraId="7D55151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1843</w:t>
            </w:r>
          </w:p>
        </w:tc>
        <w:tc>
          <w:tcPr>
            <w:tcW w:w="1156" w:type="dxa"/>
            <w:noWrap/>
            <w:hideMark/>
          </w:tcPr>
          <w:p w14:paraId="4418013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1820</w:t>
            </w:r>
          </w:p>
        </w:tc>
        <w:tc>
          <w:tcPr>
            <w:tcW w:w="979" w:type="dxa"/>
            <w:noWrap/>
            <w:hideMark/>
          </w:tcPr>
          <w:p w14:paraId="67F40C79"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1743</w:t>
            </w:r>
          </w:p>
        </w:tc>
        <w:tc>
          <w:tcPr>
            <w:tcW w:w="1156" w:type="dxa"/>
            <w:noWrap/>
            <w:hideMark/>
          </w:tcPr>
          <w:p w14:paraId="188F683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1537</w:t>
            </w:r>
          </w:p>
        </w:tc>
        <w:tc>
          <w:tcPr>
            <w:tcW w:w="1245" w:type="dxa"/>
            <w:shd w:val="clear" w:color="auto" w:fill="FFF2CC" w:themeFill="accent4" w:themeFillTint="33"/>
            <w:noWrap/>
            <w:hideMark/>
          </w:tcPr>
          <w:p w14:paraId="509D827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6943</w:t>
            </w:r>
          </w:p>
        </w:tc>
      </w:tr>
      <w:tr w:rsidR="00851CE5" w:rsidRPr="008A0AB3" w14:paraId="00094ADE"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CFDEEFE"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lastRenderedPageBreak/>
              <w:t>Ath-Thawrah</w:t>
            </w:r>
            <w:proofErr w:type="spellEnd"/>
          </w:p>
        </w:tc>
        <w:tc>
          <w:tcPr>
            <w:tcW w:w="2055" w:type="dxa"/>
            <w:noWrap/>
            <w:hideMark/>
          </w:tcPr>
          <w:p w14:paraId="04C64E0F"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254</w:t>
            </w:r>
          </w:p>
        </w:tc>
        <w:tc>
          <w:tcPr>
            <w:tcW w:w="1156" w:type="dxa"/>
            <w:noWrap/>
            <w:hideMark/>
          </w:tcPr>
          <w:p w14:paraId="46AD4960"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230</w:t>
            </w:r>
          </w:p>
        </w:tc>
        <w:tc>
          <w:tcPr>
            <w:tcW w:w="979" w:type="dxa"/>
            <w:noWrap/>
            <w:hideMark/>
          </w:tcPr>
          <w:p w14:paraId="00E4BCFF"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101</w:t>
            </w:r>
          </w:p>
        </w:tc>
        <w:tc>
          <w:tcPr>
            <w:tcW w:w="1156" w:type="dxa"/>
            <w:noWrap/>
            <w:hideMark/>
          </w:tcPr>
          <w:p w14:paraId="6233434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85</w:t>
            </w:r>
          </w:p>
        </w:tc>
        <w:tc>
          <w:tcPr>
            <w:tcW w:w="1245" w:type="dxa"/>
            <w:shd w:val="clear" w:color="auto" w:fill="FFF2CC" w:themeFill="accent4" w:themeFillTint="33"/>
            <w:noWrap/>
            <w:hideMark/>
          </w:tcPr>
          <w:p w14:paraId="63A9B172"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670</w:t>
            </w:r>
          </w:p>
        </w:tc>
      </w:tr>
      <w:tr w:rsidR="00851CE5" w:rsidRPr="008A0AB3" w14:paraId="2E55B1A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F89E210"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 xml:space="preserve">Tell </w:t>
            </w:r>
            <w:proofErr w:type="spellStart"/>
            <w:r w:rsidRPr="008A0AB3">
              <w:rPr>
                <w:rFonts w:eastAsia="Times New Roman" w:cstheme="minorHAnsi"/>
                <w:color w:val="000000"/>
              </w:rPr>
              <w:t>Abiad</w:t>
            </w:r>
            <w:proofErr w:type="spellEnd"/>
          </w:p>
        </w:tc>
        <w:tc>
          <w:tcPr>
            <w:tcW w:w="2055" w:type="dxa"/>
            <w:noWrap/>
            <w:hideMark/>
          </w:tcPr>
          <w:p w14:paraId="67B2819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129</w:t>
            </w:r>
          </w:p>
        </w:tc>
        <w:tc>
          <w:tcPr>
            <w:tcW w:w="1156" w:type="dxa"/>
            <w:noWrap/>
            <w:hideMark/>
          </w:tcPr>
          <w:p w14:paraId="4622563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130</w:t>
            </w:r>
          </w:p>
        </w:tc>
        <w:tc>
          <w:tcPr>
            <w:tcW w:w="979" w:type="dxa"/>
            <w:noWrap/>
            <w:hideMark/>
          </w:tcPr>
          <w:p w14:paraId="2E519BE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93</w:t>
            </w:r>
          </w:p>
        </w:tc>
        <w:tc>
          <w:tcPr>
            <w:tcW w:w="1156" w:type="dxa"/>
            <w:noWrap/>
            <w:hideMark/>
          </w:tcPr>
          <w:p w14:paraId="0BD78BD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60</w:t>
            </w:r>
          </w:p>
        </w:tc>
        <w:tc>
          <w:tcPr>
            <w:tcW w:w="1245" w:type="dxa"/>
            <w:shd w:val="clear" w:color="auto" w:fill="FFF2CC" w:themeFill="accent4" w:themeFillTint="33"/>
            <w:noWrap/>
            <w:hideMark/>
          </w:tcPr>
          <w:p w14:paraId="671BBE0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412</w:t>
            </w:r>
          </w:p>
        </w:tc>
      </w:tr>
      <w:tr w:rsidR="00851CE5" w:rsidRPr="008A0AB3" w14:paraId="2DED3BBC"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288CA2AB" w14:textId="77777777" w:rsidR="00851CE5" w:rsidRPr="008A0AB3" w:rsidRDefault="00851CE5" w:rsidP="00572DF8">
            <w:pPr>
              <w:rPr>
                <w:rFonts w:eastAsia="Times New Roman" w:cstheme="minorHAnsi"/>
                <w:color w:val="000000"/>
              </w:rPr>
            </w:pPr>
            <w:proofErr w:type="spellStart"/>
            <w:r w:rsidRPr="008A0AB3">
              <w:rPr>
                <w:rFonts w:eastAsia="Times New Roman" w:cstheme="minorHAnsi"/>
                <w:color w:val="000000"/>
              </w:rPr>
              <w:t>Dar'a</w:t>
            </w:r>
            <w:proofErr w:type="spellEnd"/>
            <w:r w:rsidRPr="008A0AB3">
              <w:rPr>
                <w:rFonts w:eastAsia="Times New Roman" w:cstheme="minorHAnsi"/>
                <w:color w:val="000000"/>
              </w:rPr>
              <w:t xml:space="preserve"> Total:</w:t>
            </w:r>
          </w:p>
        </w:tc>
        <w:tc>
          <w:tcPr>
            <w:tcW w:w="2055" w:type="dxa"/>
            <w:shd w:val="clear" w:color="auto" w:fill="D0CECE" w:themeFill="background2" w:themeFillShade="E6"/>
            <w:noWrap/>
            <w:hideMark/>
          </w:tcPr>
          <w:p w14:paraId="3649358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85</w:t>
            </w:r>
          </w:p>
        </w:tc>
        <w:tc>
          <w:tcPr>
            <w:tcW w:w="1156" w:type="dxa"/>
            <w:shd w:val="clear" w:color="auto" w:fill="D0CECE" w:themeFill="background2" w:themeFillShade="E6"/>
            <w:noWrap/>
            <w:hideMark/>
          </w:tcPr>
          <w:p w14:paraId="3197CA8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114</w:t>
            </w:r>
          </w:p>
        </w:tc>
        <w:tc>
          <w:tcPr>
            <w:tcW w:w="979" w:type="dxa"/>
            <w:shd w:val="clear" w:color="auto" w:fill="D0CECE" w:themeFill="background2" w:themeFillShade="E6"/>
            <w:noWrap/>
            <w:hideMark/>
          </w:tcPr>
          <w:p w14:paraId="2742276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35</w:t>
            </w:r>
          </w:p>
        </w:tc>
        <w:tc>
          <w:tcPr>
            <w:tcW w:w="1156" w:type="dxa"/>
            <w:shd w:val="clear" w:color="auto" w:fill="D0CECE" w:themeFill="background2" w:themeFillShade="E6"/>
            <w:noWrap/>
            <w:hideMark/>
          </w:tcPr>
          <w:p w14:paraId="2FEEDD1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33</w:t>
            </w:r>
          </w:p>
        </w:tc>
        <w:tc>
          <w:tcPr>
            <w:tcW w:w="1245" w:type="dxa"/>
            <w:shd w:val="clear" w:color="auto" w:fill="D0CECE" w:themeFill="background2" w:themeFillShade="E6"/>
            <w:noWrap/>
            <w:hideMark/>
          </w:tcPr>
          <w:p w14:paraId="79A444B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267</w:t>
            </w:r>
          </w:p>
        </w:tc>
      </w:tr>
      <w:tr w:rsidR="00851CE5" w:rsidRPr="008A0AB3" w14:paraId="7BB0A506"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1195C90"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As-</w:t>
            </w:r>
            <w:proofErr w:type="spellStart"/>
            <w:r w:rsidRPr="008A0AB3">
              <w:rPr>
                <w:rFonts w:eastAsia="Times New Roman" w:cstheme="minorHAnsi"/>
                <w:color w:val="000000"/>
              </w:rPr>
              <w:t>Sanamayn</w:t>
            </w:r>
            <w:proofErr w:type="spellEnd"/>
          </w:p>
        </w:tc>
        <w:tc>
          <w:tcPr>
            <w:tcW w:w="2055" w:type="dxa"/>
            <w:noWrap/>
            <w:hideMark/>
          </w:tcPr>
          <w:p w14:paraId="4500BBC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w:t>
            </w:r>
          </w:p>
        </w:tc>
        <w:tc>
          <w:tcPr>
            <w:tcW w:w="1156" w:type="dxa"/>
            <w:noWrap/>
            <w:hideMark/>
          </w:tcPr>
          <w:p w14:paraId="4831B03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w:t>
            </w:r>
          </w:p>
        </w:tc>
        <w:tc>
          <w:tcPr>
            <w:tcW w:w="979" w:type="dxa"/>
            <w:noWrap/>
            <w:hideMark/>
          </w:tcPr>
          <w:p w14:paraId="3542263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w:t>
            </w:r>
          </w:p>
        </w:tc>
        <w:tc>
          <w:tcPr>
            <w:tcW w:w="1156" w:type="dxa"/>
            <w:noWrap/>
            <w:hideMark/>
          </w:tcPr>
          <w:p w14:paraId="45C1E074"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245" w:type="dxa"/>
            <w:shd w:val="clear" w:color="auto" w:fill="FFF2CC" w:themeFill="accent4" w:themeFillTint="33"/>
            <w:noWrap/>
            <w:hideMark/>
          </w:tcPr>
          <w:p w14:paraId="39CCAA5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w:t>
            </w:r>
          </w:p>
        </w:tc>
      </w:tr>
      <w:tr w:rsidR="00851CE5" w:rsidRPr="008A0AB3" w14:paraId="18AA4172"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2B7BEF5"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Dar'a</w:t>
            </w:r>
            <w:proofErr w:type="spellEnd"/>
          </w:p>
        </w:tc>
        <w:tc>
          <w:tcPr>
            <w:tcW w:w="2055" w:type="dxa"/>
            <w:noWrap/>
            <w:hideMark/>
          </w:tcPr>
          <w:p w14:paraId="1E25868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39</w:t>
            </w:r>
          </w:p>
        </w:tc>
        <w:tc>
          <w:tcPr>
            <w:tcW w:w="1156" w:type="dxa"/>
            <w:noWrap/>
            <w:hideMark/>
          </w:tcPr>
          <w:p w14:paraId="20A60A5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64</w:t>
            </w:r>
          </w:p>
        </w:tc>
        <w:tc>
          <w:tcPr>
            <w:tcW w:w="979" w:type="dxa"/>
            <w:noWrap/>
            <w:hideMark/>
          </w:tcPr>
          <w:p w14:paraId="1CE7484E"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19</w:t>
            </w:r>
          </w:p>
        </w:tc>
        <w:tc>
          <w:tcPr>
            <w:tcW w:w="1156" w:type="dxa"/>
            <w:noWrap/>
            <w:hideMark/>
          </w:tcPr>
          <w:p w14:paraId="6FCDA19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23</w:t>
            </w:r>
          </w:p>
        </w:tc>
        <w:tc>
          <w:tcPr>
            <w:tcW w:w="1245" w:type="dxa"/>
            <w:shd w:val="clear" w:color="auto" w:fill="FFF2CC" w:themeFill="accent4" w:themeFillTint="33"/>
            <w:noWrap/>
            <w:hideMark/>
          </w:tcPr>
          <w:p w14:paraId="3EBDF69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145</w:t>
            </w:r>
          </w:p>
        </w:tc>
      </w:tr>
      <w:tr w:rsidR="00851CE5" w:rsidRPr="008A0AB3" w14:paraId="013A1EAD"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69D818A"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Izra</w:t>
            </w:r>
            <w:proofErr w:type="spellEnd"/>
            <w:r w:rsidRPr="008A0AB3">
              <w:rPr>
                <w:rFonts w:eastAsia="Times New Roman" w:cstheme="minorHAnsi"/>
                <w:color w:val="000000"/>
              </w:rPr>
              <w:t>'</w:t>
            </w:r>
          </w:p>
        </w:tc>
        <w:tc>
          <w:tcPr>
            <w:tcW w:w="2055" w:type="dxa"/>
            <w:noWrap/>
            <w:hideMark/>
          </w:tcPr>
          <w:p w14:paraId="737F5DC7"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43</w:t>
            </w:r>
          </w:p>
        </w:tc>
        <w:tc>
          <w:tcPr>
            <w:tcW w:w="1156" w:type="dxa"/>
            <w:noWrap/>
            <w:hideMark/>
          </w:tcPr>
          <w:p w14:paraId="783D828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46</w:t>
            </w:r>
          </w:p>
        </w:tc>
        <w:tc>
          <w:tcPr>
            <w:tcW w:w="979" w:type="dxa"/>
            <w:noWrap/>
            <w:hideMark/>
          </w:tcPr>
          <w:p w14:paraId="6AC5F40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15</w:t>
            </w:r>
          </w:p>
        </w:tc>
        <w:tc>
          <w:tcPr>
            <w:tcW w:w="1156" w:type="dxa"/>
            <w:noWrap/>
            <w:hideMark/>
          </w:tcPr>
          <w:p w14:paraId="472F68D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w:t>
            </w:r>
          </w:p>
        </w:tc>
        <w:tc>
          <w:tcPr>
            <w:tcW w:w="1245" w:type="dxa"/>
            <w:shd w:val="clear" w:color="auto" w:fill="FFF2CC" w:themeFill="accent4" w:themeFillTint="33"/>
            <w:noWrap/>
            <w:hideMark/>
          </w:tcPr>
          <w:p w14:paraId="00D4DD4A"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114</w:t>
            </w:r>
          </w:p>
        </w:tc>
      </w:tr>
      <w:tr w:rsidR="00851CE5" w:rsidRPr="008A0AB3" w14:paraId="36479131"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2DB78E91"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Deir-</w:t>
            </w:r>
            <w:proofErr w:type="spellStart"/>
            <w:r w:rsidRPr="008A0AB3">
              <w:rPr>
                <w:rFonts w:eastAsia="Times New Roman" w:cstheme="minorHAnsi"/>
                <w:color w:val="000000"/>
              </w:rPr>
              <w:t>ez</w:t>
            </w:r>
            <w:proofErr w:type="spellEnd"/>
            <w:r w:rsidRPr="008A0AB3">
              <w:rPr>
                <w:rFonts w:eastAsia="Times New Roman" w:cstheme="minorHAnsi"/>
                <w:color w:val="000000"/>
              </w:rPr>
              <w:t>-</w:t>
            </w:r>
            <w:proofErr w:type="spellStart"/>
            <w:r w:rsidRPr="008A0AB3">
              <w:rPr>
                <w:rFonts w:eastAsia="Times New Roman" w:cstheme="minorHAnsi"/>
                <w:color w:val="000000"/>
              </w:rPr>
              <w:t>Zor</w:t>
            </w:r>
            <w:proofErr w:type="spellEnd"/>
            <w:r w:rsidRPr="008A0AB3">
              <w:rPr>
                <w:rFonts w:eastAsia="Times New Roman" w:cstheme="minorHAnsi"/>
                <w:color w:val="000000"/>
              </w:rPr>
              <w:t xml:space="preserve"> Total:</w:t>
            </w:r>
          </w:p>
        </w:tc>
        <w:tc>
          <w:tcPr>
            <w:tcW w:w="2055" w:type="dxa"/>
            <w:shd w:val="clear" w:color="auto" w:fill="D0CECE" w:themeFill="background2" w:themeFillShade="E6"/>
            <w:noWrap/>
            <w:hideMark/>
          </w:tcPr>
          <w:p w14:paraId="75E52D1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2601</w:t>
            </w:r>
          </w:p>
        </w:tc>
        <w:tc>
          <w:tcPr>
            <w:tcW w:w="1156" w:type="dxa"/>
            <w:shd w:val="clear" w:color="auto" w:fill="D0CECE" w:themeFill="background2" w:themeFillShade="E6"/>
            <w:noWrap/>
            <w:hideMark/>
          </w:tcPr>
          <w:p w14:paraId="73FFF02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2608</w:t>
            </w:r>
          </w:p>
        </w:tc>
        <w:tc>
          <w:tcPr>
            <w:tcW w:w="979" w:type="dxa"/>
            <w:shd w:val="clear" w:color="auto" w:fill="D0CECE" w:themeFill="background2" w:themeFillShade="E6"/>
            <w:noWrap/>
            <w:hideMark/>
          </w:tcPr>
          <w:p w14:paraId="3CAD2F7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1760</w:t>
            </w:r>
          </w:p>
        </w:tc>
        <w:tc>
          <w:tcPr>
            <w:tcW w:w="1156" w:type="dxa"/>
            <w:shd w:val="clear" w:color="auto" w:fill="D0CECE" w:themeFill="background2" w:themeFillShade="E6"/>
            <w:noWrap/>
            <w:hideMark/>
          </w:tcPr>
          <w:p w14:paraId="5B0372C0"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1336</w:t>
            </w:r>
          </w:p>
        </w:tc>
        <w:tc>
          <w:tcPr>
            <w:tcW w:w="1245" w:type="dxa"/>
            <w:shd w:val="clear" w:color="auto" w:fill="D0CECE" w:themeFill="background2" w:themeFillShade="E6"/>
            <w:noWrap/>
            <w:hideMark/>
          </w:tcPr>
          <w:p w14:paraId="2E560D4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8305</w:t>
            </w:r>
          </w:p>
        </w:tc>
      </w:tr>
      <w:tr w:rsidR="00851CE5" w:rsidRPr="008A0AB3" w14:paraId="792607D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299D412"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Abu Kamal</w:t>
            </w:r>
          </w:p>
        </w:tc>
        <w:tc>
          <w:tcPr>
            <w:tcW w:w="2055" w:type="dxa"/>
            <w:noWrap/>
            <w:hideMark/>
          </w:tcPr>
          <w:p w14:paraId="1269BD7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751</w:t>
            </w:r>
          </w:p>
        </w:tc>
        <w:tc>
          <w:tcPr>
            <w:tcW w:w="1156" w:type="dxa"/>
            <w:noWrap/>
            <w:hideMark/>
          </w:tcPr>
          <w:p w14:paraId="7D971D21"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815</w:t>
            </w:r>
          </w:p>
        </w:tc>
        <w:tc>
          <w:tcPr>
            <w:tcW w:w="979" w:type="dxa"/>
            <w:noWrap/>
            <w:hideMark/>
          </w:tcPr>
          <w:p w14:paraId="2945681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533</w:t>
            </w:r>
          </w:p>
        </w:tc>
        <w:tc>
          <w:tcPr>
            <w:tcW w:w="1156" w:type="dxa"/>
            <w:noWrap/>
            <w:hideMark/>
          </w:tcPr>
          <w:p w14:paraId="66B6D973"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354</w:t>
            </w:r>
          </w:p>
        </w:tc>
        <w:tc>
          <w:tcPr>
            <w:tcW w:w="1245" w:type="dxa"/>
            <w:shd w:val="clear" w:color="auto" w:fill="FFF2CC" w:themeFill="accent4" w:themeFillTint="33"/>
            <w:noWrap/>
            <w:hideMark/>
          </w:tcPr>
          <w:p w14:paraId="0FC0F93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2453</w:t>
            </w:r>
          </w:p>
        </w:tc>
      </w:tr>
      <w:tr w:rsidR="00851CE5" w:rsidRPr="008A0AB3" w14:paraId="5E04AC5E"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308119C"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 xml:space="preserve">Al </w:t>
            </w:r>
            <w:proofErr w:type="spellStart"/>
            <w:r w:rsidRPr="008A0AB3">
              <w:rPr>
                <w:rFonts w:eastAsia="Times New Roman" w:cstheme="minorHAnsi"/>
                <w:color w:val="000000"/>
              </w:rPr>
              <w:t>Mayadin</w:t>
            </w:r>
            <w:proofErr w:type="spellEnd"/>
          </w:p>
        </w:tc>
        <w:tc>
          <w:tcPr>
            <w:tcW w:w="2055" w:type="dxa"/>
            <w:noWrap/>
            <w:hideMark/>
          </w:tcPr>
          <w:p w14:paraId="2798583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658</w:t>
            </w:r>
          </w:p>
        </w:tc>
        <w:tc>
          <w:tcPr>
            <w:tcW w:w="1156" w:type="dxa"/>
            <w:noWrap/>
            <w:hideMark/>
          </w:tcPr>
          <w:p w14:paraId="1A7D78A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765</w:t>
            </w:r>
          </w:p>
        </w:tc>
        <w:tc>
          <w:tcPr>
            <w:tcW w:w="979" w:type="dxa"/>
            <w:noWrap/>
            <w:hideMark/>
          </w:tcPr>
          <w:p w14:paraId="5A8A280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446</w:t>
            </w:r>
          </w:p>
        </w:tc>
        <w:tc>
          <w:tcPr>
            <w:tcW w:w="1156" w:type="dxa"/>
            <w:noWrap/>
            <w:hideMark/>
          </w:tcPr>
          <w:p w14:paraId="012EAFC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288</w:t>
            </w:r>
          </w:p>
        </w:tc>
        <w:tc>
          <w:tcPr>
            <w:tcW w:w="1245" w:type="dxa"/>
            <w:shd w:val="clear" w:color="auto" w:fill="FFF2CC" w:themeFill="accent4" w:themeFillTint="33"/>
            <w:noWrap/>
            <w:hideMark/>
          </w:tcPr>
          <w:p w14:paraId="771AE65E"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2157</w:t>
            </w:r>
          </w:p>
        </w:tc>
      </w:tr>
      <w:tr w:rsidR="00851CE5" w:rsidRPr="008A0AB3" w14:paraId="0D53FC17"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4558011"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Deir-</w:t>
            </w:r>
            <w:proofErr w:type="spellStart"/>
            <w:r w:rsidRPr="008A0AB3">
              <w:rPr>
                <w:rFonts w:eastAsia="Times New Roman" w:cstheme="minorHAnsi"/>
                <w:color w:val="000000"/>
              </w:rPr>
              <w:t>ez</w:t>
            </w:r>
            <w:proofErr w:type="spellEnd"/>
            <w:r w:rsidRPr="008A0AB3">
              <w:rPr>
                <w:rFonts w:eastAsia="Times New Roman" w:cstheme="minorHAnsi"/>
                <w:color w:val="000000"/>
              </w:rPr>
              <w:t>-</w:t>
            </w:r>
            <w:proofErr w:type="spellStart"/>
            <w:r w:rsidRPr="008A0AB3">
              <w:rPr>
                <w:rFonts w:eastAsia="Times New Roman" w:cstheme="minorHAnsi"/>
                <w:color w:val="000000"/>
              </w:rPr>
              <w:t>Zor</w:t>
            </w:r>
            <w:proofErr w:type="spellEnd"/>
          </w:p>
        </w:tc>
        <w:tc>
          <w:tcPr>
            <w:tcW w:w="2055" w:type="dxa"/>
            <w:noWrap/>
            <w:hideMark/>
          </w:tcPr>
          <w:p w14:paraId="0F1EF7E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1192</w:t>
            </w:r>
          </w:p>
        </w:tc>
        <w:tc>
          <w:tcPr>
            <w:tcW w:w="1156" w:type="dxa"/>
            <w:noWrap/>
            <w:hideMark/>
          </w:tcPr>
          <w:p w14:paraId="3219FA5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1028</w:t>
            </w:r>
          </w:p>
        </w:tc>
        <w:tc>
          <w:tcPr>
            <w:tcW w:w="979" w:type="dxa"/>
            <w:noWrap/>
            <w:hideMark/>
          </w:tcPr>
          <w:p w14:paraId="29A6B5A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781</w:t>
            </w:r>
          </w:p>
        </w:tc>
        <w:tc>
          <w:tcPr>
            <w:tcW w:w="1156" w:type="dxa"/>
            <w:noWrap/>
            <w:hideMark/>
          </w:tcPr>
          <w:p w14:paraId="7B928DE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694</w:t>
            </w:r>
          </w:p>
        </w:tc>
        <w:tc>
          <w:tcPr>
            <w:tcW w:w="1245" w:type="dxa"/>
            <w:shd w:val="clear" w:color="auto" w:fill="FFF2CC" w:themeFill="accent4" w:themeFillTint="33"/>
            <w:noWrap/>
            <w:hideMark/>
          </w:tcPr>
          <w:p w14:paraId="405B658F"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3695</w:t>
            </w:r>
          </w:p>
        </w:tc>
      </w:tr>
      <w:tr w:rsidR="00851CE5" w:rsidRPr="008A0AB3" w14:paraId="014BA499"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69FAA95D"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Hama Total:</w:t>
            </w:r>
          </w:p>
        </w:tc>
        <w:tc>
          <w:tcPr>
            <w:tcW w:w="2055" w:type="dxa"/>
            <w:shd w:val="clear" w:color="auto" w:fill="D0CECE" w:themeFill="background2" w:themeFillShade="E6"/>
            <w:noWrap/>
            <w:hideMark/>
          </w:tcPr>
          <w:p w14:paraId="504038A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28</w:t>
            </w:r>
          </w:p>
        </w:tc>
        <w:tc>
          <w:tcPr>
            <w:tcW w:w="1156" w:type="dxa"/>
            <w:shd w:val="clear" w:color="auto" w:fill="D0CECE" w:themeFill="background2" w:themeFillShade="E6"/>
            <w:noWrap/>
            <w:hideMark/>
          </w:tcPr>
          <w:p w14:paraId="4ACAB07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31</w:t>
            </w:r>
          </w:p>
        </w:tc>
        <w:tc>
          <w:tcPr>
            <w:tcW w:w="979" w:type="dxa"/>
            <w:shd w:val="clear" w:color="auto" w:fill="D0CECE" w:themeFill="background2" w:themeFillShade="E6"/>
            <w:noWrap/>
            <w:hideMark/>
          </w:tcPr>
          <w:p w14:paraId="5CE0B5D9"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21</w:t>
            </w:r>
          </w:p>
        </w:tc>
        <w:tc>
          <w:tcPr>
            <w:tcW w:w="1156" w:type="dxa"/>
            <w:shd w:val="clear" w:color="auto" w:fill="D0CECE" w:themeFill="background2" w:themeFillShade="E6"/>
            <w:noWrap/>
            <w:hideMark/>
          </w:tcPr>
          <w:p w14:paraId="33AD1FE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10</w:t>
            </w:r>
          </w:p>
        </w:tc>
        <w:tc>
          <w:tcPr>
            <w:tcW w:w="1245" w:type="dxa"/>
            <w:shd w:val="clear" w:color="auto" w:fill="D0CECE" w:themeFill="background2" w:themeFillShade="E6"/>
            <w:noWrap/>
            <w:hideMark/>
          </w:tcPr>
          <w:p w14:paraId="13AD7AC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90</w:t>
            </w:r>
          </w:p>
        </w:tc>
      </w:tr>
      <w:tr w:rsidR="00851CE5" w:rsidRPr="008A0AB3" w14:paraId="0625A8F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DF62A91"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As-</w:t>
            </w:r>
            <w:proofErr w:type="spellStart"/>
            <w:r w:rsidRPr="008A0AB3">
              <w:rPr>
                <w:rFonts w:eastAsia="Times New Roman" w:cstheme="minorHAnsi"/>
                <w:color w:val="000000"/>
              </w:rPr>
              <w:t>Salamiyeh</w:t>
            </w:r>
            <w:proofErr w:type="spellEnd"/>
          </w:p>
        </w:tc>
        <w:tc>
          <w:tcPr>
            <w:tcW w:w="2055" w:type="dxa"/>
            <w:noWrap/>
            <w:hideMark/>
          </w:tcPr>
          <w:p w14:paraId="77CBE43A"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w:t>
            </w:r>
          </w:p>
        </w:tc>
        <w:tc>
          <w:tcPr>
            <w:tcW w:w="1156" w:type="dxa"/>
            <w:noWrap/>
            <w:hideMark/>
          </w:tcPr>
          <w:p w14:paraId="63FF6B6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w:t>
            </w:r>
          </w:p>
        </w:tc>
        <w:tc>
          <w:tcPr>
            <w:tcW w:w="979" w:type="dxa"/>
            <w:noWrap/>
            <w:hideMark/>
          </w:tcPr>
          <w:p w14:paraId="58C8ECD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w:t>
            </w:r>
          </w:p>
        </w:tc>
        <w:tc>
          <w:tcPr>
            <w:tcW w:w="1156" w:type="dxa"/>
            <w:noWrap/>
            <w:hideMark/>
          </w:tcPr>
          <w:p w14:paraId="2F33EA4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w:t>
            </w:r>
          </w:p>
        </w:tc>
        <w:tc>
          <w:tcPr>
            <w:tcW w:w="1245" w:type="dxa"/>
            <w:shd w:val="clear" w:color="auto" w:fill="FFF2CC" w:themeFill="accent4" w:themeFillTint="33"/>
            <w:noWrap/>
            <w:hideMark/>
          </w:tcPr>
          <w:p w14:paraId="75B043C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w:t>
            </w:r>
          </w:p>
        </w:tc>
      </w:tr>
      <w:tr w:rsidR="00851CE5" w:rsidRPr="008A0AB3" w14:paraId="35B752A2"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DCF42D3"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As-</w:t>
            </w:r>
            <w:proofErr w:type="spellStart"/>
            <w:r w:rsidRPr="008A0AB3">
              <w:rPr>
                <w:rFonts w:eastAsia="Times New Roman" w:cstheme="minorHAnsi"/>
                <w:color w:val="000000"/>
              </w:rPr>
              <w:t>Suqaylabiyah</w:t>
            </w:r>
            <w:proofErr w:type="spellEnd"/>
          </w:p>
        </w:tc>
        <w:tc>
          <w:tcPr>
            <w:tcW w:w="2055" w:type="dxa"/>
            <w:noWrap/>
            <w:hideMark/>
          </w:tcPr>
          <w:p w14:paraId="43437C9B"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w:t>
            </w:r>
          </w:p>
        </w:tc>
        <w:tc>
          <w:tcPr>
            <w:tcW w:w="1156" w:type="dxa"/>
            <w:noWrap/>
            <w:hideMark/>
          </w:tcPr>
          <w:p w14:paraId="0F102C2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w:t>
            </w:r>
          </w:p>
        </w:tc>
        <w:tc>
          <w:tcPr>
            <w:tcW w:w="979" w:type="dxa"/>
            <w:noWrap/>
            <w:hideMark/>
          </w:tcPr>
          <w:p w14:paraId="7A7A0EC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14</w:t>
            </w:r>
          </w:p>
        </w:tc>
        <w:tc>
          <w:tcPr>
            <w:tcW w:w="1156" w:type="dxa"/>
            <w:noWrap/>
            <w:hideMark/>
          </w:tcPr>
          <w:p w14:paraId="3796073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w:t>
            </w:r>
          </w:p>
        </w:tc>
        <w:tc>
          <w:tcPr>
            <w:tcW w:w="1245" w:type="dxa"/>
            <w:shd w:val="clear" w:color="auto" w:fill="FFF2CC" w:themeFill="accent4" w:themeFillTint="33"/>
            <w:noWrap/>
            <w:hideMark/>
          </w:tcPr>
          <w:p w14:paraId="119FACD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44</w:t>
            </w:r>
          </w:p>
        </w:tc>
      </w:tr>
      <w:tr w:rsidR="00851CE5" w:rsidRPr="008A0AB3" w14:paraId="7E73A38D"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4E9DB1B"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Hama</w:t>
            </w:r>
          </w:p>
        </w:tc>
        <w:tc>
          <w:tcPr>
            <w:tcW w:w="2055" w:type="dxa"/>
            <w:noWrap/>
            <w:hideMark/>
          </w:tcPr>
          <w:p w14:paraId="2A8774E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w:t>
            </w:r>
          </w:p>
        </w:tc>
        <w:tc>
          <w:tcPr>
            <w:tcW w:w="1156" w:type="dxa"/>
            <w:noWrap/>
            <w:hideMark/>
          </w:tcPr>
          <w:p w14:paraId="299B7597"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w:t>
            </w:r>
          </w:p>
        </w:tc>
        <w:tc>
          <w:tcPr>
            <w:tcW w:w="979" w:type="dxa"/>
            <w:noWrap/>
            <w:hideMark/>
          </w:tcPr>
          <w:p w14:paraId="4BFAEEE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w:t>
            </w:r>
          </w:p>
        </w:tc>
        <w:tc>
          <w:tcPr>
            <w:tcW w:w="1156" w:type="dxa"/>
            <w:noWrap/>
            <w:hideMark/>
          </w:tcPr>
          <w:p w14:paraId="74AB2373"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w:t>
            </w:r>
          </w:p>
        </w:tc>
        <w:tc>
          <w:tcPr>
            <w:tcW w:w="1245" w:type="dxa"/>
            <w:shd w:val="clear" w:color="auto" w:fill="FFF2CC" w:themeFill="accent4" w:themeFillTint="33"/>
            <w:noWrap/>
            <w:hideMark/>
          </w:tcPr>
          <w:p w14:paraId="647BDA54"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24</w:t>
            </w:r>
          </w:p>
        </w:tc>
      </w:tr>
      <w:tr w:rsidR="00851CE5" w:rsidRPr="008A0AB3" w14:paraId="59145258"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5564CAA"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Muhradah</w:t>
            </w:r>
            <w:proofErr w:type="spellEnd"/>
          </w:p>
        </w:tc>
        <w:tc>
          <w:tcPr>
            <w:tcW w:w="2055" w:type="dxa"/>
            <w:noWrap/>
            <w:hideMark/>
          </w:tcPr>
          <w:p w14:paraId="4AC7D3B9"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w:t>
            </w:r>
          </w:p>
        </w:tc>
        <w:tc>
          <w:tcPr>
            <w:tcW w:w="1156" w:type="dxa"/>
            <w:noWrap/>
            <w:hideMark/>
          </w:tcPr>
          <w:p w14:paraId="6F12425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w:t>
            </w:r>
          </w:p>
        </w:tc>
        <w:tc>
          <w:tcPr>
            <w:tcW w:w="979" w:type="dxa"/>
            <w:noWrap/>
            <w:hideMark/>
          </w:tcPr>
          <w:p w14:paraId="2A88C1A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156" w:type="dxa"/>
            <w:noWrap/>
            <w:hideMark/>
          </w:tcPr>
          <w:p w14:paraId="5B7AE63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245" w:type="dxa"/>
            <w:shd w:val="clear" w:color="auto" w:fill="FFF2CC" w:themeFill="accent4" w:themeFillTint="33"/>
            <w:noWrap/>
            <w:hideMark/>
          </w:tcPr>
          <w:p w14:paraId="14DF643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w:t>
            </w:r>
          </w:p>
        </w:tc>
      </w:tr>
      <w:tr w:rsidR="00851CE5" w:rsidRPr="008A0AB3" w14:paraId="59FE515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7BA7D4EE"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Homs Total:</w:t>
            </w:r>
          </w:p>
        </w:tc>
        <w:tc>
          <w:tcPr>
            <w:tcW w:w="2055" w:type="dxa"/>
            <w:shd w:val="clear" w:color="auto" w:fill="D0CECE" w:themeFill="background2" w:themeFillShade="E6"/>
            <w:noWrap/>
            <w:hideMark/>
          </w:tcPr>
          <w:p w14:paraId="70A09BE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0</w:t>
            </w:r>
          </w:p>
        </w:tc>
        <w:tc>
          <w:tcPr>
            <w:tcW w:w="1156" w:type="dxa"/>
            <w:shd w:val="clear" w:color="auto" w:fill="D0CECE" w:themeFill="background2" w:themeFillShade="E6"/>
            <w:noWrap/>
            <w:hideMark/>
          </w:tcPr>
          <w:p w14:paraId="5C8AE1D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0</w:t>
            </w:r>
          </w:p>
        </w:tc>
        <w:tc>
          <w:tcPr>
            <w:tcW w:w="979" w:type="dxa"/>
            <w:shd w:val="clear" w:color="auto" w:fill="D0CECE" w:themeFill="background2" w:themeFillShade="E6"/>
            <w:noWrap/>
            <w:hideMark/>
          </w:tcPr>
          <w:p w14:paraId="5706A9A1"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w:t>
            </w:r>
          </w:p>
        </w:tc>
        <w:tc>
          <w:tcPr>
            <w:tcW w:w="1156" w:type="dxa"/>
            <w:shd w:val="clear" w:color="auto" w:fill="D0CECE" w:themeFill="background2" w:themeFillShade="E6"/>
            <w:noWrap/>
            <w:hideMark/>
          </w:tcPr>
          <w:p w14:paraId="35A66BF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0</w:t>
            </w:r>
          </w:p>
        </w:tc>
        <w:tc>
          <w:tcPr>
            <w:tcW w:w="1245" w:type="dxa"/>
            <w:shd w:val="clear" w:color="auto" w:fill="D0CECE" w:themeFill="background2" w:themeFillShade="E6"/>
            <w:noWrap/>
            <w:hideMark/>
          </w:tcPr>
          <w:p w14:paraId="4C89B55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w:t>
            </w:r>
          </w:p>
        </w:tc>
      </w:tr>
      <w:tr w:rsidR="00851CE5" w:rsidRPr="008A0AB3" w14:paraId="20AABD0A"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C83AA83"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Ar-Rastan</w:t>
            </w:r>
            <w:proofErr w:type="spellEnd"/>
          </w:p>
        </w:tc>
        <w:tc>
          <w:tcPr>
            <w:tcW w:w="2055" w:type="dxa"/>
            <w:noWrap/>
            <w:hideMark/>
          </w:tcPr>
          <w:p w14:paraId="32311BA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156" w:type="dxa"/>
            <w:noWrap/>
            <w:hideMark/>
          </w:tcPr>
          <w:p w14:paraId="20FE10F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979" w:type="dxa"/>
            <w:noWrap/>
            <w:hideMark/>
          </w:tcPr>
          <w:p w14:paraId="4DDD718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w:t>
            </w:r>
          </w:p>
        </w:tc>
        <w:tc>
          <w:tcPr>
            <w:tcW w:w="1156" w:type="dxa"/>
            <w:noWrap/>
            <w:hideMark/>
          </w:tcPr>
          <w:p w14:paraId="435A134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245" w:type="dxa"/>
            <w:shd w:val="clear" w:color="auto" w:fill="FFF2CC" w:themeFill="accent4" w:themeFillTint="33"/>
            <w:noWrap/>
            <w:hideMark/>
          </w:tcPr>
          <w:p w14:paraId="71A34C1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w:t>
            </w:r>
          </w:p>
        </w:tc>
      </w:tr>
      <w:tr w:rsidR="00851CE5" w:rsidRPr="008A0AB3" w14:paraId="786F33D2"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122E267"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Homs</w:t>
            </w:r>
          </w:p>
        </w:tc>
        <w:tc>
          <w:tcPr>
            <w:tcW w:w="2055" w:type="dxa"/>
            <w:noWrap/>
            <w:hideMark/>
          </w:tcPr>
          <w:p w14:paraId="425464F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156" w:type="dxa"/>
            <w:noWrap/>
            <w:hideMark/>
          </w:tcPr>
          <w:p w14:paraId="3AB2C9A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979" w:type="dxa"/>
            <w:noWrap/>
            <w:hideMark/>
          </w:tcPr>
          <w:p w14:paraId="77EFB92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156" w:type="dxa"/>
            <w:noWrap/>
            <w:hideMark/>
          </w:tcPr>
          <w:p w14:paraId="429FF08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245" w:type="dxa"/>
            <w:shd w:val="clear" w:color="auto" w:fill="FFF2CC" w:themeFill="accent4" w:themeFillTint="33"/>
            <w:noWrap/>
            <w:hideMark/>
          </w:tcPr>
          <w:p w14:paraId="0CDC3F2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r>
      <w:tr w:rsidR="00851CE5" w:rsidRPr="008A0AB3" w14:paraId="7B0E4536"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5D240722"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Idleb Total:</w:t>
            </w:r>
          </w:p>
        </w:tc>
        <w:tc>
          <w:tcPr>
            <w:tcW w:w="2055" w:type="dxa"/>
            <w:shd w:val="clear" w:color="auto" w:fill="D0CECE" w:themeFill="background2" w:themeFillShade="E6"/>
            <w:noWrap/>
            <w:hideMark/>
          </w:tcPr>
          <w:p w14:paraId="4A32895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1745</w:t>
            </w:r>
          </w:p>
        </w:tc>
        <w:tc>
          <w:tcPr>
            <w:tcW w:w="1156" w:type="dxa"/>
            <w:shd w:val="clear" w:color="auto" w:fill="D0CECE" w:themeFill="background2" w:themeFillShade="E6"/>
            <w:noWrap/>
            <w:hideMark/>
          </w:tcPr>
          <w:p w14:paraId="0FCB3D8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1478</w:t>
            </w:r>
          </w:p>
        </w:tc>
        <w:tc>
          <w:tcPr>
            <w:tcW w:w="979" w:type="dxa"/>
            <w:shd w:val="clear" w:color="auto" w:fill="D0CECE" w:themeFill="background2" w:themeFillShade="E6"/>
            <w:noWrap/>
            <w:hideMark/>
          </w:tcPr>
          <w:p w14:paraId="030407A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876</w:t>
            </w:r>
          </w:p>
        </w:tc>
        <w:tc>
          <w:tcPr>
            <w:tcW w:w="1156" w:type="dxa"/>
            <w:shd w:val="clear" w:color="auto" w:fill="D0CECE" w:themeFill="background2" w:themeFillShade="E6"/>
            <w:noWrap/>
            <w:hideMark/>
          </w:tcPr>
          <w:p w14:paraId="4CA5B66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818</w:t>
            </w:r>
          </w:p>
        </w:tc>
        <w:tc>
          <w:tcPr>
            <w:tcW w:w="1245" w:type="dxa"/>
            <w:shd w:val="clear" w:color="auto" w:fill="D0CECE" w:themeFill="background2" w:themeFillShade="E6"/>
            <w:noWrap/>
            <w:hideMark/>
          </w:tcPr>
          <w:p w14:paraId="0C53847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4917</w:t>
            </w:r>
          </w:p>
        </w:tc>
      </w:tr>
      <w:tr w:rsidR="00851CE5" w:rsidRPr="008A0AB3" w14:paraId="2A5036A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D822359"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 xml:space="preserve">Al </w:t>
            </w:r>
            <w:proofErr w:type="spellStart"/>
            <w:r w:rsidRPr="008A0AB3">
              <w:rPr>
                <w:rFonts w:eastAsia="Times New Roman" w:cstheme="minorHAnsi"/>
                <w:color w:val="000000"/>
              </w:rPr>
              <w:t>Ma'ra</w:t>
            </w:r>
            <w:proofErr w:type="spellEnd"/>
          </w:p>
        </w:tc>
        <w:tc>
          <w:tcPr>
            <w:tcW w:w="2055" w:type="dxa"/>
            <w:noWrap/>
            <w:hideMark/>
          </w:tcPr>
          <w:p w14:paraId="3492FB8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128</w:t>
            </w:r>
          </w:p>
        </w:tc>
        <w:tc>
          <w:tcPr>
            <w:tcW w:w="1156" w:type="dxa"/>
            <w:noWrap/>
            <w:hideMark/>
          </w:tcPr>
          <w:p w14:paraId="05C9318F"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117</w:t>
            </w:r>
          </w:p>
        </w:tc>
        <w:tc>
          <w:tcPr>
            <w:tcW w:w="979" w:type="dxa"/>
            <w:noWrap/>
            <w:hideMark/>
          </w:tcPr>
          <w:p w14:paraId="127EEC8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66</w:t>
            </w:r>
          </w:p>
        </w:tc>
        <w:tc>
          <w:tcPr>
            <w:tcW w:w="1156" w:type="dxa"/>
            <w:noWrap/>
            <w:hideMark/>
          </w:tcPr>
          <w:p w14:paraId="2A45C081"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55</w:t>
            </w:r>
          </w:p>
        </w:tc>
        <w:tc>
          <w:tcPr>
            <w:tcW w:w="1245" w:type="dxa"/>
            <w:shd w:val="clear" w:color="auto" w:fill="FFF2CC" w:themeFill="accent4" w:themeFillTint="33"/>
            <w:noWrap/>
            <w:hideMark/>
          </w:tcPr>
          <w:p w14:paraId="50F6E23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366</w:t>
            </w:r>
          </w:p>
        </w:tc>
      </w:tr>
      <w:tr w:rsidR="00851CE5" w:rsidRPr="008A0AB3" w14:paraId="16B8DB65"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24DC876"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Ariha</w:t>
            </w:r>
            <w:proofErr w:type="spellEnd"/>
          </w:p>
        </w:tc>
        <w:tc>
          <w:tcPr>
            <w:tcW w:w="2055" w:type="dxa"/>
            <w:noWrap/>
            <w:hideMark/>
          </w:tcPr>
          <w:p w14:paraId="5D103341"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92</w:t>
            </w:r>
          </w:p>
        </w:tc>
        <w:tc>
          <w:tcPr>
            <w:tcW w:w="1156" w:type="dxa"/>
            <w:noWrap/>
            <w:hideMark/>
          </w:tcPr>
          <w:p w14:paraId="518B1D0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74</w:t>
            </w:r>
          </w:p>
        </w:tc>
        <w:tc>
          <w:tcPr>
            <w:tcW w:w="979" w:type="dxa"/>
            <w:noWrap/>
            <w:hideMark/>
          </w:tcPr>
          <w:p w14:paraId="60E57C4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24</w:t>
            </w:r>
          </w:p>
        </w:tc>
        <w:tc>
          <w:tcPr>
            <w:tcW w:w="1156" w:type="dxa"/>
            <w:noWrap/>
            <w:hideMark/>
          </w:tcPr>
          <w:p w14:paraId="5EDD3E0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34</w:t>
            </w:r>
          </w:p>
        </w:tc>
        <w:tc>
          <w:tcPr>
            <w:tcW w:w="1245" w:type="dxa"/>
            <w:shd w:val="clear" w:color="auto" w:fill="FFF2CC" w:themeFill="accent4" w:themeFillTint="33"/>
            <w:noWrap/>
            <w:hideMark/>
          </w:tcPr>
          <w:p w14:paraId="68A1800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224</w:t>
            </w:r>
          </w:p>
        </w:tc>
      </w:tr>
      <w:tr w:rsidR="00851CE5" w:rsidRPr="008A0AB3" w14:paraId="6A2AACF5"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CC55F2C"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Harim</w:t>
            </w:r>
          </w:p>
        </w:tc>
        <w:tc>
          <w:tcPr>
            <w:tcW w:w="2055" w:type="dxa"/>
            <w:noWrap/>
            <w:hideMark/>
          </w:tcPr>
          <w:p w14:paraId="4AE0FEA3"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757</w:t>
            </w:r>
          </w:p>
        </w:tc>
        <w:tc>
          <w:tcPr>
            <w:tcW w:w="1156" w:type="dxa"/>
            <w:noWrap/>
            <w:hideMark/>
          </w:tcPr>
          <w:p w14:paraId="3495A36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647</w:t>
            </w:r>
          </w:p>
        </w:tc>
        <w:tc>
          <w:tcPr>
            <w:tcW w:w="979" w:type="dxa"/>
            <w:noWrap/>
            <w:hideMark/>
          </w:tcPr>
          <w:p w14:paraId="6BA9BD37"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390</w:t>
            </w:r>
          </w:p>
        </w:tc>
        <w:tc>
          <w:tcPr>
            <w:tcW w:w="1156" w:type="dxa"/>
            <w:noWrap/>
            <w:hideMark/>
          </w:tcPr>
          <w:p w14:paraId="69CCE64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379</w:t>
            </w:r>
          </w:p>
        </w:tc>
        <w:tc>
          <w:tcPr>
            <w:tcW w:w="1245" w:type="dxa"/>
            <w:shd w:val="clear" w:color="auto" w:fill="FFF2CC" w:themeFill="accent4" w:themeFillTint="33"/>
            <w:noWrap/>
            <w:hideMark/>
          </w:tcPr>
          <w:p w14:paraId="74AB495F"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2173</w:t>
            </w:r>
          </w:p>
        </w:tc>
      </w:tr>
      <w:tr w:rsidR="00851CE5" w:rsidRPr="008A0AB3" w14:paraId="24AD2B8B"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23A1F21"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Idleb</w:t>
            </w:r>
          </w:p>
        </w:tc>
        <w:tc>
          <w:tcPr>
            <w:tcW w:w="2055" w:type="dxa"/>
            <w:noWrap/>
            <w:hideMark/>
          </w:tcPr>
          <w:p w14:paraId="0AC8EC9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595</w:t>
            </w:r>
          </w:p>
        </w:tc>
        <w:tc>
          <w:tcPr>
            <w:tcW w:w="1156" w:type="dxa"/>
            <w:noWrap/>
            <w:hideMark/>
          </w:tcPr>
          <w:p w14:paraId="592907C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481</w:t>
            </w:r>
          </w:p>
        </w:tc>
        <w:tc>
          <w:tcPr>
            <w:tcW w:w="979" w:type="dxa"/>
            <w:noWrap/>
            <w:hideMark/>
          </w:tcPr>
          <w:p w14:paraId="161CC44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324</w:t>
            </w:r>
          </w:p>
        </w:tc>
        <w:tc>
          <w:tcPr>
            <w:tcW w:w="1156" w:type="dxa"/>
            <w:noWrap/>
            <w:hideMark/>
          </w:tcPr>
          <w:p w14:paraId="68A3155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264</w:t>
            </w:r>
          </w:p>
        </w:tc>
        <w:tc>
          <w:tcPr>
            <w:tcW w:w="1245" w:type="dxa"/>
            <w:shd w:val="clear" w:color="auto" w:fill="FFF2CC" w:themeFill="accent4" w:themeFillTint="33"/>
            <w:noWrap/>
            <w:hideMark/>
          </w:tcPr>
          <w:p w14:paraId="5377596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1664</w:t>
            </w:r>
          </w:p>
        </w:tc>
      </w:tr>
      <w:tr w:rsidR="00851CE5" w:rsidRPr="008A0AB3" w14:paraId="3E6D44B8"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26C41A6"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Jisr-Ash-</w:t>
            </w:r>
            <w:proofErr w:type="spellStart"/>
            <w:r w:rsidRPr="008A0AB3">
              <w:rPr>
                <w:rFonts w:eastAsia="Times New Roman" w:cstheme="minorHAnsi"/>
                <w:color w:val="000000"/>
              </w:rPr>
              <w:t>Shugur</w:t>
            </w:r>
            <w:proofErr w:type="spellEnd"/>
          </w:p>
        </w:tc>
        <w:tc>
          <w:tcPr>
            <w:tcW w:w="2055" w:type="dxa"/>
            <w:noWrap/>
            <w:hideMark/>
          </w:tcPr>
          <w:p w14:paraId="2E1F4217"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173</w:t>
            </w:r>
          </w:p>
        </w:tc>
        <w:tc>
          <w:tcPr>
            <w:tcW w:w="1156" w:type="dxa"/>
            <w:noWrap/>
            <w:hideMark/>
          </w:tcPr>
          <w:p w14:paraId="00373C7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159</w:t>
            </w:r>
          </w:p>
        </w:tc>
        <w:tc>
          <w:tcPr>
            <w:tcW w:w="979" w:type="dxa"/>
            <w:noWrap/>
            <w:hideMark/>
          </w:tcPr>
          <w:p w14:paraId="62170EA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72</w:t>
            </w:r>
          </w:p>
        </w:tc>
        <w:tc>
          <w:tcPr>
            <w:tcW w:w="1156" w:type="dxa"/>
            <w:noWrap/>
            <w:hideMark/>
          </w:tcPr>
          <w:p w14:paraId="2999CE59"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86</w:t>
            </w:r>
          </w:p>
        </w:tc>
        <w:tc>
          <w:tcPr>
            <w:tcW w:w="1245" w:type="dxa"/>
            <w:shd w:val="clear" w:color="auto" w:fill="FFF2CC" w:themeFill="accent4" w:themeFillTint="33"/>
            <w:noWrap/>
            <w:hideMark/>
          </w:tcPr>
          <w:p w14:paraId="0C8DFE9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490</w:t>
            </w:r>
          </w:p>
        </w:tc>
      </w:tr>
      <w:tr w:rsidR="00851CE5" w:rsidRPr="008A0AB3" w14:paraId="7DD30B8A"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0F21A78"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Quneitra Total:</w:t>
            </w:r>
          </w:p>
        </w:tc>
        <w:tc>
          <w:tcPr>
            <w:tcW w:w="2055" w:type="dxa"/>
            <w:shd w:val="clear" w:color="auto" w:fill="D0CECE" w:themeFill="background2" w:themeFillShade="E6"/>
            <w:noWrap/>
            <w:hideMark/>
          </w:tcPr>
          <w:p w14:paraId="62EE15F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5</w:t>
            </w:r>
          </w:p>
        </w:tc>
        <w:tc>
          <w:tcPr>
            <w:tcW w:w="1156" w:type="dxa"/>
            <w:shd w:val="clear" w:color="auto" w:fill="D0CECE" w:themeFill="background2" w:themeFillShade="E6"/>
            <w:noWrap/>
            <w:hideMark/>
          </w:tcPr>
          <w:p w14:paraId="62CE145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15</w:t>
            </w:r>
          </w:p>
        </w:tc>
        <w:tc>
          <w:tcPr>
            <w:tcW w:w="979" w:type="dxa"/>
            <w:shd w:val="clear" w:color="auto" w:fill="D0CECE" w:themeFill="background2" w:themeFillShade="E6"/>
            <w:noWrap/>
            <w:hideMark/>
          </w:tcPr>
          <w:p w14:paraId="16EFA1A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17</w:t>
            </w:r>
          </w:p>
        </w:tc>
        <w:tc>
          <w:tcPr>
            <w:tcW w:w="1156" w:type="dxa"/>
            <w:shd w:val="clear" w:color="auto" w:fill="D0CECE" w:themeFill="background2" w:themeFillShade="E6"/>
            <w:noWrap/>
            <w:hideMark/>
          </w:tcPr>
          <w:p w14:paraId="02195F29"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13</w:t>
            </w:r>
          </w:p>
        </w:tc>
        <w:tc>
          <w:tcPr>
            <w:tcW w:w="1245" w:type="dxa"/>
            <w:shd w:val="clear" w:color="auto" w:fill="D0CECE" w:themeFill="background2" w:themeFillShade="E6"/>
            <w:noWrap/>
            <w:hideMark/>
          </w:tcPr>
          <w:p w14:paraId="2264530E"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50</w:t>
            </w:r>
          </w:p>
        </w:tc>
      </w:tr>
      <w:tr w:rsidR="00851CE5" w:rsidRPr="008A0AB3" w14:paraId="418EDBD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46E9A9B"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Quneitra</w:t>
            </w:r>
          </w:p>
        </w:tc>
        <w:tc>
          <w:tcPr>
            <w:tcW w:w="2055" w:type="dxa"/>
            <w:noWrap/>
            <w:hideMark/>
          </w:tcPr>
          <w:p w14:paraId="422DEE5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w:t>
            </w:r>
          </w:p>
        </w:tc>
        <w:tc>
          <w:tcPr>
            <w:tcW w:w="1156" w:type="dxa"/>
            <w:noWrap/>
            <w:hideMark/>
          </w:tcPr>
          <w:p w14:paraId="771C9A99"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15</w:t>
            </w:r>
          </w:p>
        </w:tc>
        <w:tc>
          <w:tcPr>
            <w:tcW w:w="979" w:type="dxa"/>
            <w:noWrap/>
            <w:hideMark/>
          </w:tcPr>
          <w:p w14:paraId="1F63E57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17</w:t>
            </w:r>
          </w:p>
        </w:tc>
        <w:tc>
          <w:tcPr>
            <w:tcW w:w="1156" w:type="dxa"/>
            <w:noWrap/>
            <w:hideMark/>
          </w:tcPr>
          <w:p w14:paraId="566769F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13</w:t>
            </w:r>
          </w:p>
        </w:tc>
        <w:tc>
          <w:tcPr>
            <w:tcW w:w="1245" w:type="dxa"/>
            <w:shd w:val="clear" w:color="auto" w:fill="FFF2CC" w:themeFill="accent4" w:themeFillTint="33"/>
            <w:noWrap/>
            <w:hideMark/>
          </w:tcPr>
          <w:p w14:paraId="5857F64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50</w:t>
            </w:r>
          </w:p>
        </w:tc>
      </w:tr>
      <w:tr w:rsidR="00851CE5" w:rsidRPr="008A0AB3" w14:paraId="6610B8A0"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FFF2CC" w:themeFill="accent4" w:themeFillTint="33"/>
            <w:noWrap/>
            <w:hideMark/>
          </w:tcPr>
          <w:p w14:paraId="2094210B" w14:textId="77777777" w:rsidR="00851CE5" w:rsidRPr="008A0AB3" w:rsidRDefault="00851CE5" w:rsidP="00572DF8">
            <w:pPr>
              <w:rPr>
                <w:rFonts w:eastAsia="Times New Roman" w:cstheme="minorHAnsi"/>
                <w:i/>
                <w:iCs/>
                <w:color w:val="000000"/>
              </w:rPr>
            </w:pPr>
            <w:r w:rsidRPr="008A0AB3">
              <w:rPr>
                <w:rFonts w:eastAsia="Times New Roman" w:cstheme="minorHAnsi"/>
                <w:i/>
                <w:iCs/>
                <w:color w:val="000000"/>
              </w:rPr>
              <w:t>Grand Total:</w:t>
            </w:r>
          </w:p>
        </w:tc>
        <w:tc>
          <w:tcPr>
            <w:tcW w:w="2055" w:type="dxa"/>
            <w:shd w:val="clear" w:color="auto" w:fill="FFF2CC" w:themeFill="accent4" w:themeFillTint="33"/>
            <w:noWrap/>
            <w:hideMark/>
          </w:tcPr>
          <w:p w14:paraId="6DC4725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8,548</w:t>
            </w:r>
          </w:p>
        </w:tc>
        <w:tc>
          <w:tcPr>
            <w:tcW w:w="1156" w:type="dxa"/>
            <w:shd w:val="clear" w:color="auto" w:fill="FFF2CC" w:themeFill="accent4" w:themeFillTint="33"/>
            <w:noWrap/>
            <w:hideMark/>
          </w:tcPr>
          <w:p w14:paraId="2463818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8,112</w:t>
            </w:r>
          </w:p>
        </w:tc>
        <w:tc>
          <w:tcPr>
            <w:tcW w:w="979" w:type="dxa"/>
            <w:shd w:val="clear" w:color="auto" w:fill="FFF2CC" w:themeFill="accent4" w:themeFillTint="33"/>
            <w:noWrap/>
            <w:hideMark/>
          </w:tcPr>
          <w:p w14:paraId="186CA65B"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6,007</w:t>
            </w:r>
          </w:p>
        </w:tc>
        <w:tc>
          <w:tcPr>
            <w:tcW w:w="1156" w:type="dxa"/>
            <w:shd w:val="clear" w:color="auto" w:fill="FFF2CC" w:themeFill="accent4" w:themeFillTint="33"/>
            <w:noWrap/>
            <w:hideMark/>
          </w:tcPr>
          <w:p w14:paraId="1B36BF2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5,040</w:t>
            </w:r>
          </w:p>
        </w:tc>
        <w:tc>
          <w:tcPr>
            <w:tcW w:w="1245" w:type="dxa"/>
            <w:shd w:val="clear" w:color="auto" w:fill="FFD966" w:themeFill="accent4" w:themeFillTint="99"/>
            <w:noWrap/>
            <w:hideMark/>
          </w:tcPr>
          <w:p w14:paraId="1E4F5F8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27,707</w:t>
            </w:r>
          </w:p>
        </w:tc>
      </w:tr>
    </w:tbl>
    <w:p w14:paraId="3D1389EB" w14:textId="262A9635" w:rsidR="008B2AD1" w:rsidRDefault="008B2AD1" w:rsidP="00572DF8">
      <w:pPr>
        <w:spacing w:line="240" w:lineRule="auto"/>
        <w:jc w:val="both"/>
        <w:rPr>
          <w:rFonts w:cstheme="minorHAnsi"/>
        </w:rPr>
      </w:pPr>
    </w:p>
    <w:p w14:paraId="13F32BEE" w14:textId="4F6F1C28" w:rsidR="008B2AD1" w:rsidRPr="008A0AB3" w:rsidRDefault="008B2AD1" w:rsidP="00572DF8">
      <w:pPr>
        <w:spacing w:line="240" w:lineRule="auto"/>
        <w:jc w:val="both"/>
        <w:rPr>
          <w:rFonts w:cstheme="minorHAnsi"/>
        </w:rPr>
      </w:pPr>
      <w:r>
        <w:rPr>
          <w:rFonts w:cstheme="minorHAnsi"/>
        </w:rPr>
        <w:t>Extra:</w:t>
      </w:r>
    </w:p>
    <w:p w14:paraId="71F16D7F" w14:textId="26B80792" w:rsidR="00432780" w:rsidRPr="008A0AB3" w:rsidRDefault="00432780" w:rsidP="00572DF8">
      <w:pPr>
        <w:spacing w:line="240" w:lineRule="auto"/>
        <w:jc w:val="both"/>
        <w:rPr>
          <w:rFonts w:cstheme="minorHAnsi"/>
        </w:rPr>
      </w:pPr>
      <w:r w:rsidRPr="008A0AB3">
        <w:rPr>
          <w:rFonts w:cstheme="minorHAnsi"/>
        </w:rPr>
        <w:t>TMI on Hx:</w:t>
      </w:r>
    </w:p>
    <w:p w14:paraId="1A4D2335" w14:textId="0ADAB002" w:rsidR="00432780" w:rsidRPr="008A0AB3" w:rsidRDefault="00432780" w:rsidP="00432780">
      <w:pPr>
        <w:spacing w:line="240" w:lineRule="auto"/>
        <w:ind w:left="1440"/>
        <w:jc w:val="both"/>
        <w:rPr>
          <w:rFonts w:cstheme="minorHAnsi"/>
        </w:rPr>
      </w:pPr>
      <w:r w:rsidRPr="008A0AB3">
        <w:rPr>
          <w:rFonts w:cstheme="minorHAnsi"/>
          <w:noProof/>
        </w:rPr>
        <w:lastRenderedPageBreak/>
        <w:drawing>
          <wp:anchor distT="0" distB="0" distL="114300" distR="114300" simplePos="0" relativeHeight="251676672" behindDoc="0" locked="0" layoutInCell="1" allowOverlap="1" wp14:anchorId="7ED58113" wp14:editId="029EF6CD">
            <wp:simplePos x="0" y="0"/>
            <wp:positionH relativeFrom="column">
              <wp:posOffset>3562350</wp:posOffset>
            </wp:positionH>
            <wp:positionV relativeFrom="paragraph">
              <wp:posOffset>3135630</wp:posOffset>
            </wp:positionV>
            <wp:extent cx="2979420" cy="2367915"/>
            <wp:effectExtent l="0" t="0" r="0" b="0"/>
            <wp:wrapSquare wrapText="bothSides"/>
            <wp:docPr id="18" name="Picture 18" descr="Vladimir Putin s war in Syria Why would he stop now Russian ers have brought the regime of Bashar al Assad within sight of victory but the blood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ladimir Putin s war in Syria Why would he stop now Russian ers have brought the regime of Bashar al Assad within sight of victory but the bloodsh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79420" cy="2367915"/>
                    </a:xfrm>
                    <a:prstGeom prst="rect">
                      <a:avLst/>
                    </a:prstGeom>
                    <a:noFill/>
                    <a:ln>
                      <a:noFill/>
                    </a:ln>
                  </pic:spPr>
                </pic:pic>
              </a:graphicData>
            </a:graphic>
          </wp:anchor>
        </w:drawing>
      </w:r>
      <w:commentRangeStart w:id="118"/>
      <w:r w:rsidRPr="008A0AB3">
        <w:rPr>
          <w:rFonts w:cstheme="minorHAnsi"/>
        </w:rPr>
        <w:t>Mar</w:t>
      </w:r>
      <w:commentRangeEnd w:id="118"/>
      <w:r w:rsidRPr="008A0AB3">
        <w:rPr>
          <w:rStyle w:val="CommentReference"/>
          <w:rFonts w:cstheme="minorHAnsi"/>
          <w:sz w:val="22"/>
          <w:szCs w:val="22"/>
        </w:rPr>
        <w:commentReference w:id="118"/>
      </w:r>
      <w:r w:rsidRPr="008A0AB3">
        <w:rPr>
          <w:rFonts w:cstheme="minorHAnsi"/>
        </w:rPr>
        <w:t xml:space="preserve">ch 4, 2013, the governorate of Ar-Raqqa fell to the Syrian opposition, with several groups, including Al-Nusra Front and what was then known as the Islamic State in Iraq (ISI) operating there. ISI attempted to merge with Al-Nusra front in </w:t>
      </w:r>
      <w:proofErr w:type="gramStart"/>
      <w:r w:rsidRPr="008A0AB3">
        <w:rPr>
          <w:rFonts w:cstheme="minorHAnsi"/>
        </w:rPr>
        <w:t>April 2013, and</w:t>
      </w:r>
      <w:proofErr w:type="gramEnd"/>
      <w:r w:rsidRPr="008A0AB3">
        <w:rPr>
          <w:rFonts w:cstheme="minorHAnsi"/>
        </w:rPr>
        <w:t xml:space="preserve"> changed its name to the Islamic State in Iraq and Syria (ISIS), known in Arabic as </w:t>
      </w:r>
      <w:r w:rsidRPr="008A0AB3">
        <w:rPr>
          <w:rFonts w:cstheme="minorHAnsi"/>
          <w:i/>
          <w:iCs/>
        </w:rPr>
        <w:t>Daesh</w:t>
      </w:r>
      <w:r w:rsidRPr="008A0AB3">
        <w:rPr>
          <w:rFonts w:cstheme="minorHAnsi"/>
        </w:rPr>
        <w:t xml:space="preserve">, but the latter rejected, allying themselves with Al-Qaeda instead. In January of 2014, </w:t>
      </w:r>
      <w:r w:rsidRPr="008A0AB3">
        <w:rPr>
          <w:rFonts w:cstheme="minorHAnsi"/>
          <w:i/>
          <w:iCs/>
        </w:rPr>
        <w:t>Daesh</w:t>
      </w:r>
      <w:r w:rsidRPr="008A0AB3">
        <w:rPr>
          <w:rFonts w:cstheme="minorHAnsi"/>
        </w:rPr>
        <w:t xml:space="preserve"> takes over Ar-Raqqa and declares it as its new capital. In June of that year, </w:t>
      </w:r>
      <w:r w:rsidRPr="008A0AB3">
        <w:rPr>
          <w:rFonts w:cstheme="minorHAnsi"/>
          <w:i/>
          <w:iCs/>
        </w:rPr>
        <w:t>Daesh</w:t>
      </w:r>
      <w:r w:rsidRPr="008A0AB3">
        <w:rPr>
          <w:rFonts w:cstheme="minorHAnsi"/>
        </w:rPr>
        <w:t xml:space="preserve"> seizes the border between Iraq and Deir-</w:t>
      </w:r>
      <w:proofErr w:type="spellStart"/>
      <w:r w:rsidRPr="008A0AB3">
        <w:rPr>
          <w:rFonts w:cstheme="minorHAnsi"/>
        </w:rPr>
        <w:t>ez</w:t>
      </w:r>
      <w:proofErr w:type="spellEnd"/>
      <w:r w:rsidRPr="008A0AB3">
        <w:rPr>
          <w:rFonts w:cstheme="minorHAnsi"/>
        </w:rPr>
        <w:t>-</w:t>
      </w:r>
      <w:proofErr w:type="spellStart"/>
      <w:r w:rsidRPr="008A0AB3">
        <w:rPr>
          <w:rFonts w:cstheme="minorHAnsi"/>
        </w:rPr>
        <w:t>Zor</w:t>
      </w:r>
      <w:proofErr w:type="spellEnd"/>
      <w:r w:rsidRPr="008A0AB3">
        <w:rPr>
          <w:rFonts w:cstheme="minorHAnsi"/>
        </w:rPr>
        <w:t xml:space="preserve">. By 2015, </w:t>
      </w:r>
      <w:r w:rsidRPr="008A0AB3">
        <w:rPr>
          <w:rFonts w:cstheme="minorHAnsi"/>
          <w:i/>
          <w:iCs/>
        </w:rPr>
        <w:t>Daesh</w:t>
      </w:r>
      <w:r w:rsidRPr="008A0AB3">
        <w:rPr>
          <w:rFonts w:cstheme="minorHAnsi"/>
        </w:rPr>
        <w:t xml:space="preserve"> had reached its maximum extent, with control of the governorates of Deir-</w:t>
      </w:r>
      <w:proofErr w:type="spellStart"/>
      <w:r w:rsidRPr="008A0AB3">
        <w:rPr>
          <w:rFonts w:cstheme="minorHAnsi"/>
        </w:rPr>
        <w:t>ez</w:t>
      </w:r>
      <w:proofErr w:type="spellEnd"/>
      <w:r w:rsidRPr="008A0AB3">
        <w:rPr>
          <w:rFonts w:cstheme="minorHAnsi"/>
        </w:rPr>
        <w:t>-</w:t>
      </w:r>
      <w:proofErr w:type="spellStart"/>
      <w:r w:rsidRPr="008A0AB3">
        <w:rPr>
          <w:rFonts w:cstheme="minorHAnsi"/>
        </w:rPr>
        <w:t>Zor</w:t>
      </w:r>
      <w:proofErr w:type="spellEnd"/>
      <w:r w:rsidRPr="008A0AB3">
        <w:rPr>
          <w:rFonts w:cstheme="minorHAnsi"/>
        </w:rPr>
        <w:t xml:space="preserve"> and Ar-Raqqa, and parts of Homs, Hama, and Al-</w:t>
      </w:r>
      <w:proofErr w:type="spellStart"/>
      <w:r w:rsidRPr="008A0AB3">
        <w:rPr>
          <w:rFonts w:cstheme="minorHAnsi"/>
        </w:rPr>
        <w:t>Hasekeh</w:t>
      </w:r>
      <w:proofErr w:type="spellEnd"/>
      <w:r w:rsidRPr="008A0AB3">
        <w:rPr>
          <w:rFonts w:cstheme="minorHAnsi"/>
        </w:rPr>
        <w:t xml:space="preserve">, and eastern Aleppo. </w:t>
      </w:r>
    </w:p>
    <w:p w14:paraId="7D0740C8" w14:textId="77777777" w:rsidR="00432780" w:rsidRPr="008A0AB3" w:rsidRDefault="00432780" w:rsidP="00572DF8">
      <w:pPr>
        <w:spacing w:line="240" w:lineRule="auto"/>
        <w:jc w:val="both"/>
        <w:rPr>
          <w:rFonts w:cstheme="minorHAnsi"/>
        </w:rPr>
      </w:pPr>
    </w:p>
    <w:p w14:paraId="489B6702" w14:textId="3DD50680" w:rsidR="00944A88" w:rsidRPr="008A0AB3" w:rsidRDefault="004058FC" w:rsidP="00572DF8">
      <w:pPr>
        <w:spacing w:line="240" w:lineRule="auto"/>
        <w:jc w:val="both"/>
        <w:rPr>
          <w:rFonts w:cstheme="minorHAnsi"/>
        </w:rPr>
      </w:pPr>
      <w:commentRangeStart w:id="119"/>
      <w:r w:rsidRPr="008A0AB3">
        <w:rPr>
          <w:rFonts w:cstheme="minorHAnsi"/>
          <w:noProof/>
        </w:rPr>
        <w:lastRenderedPageBreak/>
        <w:drawing>
          <wp:inline distT="0" distB="0" distL="0" distR="0" wp14:anchorId="0D0D1456" wp14:editId="3200BCA0">
            <wp:extent cx="5486400" cy="5739130"/>
            <wp:effectExtent l="0" t="0" r="0" b="0"/>
            <wp:docPr id="20" name="Picture 20" descr="https://www.acleddata.com/wp-content/uploads/2019/07/Syria-Map-2019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acleddata.com/wp-content/uploads/2019/07/Syria-Map-2019Q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5739130"/>
                    </a:xfrm>
                    <a:prstGeom prst="rect">
                      <a:avLst/>
                    </a:prstGeom>
                    <a:noFill/>
                    <a:ln>
                      <a:noFill/>
                    </a:ln>
                  </pic:spPr>
                </pic:pic>
              </a:graphicData>
            </a:graphic>
          </wp:inline>
        </w:drawing>
      </w:r>
      <w:commentRangeEnd w:id="119"/>
      <w:r w:rsidRPr="008A0AB3">
        <w:rPr>
          <w:rStyle w:val="CommentReference"/>
          <w:rFonts w:cstheme="minorHAnsi"/>
          <w:sz w:val="22"/>
          <w:szCs w:val="22"/>
        </w:rPr>
        <w:commentReference w:id="119"/>
      </w:r>
    </w:p>
    <w:p w14:paraId="7EB1EBB8" w14:textId="77777777" w:rsidR="0045749F" w:rsidRPr="008A0AB3" w:rsidRDefault="0045749F" w:rsidP="00572DF8">
      <w:pPr>
        <w:spacing w:line="240" w:lineRule="auto"/>
        <w:jc w:val="both"/>
        <w:rPr>
          <w:rFonts w:cstheme="minorHAnsi"/>
        </w:rPr>
      </w:pPr>
    </w:p>
    <w:p w14:paraId="1BFBFA94" w14:textId="622F8091" w:rsidR="00C9659A" w:rsidRPr="008A0AB3" w:rsidRDefault="00C9659A" w:rsidP="00572DF8">
      <w:pPr>
        <w:spacing w:line="240" w:lineRule="auto"/>
        <w:jc w:val="both"/>
        <w:rPr>
          <w:rFonts w:cstheme="minorHAnsi"/>
        </w:rPr>
      </w:pPr>
      <w:bookmarkStart w:id="120" w:name="References"/>
      <w:r w:rsidRPr="008A0AB3">
        <w:rPr>
          <w:rFonts w:cstheme="minorHAnsi"/>
        </w:rPr>
        <w:t>References</w:t>
      </w:r>
    </w:p>
    <w:bookmarkEnd w:id="120"/>
    <w:p w14:paraId="29253FF2" w14:textId="15DD9BB1" w:rsidR="00A40734" w:rsidRPr="008A0AB3" w:rsidRDefault="00C9659A" w:rsidP="00A40734">
      <w:pPr>
        <w:widowControl w:val="0"/>
        <w:autoSpaceDE w:val="0"/>
        <w:autoSpaceDN w:val="0"/>
        <w:adjustRightInd w:val="0"/>
        <w:spacing w:line="240" w:lineRule="auto"/>
        <w:ind w:left="640" w:hanging="640"/>
        <w:rPr>
          <w:rFonts w:cstheme="minorHAnsi"/>
          <w:noProof/>
        </w:rPr>
      </w:pPr>
      <w:r w:rsidRPr="008A0AB3">
        <w:rPr>
          <w:rFonts w:cstheme="minorHAnsi"/>
        </w:rPr>
        <w:fldChar w:fldCharType="begin" w:fldLock="1"/>
      </w:r>
      <w:r w:rsidRPr="008A0AB3">
        <w:rPr>
          <w:rFonts w:cstheme="minorHAnsi"/>
        </w:rPr>
        <w:instrText xml:space="preserve">ADDIN Mendeley Bibliography CSL_BIBLIOGRAPHY </w:instrText>
      </w:r>
      <w:r w:rsidRPr="008A0AB3">
        <w:rPr>
          <w:rFonts w:cstheme="minorHAnsi"/>
        </w:rPr>
        <w:fldChar w:fldCharType="separate"/>
      </w:r>
      <w:r w:rsidR="00A40734" w:rsidRPr="008A0AB3">
        <w:rPr>
          <w:rFonts w:cstheme="minorHAnsi"/>
          <w:noProof/>
        </w:rPr>
        <w:t xml:space="preserve">1. </w:t>
      </w:r>
      <w:r w:rsidR="00A40734" w:rsidRPr="008A0AB3">
        <w:rPr>
          <w:rFonts w:cstheme="minorHAnsi"/>
          <w:noProof/>
        </w:rPr>
        <w:tab/>
        <w:t xml:space="preserve">Levy BS, Sidel VW. </w:t>
      </w:r>
      <w:r w:rsidR="00A40734" w:rsidRPr="008A0AB3">
        <w:rPr>
          <w:rFonts w:cstheme="minorHAnsi"/>
          <w:i/>
          <w:iCs/>
          <w:noProof/>
        </w:rPr>
        <w:t>War and Public Health</w:t>
      </w:r>
      <w:r w:rsidR="00A40734" w:rsidRPr="008A0AB3">
        <w:rPr>
          <w:rFonts w:cstheme="minorHAnsi"/>
          <w:noProof/>
        </w:rPr>
        <w:t>.; 2009. doi:10.1093/acprof:oso/9780195311181.001.0001</w:t>
      </w:r>
    </w:p>
    <w:p w14:paraId="1513019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 </w:t>
      </w:r>
      <w:r w:rsidRPr="008A0AB3">
        <w:rPr>
          <w:rFonts w:cstheme="minorHAnsi"/>
          <w:noProof/>
        </w:rPr>
        <w:tab/>
        <w:t xml:space="preserve">Levy BS, Sidel V. Documenting the Effects of Armed Conflict on Population Health. </w:t>
      </w:r>
      <w:r w:rsidRPr="008A0AB3">
        <w:rPr>
          <w:rFonts w:cstheme="minorHAnsi"/>
          <w:i/>
          <w:iCs/>
          <w:noProof/>
        </w:rPr>
        <w:t>Ssrn</w:t>
      </w:r>
      <w:r w:rsidRPr="008A0AB3">
        <w:rPr>
          <w:rFonts w:cstheme="minorHAnsi"/>
          <w:noProof/>
        </w:rPr>
        <w:t>. 2016. doi:10.1146/annurev-publhealth-032315-021913</w:t>
      </w:r>
    </w:p>
    <w:p w14:paraId="15305C5E"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 </w:t>
      </w:r>
      <w:r w:rsidRPr="008A0AB3">
        <w:rPr>
          <w:rFonts w:cstheme="minorHAnsi"/>
          <w:noProof/>
        </w:rPr>
        <w:tab/>
        <w:t xml:space="preserve">Sahloul MZ, Monla-Hassan J, Sankari A, et al. War is the enemy of health pulmonary, critical care, and sleep medicine in war-torn Syria. </w:t>
      </w:r>
      <w:r w:rsidRPr="008A0AB3">
        <w:rPr>
          <w:rFonts w:cstheme="minorHAnsi"/>
          <w:i/>
          <w:iCs/>
          <w:noProof/>
        </w:rPr>
        <w:t>Ann Am Thorac Soc</w:t>
      </w:r>
      <w:r w:rsidRPr="008A0AB3">
        <w:rPr>
          <w:rFonts w:cstheme="minorHAnsi"/>
          <w:noProof/>
        </w:rPr>
        <w:t>. 2016;13(2):147-155. doi:10.1513/AnnalsATS.201510-661PS</w:t>
      </w:r>
    </w:p>
    <w:p w14:paraId="7B542E34"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4. </w:t>
      </w:r>
      <w:r w:rsidRPr="008A0AB3">
        <w:rPr>
          <w:rFonts w:cstheme="minorHAnsi"/>
          <w:noProof/>
        </w:rPr>
        <w:tab/>
        <w:t xml:space="preserve">Rubenstein LS, Bittle MD. Responsibility for protection of medical workers and facilities in armed conflict. </w:t>
      </w:r>
      <w:r w:rsidRPr="008A0AB3">
        <w:rPr>
          <w:rFonts w:cstheme="minorHAnsi"/>
          <w:i/>
          <w:iCs/>
          <w:noProof/>
        </w:rPr>
        <w:t>Lancet</w:t>
      </w:r>
      <w:r w:rsidRPr="008A0AB3">
        <w:rPr>
          <w:rFonts w:cstheme="minorHAnsi"/>
          <w:noProof/>
        </w:rPr>
        <w:t>. 2010;375(9711):329-340. doi:10.1016/S0140-6736(09)61926-7</w:t>
      </w:r>
    </w:p>
    <w:p w14:paraId="677D7999"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lastRenderedPageBreak/>
        <w:t xml:space="preserve">5. </w:t>
      </w:r>
      <w:r w:rsidRPr="008A0AB3">
        <w:rPr>
          <w:rFonts w:cstheme="minorHAnsi"/>
          <w:noProof/>
        </w:rPr>
        <w:tab/>
        <w:t xml:space="preserve">Haar RJ, Risko CB, Singh S, et al. Determining the scope of attacks on health in four governorates of Syria in 2016: Results of a field surveillance program. </w:t>
      </w:r>
      <w:r w:rsidRPr="008A0AB3">
        <w:rPr>
          <w:rFonts w:cstheme="minorHAnsi"/>
          <w:i/>
          <w:iCs/>
          <w:noProof/>
        </w:rPr>
        <w:t>PLoS Med</w:t>
      </w:r>
      <w:r w:rsidRPr="008A0AB3">
        <w:rPr>
          <w:rFonts w:cstheme="minorHAnsi"/>
          <w:noProof/>
        </w:rPr>
        <w:t>. 2018;15(4):1-18. doi:10.1371/journal.pmed.1002559</w:t>
      </w:r>
    </w:p>
    <w:p w14:paraId="53AED466"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6. </w:t>
      </w:r>
      <w:r w:rsidRPr="008A0AB3">
        <w:rPr>
          <w:rFonts w:cstheme="minorHAnsi"/>
          <w:noProof/>
        </w:rPr>
        <w:tab/>
        <w:t>Agency CI. The World Factbook: Syria. The World Factbook. https://www.cia.gov/library/publications/the-world-factbook/geos/sy.html. Published 2019.</w:t>
      </w:r>
    </w:p>
    <w:p w14:paraId="7517238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7. </w:t>
      </w:r>
      <w:r w:rsidRPr="008A0AB3">
        <w:rPr>
          <w:rFonts w:cstheme="minorHAnsi"/>
          <w:noProof/>
        </w:rPr>
        <w:tab/>
        <w:t>UNHCR. Situation in Syria Regional Refugee Response. 15 August 2019. https://data2.unhcr.org/en/situations/syria. Published 2019.</w:t>
      </w:r>
    </w:p>
    <w:p w14:paraId="13BA96B0"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8. </w:t>
      </w:r>
      <w:r w:rsidRPr="008A0AB3">
        <w:rPr>
          <w:rFonts w:cstheme="minorHAnsi"/>
          <w:noProof/>
        </w:rPr>
        <w:tab/>
        <w:t xml:space="preserve">Specia M. How Syria’s Death Toll Is Lost in the Fog of War. </w:t>
      </w:r>
      <w:r w:rsidRPr="008A0AB3">
        <w:rPr>
          <w:rFonts w:cstheme="minorHAnsi"/>
          <w:i/>
          <w:iCs/>
          <w:noProof/>
        </w:rPr>
        <w:t>New York Times</w:t>
      </w:r>
      <w:r w:rsidRPr="008A0AB3">
        <w:rPr>
          <w:rFonts w:cstheme="minorHAnsi"/>
          <w:noProof/>
        </w:rPr>
        <w:t>. https://www.nytimes.com/2018/04/13/world/middleeast/syria-death-toll.html. Published April 13, 2018.</w:t>
      </w:r>
    </w:p>
    <w:p w14:paraId="78338AAB"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9. </w:t>
      </w:r>
      <w:r w:rsidRPr="008A0AB3">
        <w:rPr>
          <w:rFonts w:cstheme="minorHAnsi"/>
          <w:noProof/>
        </w:rPr>
        <w:tab/>
        <w:t xml:space="preserve">Rossi R, Assaad R, Rebeschini A, Hamadeh R. Vaccination coverage cluster surveys in middle Dreib - Akkar, Lebanon: Comparison of vaccination coverage in children aged 12-59 months Pre-and post-vaccination campaign. </w:t>
      </w:r>
      <w:r w:rsidRPr="008A0AB3">
        <w:rPr>
          <w:rFonts w:cstheme="minorHAnsi"/>
          <w:i/>
          <w:iCs/>
          <w:noProof/>
        </w:rPr>
        <w:t>PLoS One</w:t>
      </w:r>
      <w:r w:rsidRPr="008A0AB3">
        <w:rPr>
          <w:rFonts w:cstheme="minorHAnsi"/>
          <w:noProof/>
        </w:rPr>
        <w:t>. 2016;11(12). doi:10.1371/journal.pone.0168145</w:t>
      </w:r>
    </w:p>
    <w:p w14:paraId="6C5BACD1"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10. </w:t>
      </w:r>
      <w:r w:rsidRPr="008A0AB3">
        <w:rPr>
          <w:rFonts w:cstheme="minorHAnsi"/>
          <w:noProof/>
        </w:rPr>
        <w:tab/>
        <w:t xml:space="preserve">DeJong J, Ghattas H, Bashour H, Mourtada R, Akik C, Reese-Masterson A. Reproductive, maternal, neonatal and child health in conflict: a case study on Syria using Countdown indicators. </w:t>
      </w:r>
      <w:r w:rsidRPr="008A0AB3">
        <w:rPr>
          <w:rFonts w:cstheme="minorHAnsi"/>
          <w:i/>
          <w:iCs/>
          <w:noProof/>
        </w:rPr>
        <w:t>BMJ Glob Heal</w:t>
      </w:r>
      <w:r w:rsidRPr="008A0AB3">
        <w:rPr>
          <w:rFonts w:cstheme="minorHAnsi"/>
          <w:noProof/>
        </w:rPr>
        <w:t>. 2017;2(3):e000302. doi:10.1136/bmjgh-2017-000302</w:t>
      </w:r>
    </w:p>
    <w:p w14:paraId="1401C0F2"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11. </w:t>
      </w:r>
      <w:r w:rsidRPr="008A0AB3">
        <w:rPr>
          <w:rFonts w:cstheme="minorHAnsi"/>
          <w:noProof/>
        </w:rPr>
        <w:tab/>
        <w:t xml:space="preserve">Sharara SL, Kanj SS. War and infectious diseases: challenges of the Syrian civil war. </w:t>
      </w:r>
      <w:r w:rsidRPr="008A0AB3">
        <w:rPr>
          <w:rFonts w:cstheme="minorHAnsi"/>
          <w:i/>
          <w:iCs/>
          <w:noProof/>
        </w:rPr>
        <w:t>PLoS Pathog</w:t>
      </w:r>
      <w:r w:rsidRPr="008A0AB3">
        <w:rPr>
          <w:rFonts w:cstheme="minorHAnsi"/>
          <w:noProof/>
        </w:rPr>
        <w:t>. 2014;10(10):e1004438. doi:10.1371/journal.ppat.1004438</w:t>
      </w:r>
    </w:p>
    <w:p w14:paraId="2253B080"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12. </w:t>
      </w:r>
      <w:r w:rsidRPr="008A0AB3">
        <w:rPr>
          <w:rFonts w:cstheme="minorHAnsi"/>
          <w:noProof/>
        </w:rPr>
        <w:tab/>
        <w:t xml:space="preserve">Meiqari L, Hoetjes M, Baxter L, Lenglet A. Impact of war on child health in northern Syria: the experience of Médecins Sans Frontières. </w:t>
      </w:r>
      <w:r w:rsidRPr="008A0AB3">
        <w:rPr>
          <w:rFonts w:cstheme="minorHAnsi"/>
          <w:i/>
          <w:iCs/>
          <w:noProof/>
        </w:rPr>
        <w:t>Eur J Pediatr</w:t>
      </w:r>
      <w:r w:rsidRPr="008A0AB3">
        <w:rPr>
          <w:rFonts w:cstheme="minorHAnsi"/>
          <w:noProof/>
        </w:rPr>
        <w:t>. 2018;177(3):371-380. doi:10.1007/s00431-017-3057-y</w:t>
      </w:r>
    </w:p>
    <w:p w14:paraId="7FA6D4E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13. </w:t>
      </w:r>
      <w:r w:rsidRPr="008A0AB3">
        <w:rPr>
          <w:rFonts w:cstheme="minorHAnsi"/>
          <w:noProof/>
        </w:rPr>
        <w:tab/>
        <w:t xml:space="preserve">Taub B. The Shadow Doctors. </w:t>
      </w:r>
      <w:r w:rsidRPr="008A0AB3">
        <w:rPr>
          <w:rFonts w:cstheme="minorHAnsi"/>
          <w:i/>
          <w:iCs/>
          <w:noProof/>
        </w:rPr>
        <w:t>New Yorker</w:t>
      </w:r>
      <w:r w:rsidRPr="008A0AB3">
        <w:rPr>
          <w:rFonts w:cstheme="minorHAnsi"/>
          <w:noProof/>
        </w:rPr>
        <w:t>. June 2016:21. https://www.newyorker.com/magazine/2016/06/27/syrias-war-on-doctors.</w:t>
      </w:r>
    </w:p>
    <w:p w14:paraId="3E425073"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14. </w:t>
      </w:r>
      <w:r w:rsidRPr="008A0AB3">
        <w:rPr>
          <w:rFonts w:cstheme="minorHAnsi"/>
          <w:noProof/>
        </w:rPr>
        <w:tab/>
        <w:t xml:space="preserve">Sen K, Al-Faisal W, Alsaleh Y. Syria: Effects of conflict and sanctions on public health. </w:t>
      </w:r>
      <w:r w:rsidRPr="008A0AB3">
        <w:rPr>
          <w:rFonts w:cstheme="minorHAnsi"/>
          <w:i/>
          <w:iCs/>
          <w:noProof/>
        </w:rPr>
        <w:t>J Public Heal (United Kingdom)</w:t>
      </w:r>
      <w:r w:rsidRPr="008A0AB3">
        <w:rPr>
          <w:rFonts w:cstheme="minorHAnsi"/>
          <w:noProof/>
        </w:rPr>
        <w:t>. 2013;35(2):195-199. doi:10.1093/pubmed/fds090</w:t>
      </w:r>
    </w:p>
    <w:p w14:paraId="11151DFA"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15. </w:t>
      </w:r>
      <w:r w:rsidRPr="008A0AB3">
        <w:rPr>
          <w:rFonts w:cstheme="minorHAnsi"/>
          <w:noProof/>
        </w:rPr>
        <w:tab/>
        <w:t xml:space="preserve">Fouad FM, Sparrow A, Tarakji A, et al. Health workers and the weaponisation of health care in Syria: a preliminary inquiry for The Lancet–American University of Beirut Commission on Syria. </w:t>
      </w:r>
      <w:r w:rsidRPr="008A0AB3">
        <w:rPr>
          <w:rFonts w:cstheme="minorHAnsi"/>
          <w:i/>
          <w:iCs/>
          <w:noProof/>
        </w:rPr>
        <w:t>Lancet</w:t>
      </w:r>
      <w:r w:rsidRPr="008A0AB3">
        <w:rPr>
          <w:rFonts w:cstheme="minorHAnsi"/>
          <w:noProof/>
        </w:rPr>
        <w:t>. 2017;390(10111):2516-2526. doi:10.1016/S0140-6736(17)30741-9</w:t>
      </w:r>
    </w:p>
    <w:p w14:paraId="722BBD42"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16. </w:t>
      </w:r>
      <w:r w:rsidRPr="008A0AB3">
        <w:rPr>
          <w:rFonts w:cstheme="minorHAnsi"/>
          <w:noProof/>
        </w:rPr>
        <w:tab/>
        <w:t>PHR. Aleppo Abandoned: A Case Study on Health Care in Syria. 2015;(November). https://s3.amazonaws.com/PHR_Reports/aleppo-abandoned.pdf.</w:t>
      </w:r>
    </w:p>
    <w:p w14:paraId="13088B1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17. </w:t>
      </w:r>
      <w:r w:rsidRPr="008A0AB3">
        <w:rPr>
          <w:rFonts w:cstheme="minorHAnsi"/>
          <w:noProof/>
        </w:rPr>
        <w:tab/>
        <w:t xml:space="preserve">WHO. </w:t>
      </w:r>
      <w:r w:rsidRPr="008A0AB3">
        <w:rPr>
          <w:rFonts w:cstheme="minorHAnsi"/>
          <w:i/>
          <w:iCs/>
          <w:noProof/>
        </w:rPr>
        <w:t>Emergencies Preparedness, Response: Polio in the Syrian Arab Republic</w:t>
      </w:r>
      <w:r w:rsidRPr="008A0AB3">
        <w:rPr>
          <w:rFonts w:cstheme="minorHAnsi"/>
          <w:noProof/>
        </w:rPr>
        <w:t>.; 2013. https://www.who.int/csr/don/2013_10_29/en/.</w:t>
      </w:r>
    </w:p>
    <w:p w14:paraId="49CC7314"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18. </w:t>
      </w:r>
      <w:r w:rsidRPr="008A0AB3">
        <w:rPr>
          <w:rFonts w:cstheme="minorHAnsi"/>
          <w:noProof/>
        </w:rPr>
        <w:tab/>
        <w:t>Sparrow A. Syria ’ s Assault on Doctors. 2013:1-7.</w:t>
      </w:r>
    </w:p>
    <w:p w14:paraId="4367A6EC"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19. </w:t>
      </w:r>
      <w:r w:rsidRPr="008A0AB3">
        <w:rPr>
          <w:rFonts w:cstheme="minorHAnsi"/>
          <w:noProof/>
        </w:rPr>
        <w:tab/>
        <w:t>Nnadi C, Etsano A, Uba B, et al. HHS Public Access. 2018;216(Suppl 1):1-10. doi:10.1093/infdis/jix175.Approaches</w:t>
      </w:r>
    </w:p>
    <w:p w14:paraId="7A7B91B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20. </w:t>
      </w:r>
      <w:r w:rsidRPr="008A0AB3">
        <w:rPr>
          <w:rFonts w:cstheme="minorHAnsi"/>
          <w:noProof/>
        </w:rPr>
        <w:tab/>
        <w:t xml:space="preserve">Close RM, Pearson C, Cohn J. Vaccine-preventable disease and the under-utilization of </w:t>
      </w:r>
      <w:r w:rsidRPr="008A0AB3">
        <w:rPr>
          <w:rFonts w:cstheme="minorHAnsi"/>
          <w:noProof/>
        </w:rPr>
        <w:lastRenderedPageBreak/>
        <w:t xml:space="preserve">immunizations in complex humanitarian emergencies. </w:t>
      </w:r>
      <w:r w:rsidRPr="008A0AB3">
        <w:rPr>
          <w:rFonts w:cstheme="minorHAnsi"/>
          <w:i/>
          <w:iCs/>
          <w:noProof/>
        </w:rPr>
        <w:t>Vaccine</w:t>
      </w:r>
      <w:r w:rsidRPr="008A0AB3">
        <w:rPr>
          <w:rFonts w:cstheme="minorHAnsi"/>
          <w:noProof/>
        </w:rPr>
        <w:t>. 2016;34(39):4649-4655. doi:10.1016/j.vaccine.2016.08.025</w:t>
      </w:r>
    </w:p>
    <w:p w14:paraId="7191D51F"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21. </w:t>
      </w:r>
      <w:r w:rsidRPr="008A0AB3">
        <w:rPr>
          <w:rFonts w:cstheme="minorHAnsi"/>
          <w:noProof/>
        </w:rPr>
        <w:tab/>
        <w:t xml:space="preserve">Caplan AL, Curry DR. Refugees, humanitarian aid and the right to decline vaccinations. </w:t>
      </w:r>
      <w:r w:rsidRPr="008A0AB3">
        <w:rPr>
          <w:rFonts w:cstheme="minorHAnsi"/>
          <w:i/>
          <w:iCs/>
          <w:noProof/>
        </w:rPr>
        <w:t>J Med Ethics</w:t>
      </w:r>
      <w:r w:rsidRPr="008A0AB3">
        <w:rPr>
          <w:rFonts w:cstheme="minorHAnsi"/>
          <w:noProof/>
        </w:rPr>
        <w:t>. 2015;41(3):276-277. doi:10.1136/medethics-2014-102383</w:t>
      </w:r>
    </w:p>
    <w:p w14:paraId="02A9F69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22. </w:t>
      </w:r>
      <w:r w:rsidRPr="008A0AB3">
        <w:rPr>
          <w:rFonts w:cstheme="minorHAnsi"/>
          <w:noProof/>
        </w:rPr>
        <w:tab/>
        <w:t xml:space="preserve">Lam E, McCarthy A, Brennan M. Vaccine-preventable diseases in humanitarian emergencies among refugee and internally- displaced populations. </w:t>
      </w:r>
      <w:r w:rsidRPr="008A0AB3">
        <w:rPr>
          <w:rFonts w:cstheme="minorHAnsi"/>
          <w:i/>
          <w:iCs/>
          <w:noProof/>
        </w:rPr>
        <w:t>Hum Vaccin Immunother</w:t>
      </w:r>
      <w:r w:rsidRPr="008A0AB3">
        <w:rPr>
          <w:rFonts w:cstheme="minorHAnsi"/>
          <w:noProof/>
        </w:rPr>
        <w:t>. 2017;11(11):2627-2636. doi:10.1080/21645515.2015.1096457</w:t>
      </w:r>
    </w:p>
    <w:p w14:paraId="4D65706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23. </w:t>
      </w:r>
      <w:r w:rsidRPr="008A0AB3">
        <w:rPr>
          <w:rFonts w:cstheme="minorHAnsi"/>
          <w:noProof/>
        </w:rPr>
        <w:tab/>
        <w:t xml:space="preserve">Stone-Brown K. Syria: A healthcare system on the brink of collapse. </w:t>
      </w:r>
      <w:r w:rsidRPr="008A0AB3">
        <w:rPr>
          <w:rFonts w:cstheme="minorHAnsi"/>
          <w:i/>
          <w:iCs/>
          <w:noProof/>
        </w:rPr>
        <w:t>BMJ</w:t>
      </w:r>
      <w:r w:rsidRPr="008A0AB3">
        <w:rPr>
          <w:rFonts w:cstheme="minorHAnsi"/>
          <w:noProof/>
        </w:rPr>
        <w:t>. 2013;347(December):1-3. doi:10.1136/bmj.f7375</w:t>
      </w:r>
    </w:p>
    <w:p w14:paraId="4795AA5C"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24. </w:t>
      </w:r>
      <w:r w:rsidRPr="008A0AB3">
        <w:rPr>
          <w:rFonts w:cstheme="minorHAnsi"/>
          <w:noProof/>
        </w:rPr>
        <w:tab/>
        <w:t>WHO. Surveillance teams risk all to track disease outbreaks in northern Syria. April 2018. http://www.euro.who.int/en/health-topics/emergencies/pages/news/news/2018/4/surveillance-teams-risk-all-to-track-disease-outbreaks-in-northern-syria. Accessed September 14, 2019.</w:t>
      </w:r>
    </w:p>
    <w:p w14:paraId="53B569D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25. </w:t>
      </w:r>
      <w:r w:rsidRPr="008A0AB3">
        <w:rPr>
          <w:rFonts w:cstheme="minorHAnsi"/>
          <w:noProof/>
        </w:rPr>
        <w:tab/>
        <w:t xml:space="preserve">Ismail SA, Abbara A, Collin SM, et al. Communicable disease surveillance and control in the context of conflict and mass displacement in Syria. </w:t>
      </w:r>
      <w:r w:rsidRPr="008A0AB3">
        <w:rPr>
          <w:rFonts w:cstheme="minorHAnsi"/>
          <w:i/>
          <w:iCs/>
          <w:noProof/>
        </w:rPr>
        <w:t>Int J Infect Dis</w:t>
      </w:r>
      <w:r w:rsidRPr="008A0AB3">
        <w:rPr>
          <w:rFonts w:cstheme="minorHAnsi"/>
          <w:noProof/>
        </w:rPr>
        <w:t>. 2016;47:15-22. doi:10.1016/j.ijid.2016.05.011</w:t>
      </w:r>
    </w:p>
    <w:p w14:paraId="71A9E51F"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26. </w:t>
      </w:r>
      <w:r w:rsidRPr="008A0AB3">
        <w:rPr>
          <w:rFonts w:cstheme="minorHAnsi"/>
          <w:noProof/>
        </w:rPr>
        <w:tab/>
        <w:t xml:space="preserve">Ozaras R, Leblebicioglu H, Sunbul M, et al. The Syrian conflict and infectious diseases. </w:t>
      </w:r>
      <w:r w:rsidRPr="008A0AB3">
        <w:rPr>
          <w:rFonts w:cstheme="minorHAnsi"/>
          <w:i/>
          <w:iCs/>
          <w:noProof/>
        </w:rPr>
        <w:t>Expert Rev Anti Infect Ther</w:t>
      </w:r>
      <w:r w:rsidRPr="008A0AB3">
        <w:rPr>
          <w:rFonts w:cstheme="minorHAnsi"/>
          <w:noProof/>
        </w:rPr>
        <w:t>. 2016;14(6):547-555. doi:10.1080/14787210.2016.1177457</w:t>
      </w:r>
    </w:p>
    <w:p w14:paraId="1DC7C0D0"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27. </w:t>
      </w:r>
      <w:r w:rsidRPr="008A0AB3">
        <w:rPr>
          <w:rFonts w:cstheme="minorHAnsi"/>
          <w:noProof/>
        </w:rPr>
        <w:tab/>
        <w:t xml:space="preserve">Ahmad B, Bhattacharya S. Polio eradication in Syria. </w:t>
      </w:r>
      <w:r w:rsidRPr="008A0AB3">
        <w:rPr>
          <w:rFonts w:cstheme="minorHAnsi"/>
          <w:i/>
          <w:iCs/>
          <w:noProof/>
        </w:rPr>
        <w:t>Lancet Infect Dis</w:t>
      </w:r>
      <w:r w:rsidRPr="008A0AB3">
        <w:rPr>
          <w:rFonts w:cstheme="minorHAnsi"/>
          <w:noProof/>
        </w:rPr>
        <w:t>. 2014;14(7):547-548. doi:10.1016/S1473-3099(14)70803-5</w:t>
      </w:r>
    </w:p>
    <w:p w14:paraId="133CAA6E"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28. </w:t>
      </w:r>
      <w:r w:rsidRPr="008A0AB3">
        <w:rPr>
          <w:rFonts w:cstheme="minorHAnsi"/>
          <w:noProof/>
        </w:rPr>
        <w:tab/>
        <w:t>ACU. Assistance Coordination Unit: Identity. https://www.acu-sy.org/en/identity/. Published 2019. Accessed August 20, 2019.</w:t>
      </w:r>
    </w:p>
    <w:p w14:paraId="196300A6"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29. </w:t>
      </w:r>
      <w:r w:rsidRPr="008A0AB3">
        <w:rPr>
          <w:rFonts w:cstheme="minorHAnsi"/>
          <w:noProof/>
        </w:rPr>
        <w:tab/>
        <w:t xml:space="preserve">Kennedy J, Michailidou D. Civil war, contested sovereignty and the limits of global health partnerships: A case study of the Syrian polio outbreak in 2013. </w:t>
      </w:r>
      <w:r w:rsidRPr="008A0AB3">
        <w:rPr>
          <w:rFonts w:cstheme="minorHAnsi"/>
          <w:i/>
          <w:iCs/>
          <w:noProof/>
        </w:rPr>
        <w:t>Health Policy Plan</w:t>
      </w:r>
      <w:r w:rsidRPr="008A0AB3">
        <w:rPr>
          <w:rFonts w:cstheme="minorHAnsi"/>
          <w:noProof/>
        </w:rPr>
        <w:t>. 2017;32(5):690-698. doi:10.1093/heapol/czw148</w:t>
      </w:r>
    </w:p>
    <w:p w14:paraId="061CAD1C"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30. </w:t>
      </w:r>
      <w:r w:rsidRPr="008A0AB3">
        <w:rPr>
          <w:rFonts w:cstheme="minorHAnsi"/>
          <w:noProof/>
        </w:rPr>
        <w:tab/>
        <w:t xml:space="preserve">ACU. </w:t>
      </w:r>
      <w:r w:rsidRPr="008A0AB3">
        <w:rPr>
          <w:rFonts w:cstheme="minorHAnsi"/>
          <w:i/>
          <w:iCs/>
          <w:noProof/>
        </w:rPr>
        <w:t>EWARN Guidelines</w:t>
      </w:r>
      <w:r w:rsidRPr="008A0AB3">
        <w:rPr>
          <w:rFonts w:cstheme="minorHAnsi"/>
          <w:noProof/>
        </w:rPr>
        <w:t>. Gaziantep, Turkey; 2017. https://www.acu-sy.org/en/guidelines-ewarn-guidelines/.</w:t>
      </w:r>
    </w:p>
    <w:p w14:paraId="1529C59E"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31. </w:t>
      </w:r>
      <w:r w:rsidRPr="008A0AB3">
        <w:rPr>
          <w:rFonts w:cstheme="minorHAnsi"/>
          <w:noProof/>
        </w:rPr>
        <w:tab/>
        <w:t xml:space="preserve">Taleb Z Ben, Bahelah R, Fouad FM, Wilcox ML. Syria : Health in a country Undergoing Tragic Transition Syria. </w:t>
      </w:r>
      <w:r w:rsidRPr="008A0AB3">
        <w:rPr>
          <w:rFonts w:cstheme="minorHAnsi"/>
          <w:i/>
          <w:iCs/>
          <w:noProof/>
        </w:rPr>
        <w:t>Int J Public Health</w:t>
      </w:r>
      <w:r w:rsidRPr="008A0AB3">
        <w:rPr>
          <w:rFonts w:cstheme="minorHAnsi"/>
          <w:noProof/>
        </w:rPr>
        <w:t>. 2014;(July). doi:10.1007/s00038-014-0586-2</w:t>
      </w:r>
    </w:p>
    <w:p w14:paraId="7E8F0BF2"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32. </w:t>
      </w:r>
      <w:r w:rsidRPr="008A0AB3">
        <w:rPr>
          <w:rFonts w:cstheme="minorHAnsi"/>
          <w:noProof/>
        </w:rPr>
        <w:tab/>
        <w:t xml:space="preserve">L. M, M. H, L. B. Impact of war on child health in northern Syria: the experience of Medecins Sans Frontieres. </w:t>
      </w:r>
      <w:r w:rsidRPr="008A0AB3">
        <w:rPr>
          <w:rFonts w:cstheme="minorHAnsi"/>
          <w:i/>
          <w:iCs/>
          <w:noProof/>
        </w:rPr>
        <w:t>Eur J Pediatr</w:t>
      </w:r>
      <w:r w:rsidRPr="008A0AB3">
        <w:rPr>
          <w:rFonts w:cstheme="minorHAnsi"/>
          <w:noProof/>
        </w:rPr>
        <w:t>. 2018;177(3):371-380. doi:http://dx.doi.org/10.1007/s00431-017-3057-y</w:t>
      </w:r>
    </w:p>
    <w:p w14:paraId="50CA430A"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33. </w:t>
      </w:r>
      <w:r w:rsidRPr="008A0AB3">
        <w:rPr>
          <w:rFonts w:cstheme="minorHAnsi"/>
          <w:noProof/>
        </w:rPr>
        <w:tab/>
        <w:t xml:space="preserve">Lam E, Diaz M, Maina AGK, Brennan M. Displaced populations due to humanitarian emergencies and its impact on global eradication and elimination of vaccine-preventable diseases. </w:t>
      </w:r>
      <w:r w:rsidRPr="008A0AB3">
        <w:rPr>
          <w:rFonts w:cstheme="minorHAnsi"/>
          <w:i/>
          <w:iCs/>
          <w:noProof/>
        </w:rPr>
        <w:t>Confl Health</w:t>
      </w:r>
      <w:r w:rsidRPr="008A0AB3">
        <w:rPr>
          <w:rFonts w:cstheme="minorHAnsi"/>
          <w:noProof/>
        </w:rPr>
        <w:t>. 2016;10(1):5-7. doi:10.1186/s13031-016-0094-5</w:t>
      </w:r>
    </w:p>
    <w:p w14:paraId="7A7AC7D9"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34. </w:t>
      </w:r>
      <w:r w:rsidRPr="008A0AB3">
        <w:rPr>
          <w:rFonts w:cstheme="minorHAnsi"/>
          <w:noProof/>
        </w:rPr>
        <w:tab/>
        <w:t>Syrian Arab Republic, WHO. WHO: Early Warning and Response System in Syria. http://www.emro.who.int/syr/publications-other/ewars-weekly-bulletin.html. Published 2019.</w:t>
      </w:r>
    </w:p>
    <w:p w14:paraId="5351BB47"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35. </w:t>
      </w:r>
      <w:r w:rsidRPr="008A0AB3">
        <w:rPr>
          <w:rFonts w:cstheme="minorHAnsi"/>
          <w:noProof/>
        </w:rPr>
        <w:tab/>
        <w:t xml:space="preserve">CDC. Help and Hope for Syrian Refugees: The Many Ways We Take Action in a Crisis. </w:t>
      </w:r>
      <w:r w:rsidRPr="008A0AB3">
        <w:rPr>
          <w:rFonts w:cstheme="minorHAnsi"/>
          <w:noProof/>
        </w:rPr>
        <w:lastRenderedPageBreak/>
        <w:t>Division of Global Health Protection. https://www.cdc.gov/globalhealth/healthprotection/fieldupdates/summer-2016/syrian-crisis-timeline.html. Accessed September 14, 2019.</w:t>
      </w:r>
    </w:p>
    <w:p w14:paraId="018A7EEB"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36. </w:t>
      </w:r>
      <w:r w:rsidRPr="008A0AB3">
        <w:rPr>
          <w:rFonts w:cstheme="minorHAnsi"/>
          <w:noProof/>
        </w:rPr>
        <w:tab/>
        <w:t>UNOCHA. UN Office for the Coordination of Humanitarian Affairs: Syrian Arab Republic. https://www.unocha.org/syrian-arab-republic/about-ocha-syria. Published 2019.</w:t>
      </w:r>
    </w:p>
    <w:p w14:paraId="3933B4F8"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37. </w:t>
      </w:r>
      <w:r w:rsidRPr="008A0AB3">
        <w:rPr>
          <w:rFonts w:cstheme="minorHAnsi"/>
          <w:noProof/>
        </w:rPr>
        <w:tab/>
        <w:t xml:space="preserve">WHO, UNICEF. </w:t>
      </w:r>
      <w:r w:rsidRPr="008A0AB3">
        <w:rPr>
          <w:rFonts w:cstheme="minorHAnsi"/>
          <w:i/>
          <w:iCs/>
          <w:noProof/>
        </w:rPr>
        <w:t>Overview of Vaccine Preventable Diseases Surveillance Principles</w:t>
      </w:r>
      <w:r w:rsidRPr="008A0AB3">
        <w:rPr>
          <w:rFonts w:cstheme="minorHAnsi"/>
          <w:noProof/>
        </w:rPr>
        <w:t>. Geneva, Switzerland; 2018. doi:10.1071/NB03028</w:t>
      </w:r>
    </w:p>
    <w:p w14:paraId="0FB25F6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38. </w:t>
      </w:r>
      <w:r w:rsidRPr="008A0AB3">
        <w:rPr>
          <w:rFonts w:cstheme="minorHAnsi"/>
          <w:noProof/>
        </w:rPr>
        <w:tab/>
        <w:t xml:space="preserve">Moss WJ. Measles. </w:t>
      </w:r>
      <w:r w:rsidRPr="008A0AB3">
        <w:rPr>
          <w:rFonts w:cstheme="minorHAnsi"/>
          <w:i/>
          <w:iCs/>
          <w:noProof/>
        </w:rPr>
        <w:t>Lancet (London, England)</w:t>
      </w:r>
      <w:r w:rsidRPr="008A0AB3">
        <w:rPr>
          <w:rFonts w:cstheme="minorHAnsi"/>
          <w:noProof/>
        </w:rPr>
        <w:t>. 2017;390(10111):2490-2502. doi:10.1016/S0140-6736(17)31463-0</w:t>
      </w:r>
    </w:p>
    <w:p w14:paraId="490267B4"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39. </w:t>
      </w:r>
      <w:r w:rsidRPr="008A0AB3">
        <w:rPr>
          <w:rFonts w:cstheme="minorHAnsi"/>
          <w:noProof/>
        </w:rPr>
        <w:tab/>
        <w:t xml:space="preserve">Bennett J, Dolin R, Blaser MJ. </w:t>
      </w:r>
      <w:r w:rsidRPr="008A0AB3">
        <w:rPr>
          <w:rFonts w:cstheme="minorHAnsi"/>
          <w:i/>
          <w:iCs/>
          <w:noProof/>
        </w:rPr>
        <w:t>Mandell, Douglas, and Bennett’s Principles and Practice of Infectious Diseases</w:t>
      </w:r>
      <w:r w:rsidRPr="008A0AB3">
        <w:rPr>
          <w:rFonts w:cstheme="minorHAnsi"/>
          <w:noProof/>
        </w:rPr>
        <w:t>. 8th ed. Saunders; 2015.</w:t>
      </w:r>
    </w:p>
    <w:p w14:paraId="7C513F33"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40. </w:t>
      </w:r>
      <w:r w:rsidRPr="008A0AB3">
        <w:rPr>
          <w:rFonts w:cstheme="minorHAnsi"/>
          <w:noProof/>
        </w:rPr>
        <w:tab/>
        <w:t>WHO. Measles: Immunization , Vaccines and Biologicals Measles. https://www.who.int/immunization/monitoring_surveillance/burden/vpd/surveillance_type/active/measles/en/. Published 2018.</w:t>
      </w:r>
    </w:p>
    <w:p w14:paraId="53F28D6C"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41. </w:t>
      </w:r>
      <w:r w:rsidRPr="008A0AB3">
        <w:rPr>
          <w:rFonts w:cstheme="minorHAnsi"/>
          <w:noProof/>
        </w:rPr>
        <w:tab/>
        <w:t xml:space="preserve">WHO. WHO: New measles surveillance data from WHO. </w:t>
      </w:r>
      <w:r w:rsidRPr="008A0AB3">
        <w:rPr>
          <w:rFonts w:cstheme="minorHAnsi"/>
          <w:i/>
          <w:iCs/>
          <w:noProof/>
        </w:rPr>
        <w:t>WHO</w:t>
      </w:r>
      <w:r w:rsidRPr="008A0AB3">
        <w:rPr>
          <w:rFonts w:cstheme="minorHAnsi"/>
          <w:noProof/>
        </w:rPr>
        <w:t>. 2019. https://www.who.int/immunization/newsroom/new-measles-data-august-2019/en/. Accessed September 14, 2019.</w:t>
      </w:r>
    </w:p>
    <w:p w14:paraId="1B2858DB"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42. </w:t>
      </w:r>
      <w:r w:rsidRPr="008A0AB3">
        <w:rPr>
          <w:rFonts w:cstheme="minorHAnsi"/>
          <w:noProof/>
        </w:rPr>
        <w:tab/>
        <w:t xml:space="preserve">WHO. </w:t>
      </w:r>
      <w:r w:rsidRPr="008A0AB3">
        <w:rPr>
          <w:rFonts w:cstheme="minorHAnsi"/>
          <w:i/>
          <w:iCs/>
          <w:noProof/>
        </w:rPr>
        <w:t>WHO Vaccine-Preventable Diseases Country Profile: Syrian Arab Republic</w:t>
      </w:r>
      <w:r w:rsidRPr="008A0AB3">
        <w:rPr>
          <w:rFonts w:cstheme="minorHAnsi"/>
          <w:noProof/>
        </w:rPr>
        <w:t>. World Health Organization https://apps.who.int/immunization_monitoring/globalsummary/incidences?c=SYR. Accessed September 19, 2019.</w:t>
      </w:r>
    </w:p>
    <w:p w14:paraId="75E57D42"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43. </w:t>
      </w:r>
      <w:r w:rsidRPr="008A0AB3">
        <w:rPr>
          <w:rFonts w:cstheme="minorHAnsi"/>
          <w:noProof/>
        </w:rPr>
        <w:tab/>
        <w:t xml:space="preserve">Durrheim DN, Crowcroft NS, Strebel PM. Measles – The epidemiology of elimination. </w:t>
      </w:r>
      <w:r w:rsidRPr="008A0AB3">
        <w:rPr>
          <w:rFonts w:cstheme="minorHAnsi"/>
          <w:i/>
          <w:iCs/>
          <w:noProof/>
        </w:rPr>
        <w:t>Vaccine</w:t>
      </w:r>
      <w:r w:rsidRPr="008A0AB3">
        <w:rPr>
          <w:rFonts w:cstheme="minorHAnsi"/>
          <w:noProof/>
        </w:rPr>
        <w:t>. 2014;32(51):6880-6883. doi:10.1016/j.vaccine.2014.10.061</w:t>
      </w:r>
    </w:p>
    <w:p w14:paraId="0003338F"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44. </w:t>
      </w:r>
      <w:r w:rsidRPr="008A0AB3">
        <w:rPr>
          <w:rFonts w:cstheme="minorHAnsi"/>
          <w:noProof/>
        </w:rPr>
        <w:tab/>
        <w:t>CDC. CDC Global Health - Infographics - Early Warning Alert And Response Network Put The Brakes On Deadly Diseases. https://www.cdc.gov/globalhealth/infographics/global-health-security/ewarn.htm. Accessed September 14, 2019.</w:t>
      </w:r>
    </w:p>
    <w:p w14:paraId="51DECCFE" w14:textId="1E9D252A" w:rsidR="00C9659A" w:rsidRPr="008A0AB3" w:rsidRDefault="00C9659A" w:rsidP="00572DF8">
      <w:pPr>
        <w:spacing w:line="240" w:lineRule="auto"/>
        <w:jc w:val="both"/>
        <w:rPr>
          <w:rFonts w:cstheme="minorHAnsi"/>
        </w:rPr>
      </w:pPr>
      <w:r w:rsidRPr="008A0AB3">
        <w:rPr>
          <w:rFonts w:cstheme="minorHAnsi"/>
        </w:rPr>
        <w:fldChar w:fldCharType="end"/>
      </w:r>
    </w:p>
    <w:p w14:paraId="405DBA3B" w14:textId="66BE509C" w:rsidR="009A0E0B" w:rsidRPr="008A0AB3" w:rsidRDefault="009A0E0B" w:rsidP="00572DF8">
      <w:pPr>
        <w:spacing w:line="240" w:lineRule="auto"/>
        <w:jc w:val="both"/>
        <w:rPr>
          <w:rFonts w:cstheme="minorHAnsi"/>
        </w:rPr>
      </w:pPr>
    </w:p>
    <w:p w14:paraId="2E274F15" w14:textId="3511AD60" w:rsidR="009A0E0B" w:rsidRPr="008A0AB3" w:rsidRDefault="009A0E0B" w:rsidP="00572DF8">
      <w:pPr>
        <w:spacing w:line="240" w:lineRule="auto"/>
        <w:jc w:val="both"/>
        <w:rPr>
          <w:rFonts w:cstheme="minorHAnsi"/>
        </w:rPr>
      </w:pPr>
    </w:p>
    <w:p w14:paraId="02350010" w14:textId="77777777" w:rsidR="009A0E0B" w:rsidRPr="008A0AB3" w:rsidRDefault="009A0E0B" w:rsidP="00572DF8">
      <w:pPr>
        <w:spacing w:line="240" w:lineRule="auto"/>
        <w:jc w:val="both"/>
        <w:rPr>
          <w:rFonts w:cstheme="minorHAnsi"/>
        </w:rPr>
      </w:pPr>
    </w:p>
    <w:p w14:paraId="068848F6" w14:textId="17A461B0" w:rsidR="00A53584" w:rsidRPr="008A0AB3" w:rsidRDefault="00A53584" w:rsidP="00572DF8">
      <w:pPr>
        <w:spacing w:line="240" w:lineRule="auto"/>
        <w:jc w:val="both"/>
        <w:rPr>
          <w:rFonts w:cstheme="minorHAnsi"/>
        </w:rPr>
      </w:pPr>
    </w:p>
    <w:p w14:paraId="3D8360CD" w14:textId="77777777" w:rsidR="0086783E" w:rsidRPr="008A0AB3" w:rsidRDefault="0086783E" w:rsidP="00572DF8">
      <w:pPr>
        <w:spacing w:line="240" w:lineRule="auto"/>
        <w:rPr>
          <w:rFonts w:cstheme="minorHAnsi"/>
        </w:rPr>
      </w:pPr>
    </w:p>
    <w:sectPr w:rsidR="0086783E" w:rsidRPr="008A0AB3">
      <w:headerReference w:type="default" r:id="rId36"/>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Rohini Haar" w:date="2019-09-25T13:48:00Z" w:initials="RJH">
    <w:p w14:paraId="7B26BA4B" w14:textId="77777777" w:rsidR="00CE4350" w:rsidRDefault="00CE4350">
      <w:pPr>
        <w:pStyle w:val="CommentText"/>
        <w:rPr>
          <w:noProof/>
        </w:rPr>
      </w:pPr>
      <w:r>
        <w:rPr>
          <w:rStyle w:val="CommentReference"/>
        </w:rPr>
        <w:annotationRef/>
      </w:r>
      <w:r>
        <w:rPr>
          <w:noProof/>
        </w:rPr>
        <w:t>did you email this to them already? if not, do it today!</w:t>
      </w:r>
    </w:p>
    <w:p w14:paraId="31E5AB02" w14:textId="6A6D38BE" w:rsidR="00CE4350" w:rsidRDefault="00CE4350">
      <w:pPr>
        <w:pStyle w:val="CommentText"/>
      </w:pPr>
    </w:p>
  </w:comment>
  <w:comment w:id="1" w:author="Rohini Haar" w:date="2019-09-25T13:47:00Z" w:initials="RJH">
    <w:p w14:paraId="1B15D7B4" w14:textId="48F5E601" w:rsidR="00CE4350" w:rsidRDefault="00CE4350">
      <w:pPr>
        <w:pStyle w:val="CommentText"/>
      </w:pPr>
      <w:r>
        <w:rPr>
          <w:rStyle w:val="CommentReference"/>
        </w:rPr>
        <w:annotationRef/>
      </w:r>
      <w:r>
        <w:rPr>
          <w:noProof/>
        </w:rPr>
        <w:t xml:space="preserve">we will have to ask Ndola and Art if they want to co-author and if they have substantive revisions. </w:t>
      </w:r>
    </w:p>
  </w:comment>
  <w:comment w:id="2" w:author="Rohini Haar" w:date="2019-09-16T14:46:00Z" w:initials="RJH">
    <w:p w14:paraId="4C8BCF89" w14:textId="77777777" w:rsidR="00CE4350" w:rsidRDefault="00CE4350" w:rsidP="00A773EB">
      <w:pPr>
        <w:pStyle w:val="CommentText"/>
      </w:pPr>
      <w:r>
        <w:rPr>
          <w:rStyle w:val="CommentReference"/>
        </w:rPr>
        <w:annotationRef/>
      </w:r>
      <w:r>
        <w:t>Can you fill this out accurately?</w:t>
      </w:r>
    </w:p>
  </w:comment>
  <w:comment w:id="4" w:author="Sammy Mehtar" w:date="2019-09-20T17:28:00Z" w:initials="SM">
    <w:p w14:paraId="1B1B9539" w14:textId="6DD053CA" w:rsidR="00CE4350" w:rsidRDefault="00CE4350">
      <w:pPr>
        <w:pStyle w:val="CommentText"/>
      </w:pPr>
      <w:r>
        <w:rPr>
          <w:rStyle w:val="CommentReference"/>
        </w:rPr>
        <w:annotationRef/>
      </w:r>
      <w:r>
        <w:t>Need better way to say this.</w:t>
      </w:r>
    </w:p>
  </w:comment>
  <w:comment w:id="6" w:author="Sammy Mehtar" w:date="2019-09-20T17:32:00Z" w:initials="SM">
    <w:p w14:paraId="13FDE590" w14:textId="316E37AF" w:rsidR="00CE4350" w:rsidRDefault="00CE4350">
      <w:pPr>
        <w:pStyle w:val="CommentText"/>
      </w:pPr>
      <w:r>
        <w:rPr>
          <w:rStyle w:val="CommentReference"/>
        </w:rPr>
        <w:annotationRef/>
      </w:r>
      <w:r>
        <w:t>Measles incidence or incidence of clinical cases of measles?</w:t>
      </w:r>
    </w:p>
  </w:comment>
  <w:comment w:id="7" w:author="Rohini Haar" w:date="2019-09-25T13:55:00Z" w:initials="RJH">
    <w:p w14:paraId="6130447D" w14:textId="5A2CBAD9" w:rsidR="00CE4350" w:rsidRDefault="00CE4350">
      <w:pPr>
        <w:pStyle w:val="CommentText"/>
      </w:pPr>
      <w:r>
        <w:rPr>
          <w:rStyle w:val="CommentReference"/>
        </w:rPr>
        <w:annotationRef/>
      </w:r>
      <w:r>
        <w:t xml:space="preserve">If </w:t>
      </w:r>
      <w:proofErr w:type="spellStart"/>
      <w:r>
        <w:t>its</w:t>
      </w:r>
      <w:proofErr w:type="spellEnd"/>
      <w:r>
        <w:t xml:space="preserve"> less than .001, you can just put something like this. </w:t>
      </w:r>
    </w:p>
  </w:comment>
  <w:comment w:id="8" w:author="Sammy Mehtar" w:date="2019-09-19T18:56:00Z" w:initials="SM">
    <w:p w14:paraId="5855A963" w14:textId="48C140A5" w:rsidR="00CE4350" w:rsidRDefault="00CE4350">
      <w:pPr>
        <w:pStyle w:val="CommentText"/>
      </w:pPr>
      <w:r>
        <w:rPr>
          <w:rStyle w:val="CommentReference"/>
        </w:rPr>
        <w:annotationRef/>
      </w:r>
      <w:r>
        <w:t>Need to tighten this up.</w:t>
      </w:r>
    </w:p>
  </w:comment>
  <w:comment w:id="11" w:author="Sammy Mehtar" w:date="2019-07-14T14:34:00Z" w:initials="SM">
    <w:p w14:paraId="0000F67E" w14:textId="77777777" w:rsidR="00CE4350" w:rsidRDefault="00CE4350" w:rsidP="003E76C6">
      <w:pPr>
        <w:pStyle w:val="CommentText"/>
      </w:pPr>
      <w:r>
        <w:rPr>
          <w:rStyle w:val="CommentReference"/>
        </w:rPr>
        <w:annotationRef/>
      </w:r>
      <w:r>
        <w:t>Citation in lit review</w:t>
      </w:r>
    </w:p>
  </w:comment>
  <w:comment w:id="12" w:author="Sammy Mehtar" w:date="2019-09-30T14:23:00Z" w:initials="SM">
    <w:p w14:paraId="41F7D657" w14:textId="5C30710B" w:rsidR="00CE4350" w:rsidRDefault="00CE4350">
      <w:pPr>
        <w:pStyle w:val="CommentText"/>
      </w:pPr>
      <w:r>
        <w:rPr>
          <w:rStyle w:val="CommentReference"/>
        </w:rPr>
        <w:annotationRef/>
      </w:r>
      <w:r>
        <w:t>Phrased weird.</w:t>
      </w:r>
    </w:p>
  </w:comment>
  <w:comment w:id="10" w:author="Sammy Mehtar" w:date="2019-09-19T17:40:00Z" w:initials="SM">
    <w:p w14:paraId="43A36829" w14:textId="58150828" w:rsidR="00CE4350" w:rsidRDefault="00CE4350">
      <w:pPr>
        <w:pStyle w:val="CommentText"/>
      </w:pPr>
      <w:r>
        <w:rPr>
          <w:rStyle w:val="CommentReference"/>
        </w:rPr>
        <w:annotationRef/>
      </w:r>
      <w:r>
        <w:t>Need more citations</w:t>
      </w:r>
    </w:p>
  </w:comment>
  <w:comment w:id="13" w:author="Sammy Mehtar" w:date="2019-09-19T18:23:00Z" w:initials="SM">
    <w:p w14:paraId="3AC94D23" w14:textId="1BD62DE4" w:rsidR="00CE4350" w:rsidRPr="0080059B" w:rsidRDefault="00CE4350" w:rsidP="0080059B">
      <w:pPr>
        <w:pStyle w:val="CommentText"/>
        <w:rPr>
          <w:sz w:val="16"/>
          <w:szCs w:val="16"/>
        </w:rPr>
      </w:pPr>
      <w:r>
        <w:rPr>
          <w:rStyle w:val="CommentReference"/>
        </w:rPr>
        <w:annotationRef/>
      </w:r>
      <w:r>
        <w:rPr>
          <w:rStyle w:val="CommentReference"/>
        </w:rPr>
        <w:t>Provide some details here, describe what they found</w:t>
      </w:r>
    </w:p>
  </w:comment>
  <w:comment w:id="14" w:author="Sammy Mehtar" w:date="2019-09-19T18:23:00Z" w:initials="SM">
    <w:p w14:paraId="5AE31278" w14:textId="4D1F1283" w:rsidR="00CE4350" w:rsidRDefault="00CE4350">
      <w:pPr>
        <w:pStyle w:val="CommentText"/>
      </w:pPr>
      <w:r>
        <w:rPr>
          <w:rStyle w:val="CommentReference"/>
        </w:rPr>
        <w:annotationRef/>
      </w:r>
      <w:r>
        <w:rPr>
          <w:rStyle w:val="CommentReference"/>
        </w:rPr>
        <w:t>References!!</w:t>
      </w:r>
    </w:p>
  </w:comment>
  <w:comment w:id="15" w:author="Rohini Haar" w:date="2019-09-25T14:10:00Z" w:initials="RJH">
    <w:p w14:paraId="52CBBDF4" w14:textId="45243E98" w:rsidR="00CE4350" w:rsidRDefault="00CE4350">
      <w:pPr>
        <w:pStyle w:val="CommentText"/>
      </w:pPr>
      <w:r>
        <w:rPr>
          <w:rStyle w:val="CommentReference"/>
        </w:rPr>
        <w:annotationRef/>
      </w:r>
      <w:r>
        <w:t xml:space="preserve">Need a sentence or two here about why we are studying measles and not all the other stuff, and why we picked it… maybe in the para below. Somewhere. </w:t>
      </w:r>
    </w:p>
  </w:comment>
  <w:comment w:id="19" w:author="Sammy Mehtar" w:date="2019-06-09T20:20:00Z" w:initials="SM">
    <w:p w14:paraId="3951B107" w14:textId="77777777" w:rsidR="00CE4350" w:rsidRDefault="00CE4350" w:rsidP="001466B3">
      <w:pPr>
        <w:pStyle w:val="CommentText"/>
      </w:pPr>
      <w:r>
        <w:rPr>
          <w:rStyle w:val="CommentReference"/>
        </w:rPr>
        <w:annotationRef/>
      </w:r>
      <w:r>
        <w:t>Should really include a lab section, even if it’s only to describe the percentage of cases that are confirmed and if it’s been consistent of the years.</w:t>
      </w:r>
    </w:p>
  </w:comment>
  <w:comment w:id="20" w:author="Sammy Mehtar" w:date="2019-08-22T15:13:00Z" w:initials="SM">
    <w:p w14:paraId="2969F7C1" w14:textId="77777777" w:rsidR="00CE4350" w:rsidRDefault="00CE4350" w:rsidP="00720764">
      <w:pPr>
        <w:pStyle w:val="CommentText"/>
      </w:pPr>
      <w:r>
        <w:rPr>
          <w:rStyle w:val="CommentReference"/>
        </w:rPr>
        <w:annotationRef/>
      </w:r>
      <w:r>
        <w:t>Find different word</w:t>
      </w:r>
    </w:p>
  </w:comment>
  <w:comment w:id="21" w:author="Sammy Mehtar" w:date="2019-05-09T09:25:00Z" w:initials="SM">
    <w:p w14:paraId="48BFC36F" w14:textId="77777777" w:rsidR="00CE4350" w:rsidRDefault="00CE4350" w:rsidP="00720764">
      <w:pPr>
        <w:pStyle w:val="CommentText"/>
      </w:pPr>
      <w:r>
        <w:rPr>
          <w:rStyle w:val="CommentReference"/>
        </w:rPr>
        <w:annotationRef/>
      </w:r>
      <w:r>
        <w:t>Just apply</w:t>
      </w:r>
      <w:r w:rsidRPr="008233BF">
        <w:rPr>
          <w:b/>
          <w:bCs/>
        </w:rPr>
        <w:t xml:space="preserve"> pop growth rate</w:t>
      </w:r>
      <w:r>
        <w:rPr>
          <w:b/>
          <w:bCs/>
        </w:rPr>
        <w:t xml:space="preserve"> </w:t>
      </w:r>
      <w:r>
        <w:t>(r)</w:t>
      </w:r>
    </w:p>
    <w:p w14:paraId="7FB949DE" w14:textId="77777777" w:rsidR="00CE4350" w:rsidRDefault="00CE4350" w:rsidP="00720764">
      <w:pPr>
        <w:pStyle w:val="CommentText"/>
      </w:pPr>
      <w:r>
        <w:t>% change in pop</w:t>
      </w:r>
    </w:p>
    <w:p w14:paraId="0253D3F8" w14:textId="77777777" w:rsidR="00CE4350" w:rsidRPr="008233BF" w:rsidRDefault="00CE4350" w:rsidP="00720764">
      <w:pPr>
        <w:pStyle w:val="CommentText"/>
      </w:pPr>
      <w:r>
        <w:t xml:space="preserve">Interpolation </w:t>
      </w:r>
    </w:p>
    <w:p w14:paraId="64F7908E" w14:textId="77777777" w:rsidR="00CE4350" w:rsidRPr="008233BF" w:rsidRDefault="00CE4350" w:rsidP="00720764">
      <w:pPr>
        <w:pStyle w:val="CommentText"/>
        <w:rPr>
          <w:b/>
          <w:bCs/>
        </w:rPr>
      </w:pPr>
      <w:r>
        <w:rPr>
          <w:b/>
          <w:bCs/>
        </w:rPr>
        <w:t>Ndola</w:t>
      </w:r>
    </w:p>
  </w:comment>
  <w:comment w:id="22" w:author="Sammy Mehtar" w:date="2019-07-27T16:36:00Z" w:initials="SM">
    <w:p w14:paraId="08719206" w14:textId="77777777" w:rsidR="00CE4350" w:rsidRDefault="00CE4350" w:rsidP="00720764">
      <w:pPr>
        <w:pStyle w:val="CommentText"/>
      </w:pPr>
      <w:r>
        <w:rPr>
          <w:rStyle w:val="CommentReference"/>
        </w:rPr>
        <w:annotationRef/>
      </w:r>
      <w:r>
        <w:t>They don’t disseminate it publicly, how do I cite?</w:t>
      </w:r>
    </w:p>
  </w:comment>
  <w:comment w:id="23" w:author="Sammy Mehtar" w:date="2019-06-09T19:21:00Z" w:initials="SM">
    <w:p w14:paraId="07FBB305" w14:textId="77777777" w:rsidR="00CE4350" w:rsidRDefault="00CE4350" w:rsidP="00720764">
      <w:pPr>
        <w:pStyle w:val="CommentText"/>
      </w:pPr>
      <w:r>
        <w:rPr>
          <w:rStyle w:val="CommentReference"/>
        </w:rPr>
        <w:annotationRef/>
      </w:r>
      <w:r>
        <w:t>Is there a better term?</w:t>
      </w:r>
    </w:p>
    <w:p w14:paraId="5E0F7B31" w14:textId="77777777" w:rsidR="00CE4350" w:rsidRDefault="00CE4350" w:rsidP="00720764">
      <w:pPr>
        <w:pStyle w:val="CommentText"/>
      </w:pPr>
      <w:r>
        <w:t>I essentially mean attack rates and the ways we manipulated them</w:t>
      </w:r>
    </w:p>
  </w:comment>
  <w:comment w:id="24" w:author="Sammy Mehtar" w:date="2019-06-09T19:21:00Z" w:initials="SM">
    <w:p w14:paraId="12F5DF5E" w14:textId="77777777" w:rsidR="00CE4350" w:rsidRDefault="00CE4350" w:rsidP="00720764">
      <w:pPr>
        <w:pStyle w:val="CommentText"/>
      </w:pPr>
      <w:r>
        <w:rPr>
          <w:rStyle w:val="CommentReference"/>
        </w:rPr>
        <w:annotationRef/>
      </w:r>
      <w:r>
        <w:t>Incidence or attack rate? Same thing or not?</w:t>
      </w:r>
    </w:p>
  </w:comment>
  <w:comment w:id="25" w:author="Rohini Haar" w:date="2019-09-25T23:54:00Z" w:initials="RJH">
    <w:p w14:paraId="44DB38B8" w14:textId="6896E232" w:rsidR="00CE4350" w:rsidRDefault="00CE4350">
      <w:pPr>
        <w:pStyle w:val="CommentText"/>
      </w:pPr>
      <w:r>
        <w:rPr>
          <w:rStyle w:val="CommentReference"/>
        </w:rPr>
        <w:annotationRef/>
      </w:r>
      <w:r>
        <w:t>Hmmm… could be the same thing. Incidence of attacks?</w:t>
      </w:r>
    </w:p>
  </w:comment>
  <w:comment w:id="26" w:author="Sammy Mehtar" w:date="2019-06-09T19:26:00Z" w:initials="SM">
    <w:p w14:paraId="7D86E772" w14:textId="77777777" w:rsidR="00CE4350" w:rsidRDefault="00CE4350" w:rsidP="00720764">
      <w:pPr>
        <w:pStyle w:val="CommentText"/>
      </w:pPr>
      <w:r>
        <w:rPr>
          <w:rStyle w:val="CommentReference"/>
        </w:rPr>
        <w:annotationRef/>
      </w:r>
      <w:r>
        <w:t>Keep in the limitation section or is it ok here?</w:t>
      </w:r>
    </w:p>
  </w:comment>
  <w:comment w:id="27" w:author="Rohini Haar" w:date="2019-09-25T23:55:00Z" w:initials="RJH">
    <w:p w14:paraId="59FA5EFE" w14:textId="763BCC48" w:rsidR="00CE4350" w:rsidRDefault="00CE4350">
      <w:pPr>
        <w:pStyle w:val="CommentText"/>
      </w:pPr>
      <w:r>
        <w:rPr>
          <w:rStyle w:val="CommentReference"/>
        </w:rPr>
        <w:annotationRef/>
      </w:r>
      <w:r>
        <w:t xml:space="preserve">Great here. </w:t>
      </w:r>
    </w:p>
  </w:comment>
  <w:comment w:id="29" w:author="Sammy Mehtar" w:date="2019-06-12T12:49:00Z" w:initials="SM">
    <w:p w14:paraId="00C1CE80" w14:textId="77777777" w:rsidR="00CE4350" w:rsidRDefault="00CE4350" w:rsidP="00A175CC">
      <w:pPr>
        <w:pStyle w:val="CommentText"/>
      </w:pPr>
      <w:r>
        <w:rPr>
          <w:rStyle w:val="CommentReference"/>
        </w:rPr>
        <w:annotationRef/>
      </w:r>
      <w:r>
        <w:t xml:space="preserve">Which districts changed the most? </w:t>
      </w:r>
    </w:p>
    <w:p w14:paraId="261BAB8A" w14:textId="77777777" w:rsidR="00CE4350" w:rsidRDefault="00CE4350" w:rsidP="00A175CC">
      <w:pPr>
        <w:pStyle w:val="CommentText"/>
      </w:pPr>
      <w:r>
        <w:t>Why is that? How did it impact incidence?</w:t>
      </w:r>
    </w:p>
  </w:comment>
  <w:comment w:id="30" w:author="Sammy Mehtar" w:date="2019-09-30T14:26:00Z" w:initials="SM">
    <w:p w14:paraId="7C6C7938" w14:textId="59274F85" w:rsidR="00CE4350" w:rsidRDefault="00CE4350">
      <w:pPr>
        <w:pStyle w:val="CommentText"/>
      </w:pPr>
      <w:r>
        <w:rPr>
          <w:rStyle w:val="CommentReference"/>
        </w:rPr>
        <w:annotationRef/>
      </w:r>
      <w:r>
        <w:t>“</w:t>
      </w:r>
      <w:r w:rsidRPr="00297613">
        <w:t>Almost all districts that fall out of Gov control experienced some sort of population movement. You can go to https://www.humanitarianresponse.info/en/operations/stima/camp-coordination-management to see the IDPs waves.</w:t>
      </w:r>
      <w:r>
        <w:t>” -Naser</w:t>
      </w:r>
    </w:p>
  </w:comment>
  <w:comment w:id="32" w:author="Sammy Mehtar" w:date="2019-09-01T21:10:00Z" w:initials="SM">
    <w:p w14:paraId="7DDA0666" w14:textId="404733F2" w:rsidR="00CE4350" w:rsidRDefault="00CE4350">
      <w:pPr>
        <w:pStyle w:val="CommentText"/>
      </w:pPr>
      <w:r>
        <w:rPr>
          <w:rStyle w:val="CommentReference"/>
        </w:rPr>
        <w:annotationRef/>
      </w:r>
      <w:r>
        <w:t>Proper use of this term?</w:t>
      </w:r>
    </w:p>
  </w:comment>
  <w:comment w:id="34" w:author="Sammy Mehtar" w:date="2019-04-28T15:08:00Z" w:initials="SM">
    <w:p w14:paraId="7D6852ED" w14:textId="77777777" w:rsidR="00CE4350" w:rsidRDefault="00CE4350" w:rsidP="00DF5F7E">
      <w:pPr>
        <w:pStyle w:val="CommentText"/>
      </w:pPr>
      <w:r>
        <w:rPr>
          <w:rStyle w:val="CommentReference"/>
        </w:rPr>
        <w:annotationRef/>
      </w:r>
      <w:r>
        <w:t>Which diseases are we covering?</w:t>
      </w:r>
    </w:p>
  </w:comment>
  <w:comment w:id="35" w:author="Sammy Mehtar" w:date="2019-09-26T16:35:00Z" w:initials="SM">
    <w:p w14:paraId="2C249D54" w14:textId="46FEF802" w:rsidR="00CE4350" w:rsidRDefault="00CE4350">
      <w:pPr>
        <w:pStyle w:val="CommentText"/>
      </w:pPr>
      <w:r>
        <w:rPr>
          <w:rStyle w:val="CommentReference"/>
        </w:rPr>
        <w:annotationRef/>
      </w:r>
      <w:r>
        <w:t>Write tables</w:t>
      </w:r>
    </w:p>
  </w:comment>
  <w:comment w:id="38" w:author="Sammy Mehtar" w:date="2019-09-21T14:02:00Z" w:initials="SM">
    <w:p w14:paraId="72473ECF" w14:textId="201CAFD0" w:rsidR="00CE4350" w:rsidRDefault="00CE4350">
      <w:pPr>
        <w:pStyle w:val="CommentText"/>
      </w:pPr>
      <w:r>
        <w:rPr>
          <w:rStyle w:val="CommentReference"/>
        </w:rPr>
        <w:annotationRef/>
      </w:r>
      <w:r>
        <w:t>Italics for gov/district names?</w:t>
      </w:r>
    </w:p>
  </w:comment>
  <w:comment w:id="39" w:author="Sammy Mehtar" w:date="2019-09-01T20:58:00Z" w:initials="SM">
    <w:p w14:paraId="563E7642" w14:textId="77777777" w:rsidR="00CE4350" w:rsidRDefault="00CE4350">
      <w:pPr>
        <w:pStyle w:val="CommentText"/>
      </w:pPr>
      <w:r>
        <w:rPr>
          <w:rStyle w:val="CommentReference"/>
        </w:rPr>
        <w:annotationRef/>
      </w:r>
      <w:r>
        <w:t>Need some stats/numbers around this</w:t>
      </w:r>
    </w:p>
    <w:p w14:paraId="458E939D" w14:textId="6BD0959D" w:rsidR="00CE4350" w:rsidRDefault="00CE4350">
      <w:pPr>
        <w:pStyle w:val="CommentText"/>
      </w:pPr>
      <w:r>
        <w:t>Proportion of missing / all district weeks, number of missing weeks, districts with most missing, chart of missing values.</w:t>
      </w:r>
    </w:p>
  </w:comment>
  <w:comment w:id="40" w:author="Sammy Mehtar" w:date="2019-05-03T19:12:00Z" w:initials="SM">
    <w:p w14:paraId="171B41AD" w14:textId="77777777" w:rsidR="00CE4350" w:rsidRDefault="00CE4350" w:rsidP="00DF5F7E">
      <w:pPr>
        <w:pStyle w:val="CommentText"/>
      </w:pPr>
      <w:r>
        <w:rPr>
          <w:rStyle w:val="CommentReference"/>
        </w:rPr>
        <w:annotationRef/>
      </w:r>
      <w:r>
        <w:t>What about alert thresholds? Part of our analysis?</w:t>
      </w:r>
    </w:p>
  </w:comment>
  <w:comment w:id="41" w:author="Sammy Mehtar" w:date="2019-06-12T14:12:00Z" w:initials="SM">
    <w:p w14:paraId="667A605D" w14:textId="77777777" w:rsidR="00CE4350" w:rsidRDefault="00CE4350" w:rsidP="00DF5F7E">
      <w:pPr>
        <w:pStyle w:val="CommentText"/>
      </w:pPr>
      <w:r>
        <w:rPr>
          <w:rStyle w:val="CommentReference"/>
        </w:rPr>
        <w:annotationRef/>
      </w:r>
      <w:r>
        <w:t xml:space="preserve">Quote in their English or ours? </w:t>
      </w:r>
    </w:p>
  </w:comment>
  <w:comment w:id="42" w:author="Rohini Haar" w:date="2019-09-25T23:58:00Z" w:initials="RJH">
    <w:p w14:paraId="2FA36D01" w14:textId="1DFF1E85" w:rsidR="00CE4350" w:rsidRDefault="00CE4350">
      <w:pPr>
        <w:pStyle w:val="CommentText"/>
      </w:pPr>
      <w:r>
        <w:rPr>
          <w:rStyle w:val="CommentReference"/>
        </w:rPr>
        <w:annotationRef/>
      </w:r>
      <w:r>
        <w:t xml:space="preserve">Theirs. This </w:t>
      </w:r>
      <w:proofErr w:type="spellStart"/>
      <w:r>
        <w:t>willproably</w:t>
      </w:r>
      <w:proofErr w:type="spellEnd"/>
      <w:r>
        <w:t xml:space="preserve"> go to a </w:t>
      </w:r>
      <w:proofErr w:type="spellStart"/>
      <w:r>
        <w:t>british</w:t>
      </w:r>
      <w:proofErr w:type="spellEnd"/>
      <w:r>
        <w:t xml:space="preserve"> journal </w:t>
      </w:r>
      <w:proofErr w:type="spellStart"/>
      <w:r>
        <w:t>anway</w:t>
      </w:r>
      <w:proofErr w:type="spellEnd"/>
      <w:r>
        <w:t>. Americans don’t care about this stuff:0</w:t>
      </w:r>
    </w:p>
  </w:comment>
  <w:comment w:id="43" w:author="Rohini Haar" w:date="2019-09-25T23:58:00Z" w:initials="RJH">
    <w:p w14:paraId="79C2EED9" w14:textId="2490569A" w:rsidR="00CE4350" w:rsidRDefault="00CE4350">
      <w:pPr>
        <w:pStyle w:val="CommentText"/>
      </w:pPr>
      <w:r>
        <w:rPr>
          <w:rStyle w:val="CommentReference"/>
        </w:rPr>
        <w:annotationRef/>
      </w:r>
      <w:r>
        <w:t>Some of this might be too much information but keep it in t</w:t>
      </w:r>
      <w:r>
        <w:rPr>
          <w:noProof/>
        </w:rPr>
        <w:t xml:space="preserve">here and ge tthe reviews back. we can always cut later if they make us. </w:t>
      </w:r>
    </w:p>
  </w:comment>
  <w:comment w:id="44" w:author="Sammy Mehtar" w:date="2019-04-28T17:25:00Z" w:initials="SM">
    <w:p w14:paraId="100608A2" w14:textId="77777777" w:rsidR="00CE4350" w:rsidRDefault="00CE4350" w:rsidP="00720764">
      <w:pPr>
        <w:pStyle w:val="CommentText"/>
      </w:pPr>
      <w:r>
        <w:rPr>
          <w:rStyle w:val="CommentReference"/>
        </w:rPr>
        <w:annotationRef/>
      </w:r>
      <w:r>
        <w:t>Include Table #, reference it in text</w:t>
      </w:r>
    </w:p>
  </w:comment>
  <w:comment w:id="45" w:author="Sammy Mehtar" w:date="2019-09-14T17:50:00Z" w:initials="SM">
    <w:p w14:paraId="1BC2A3F5" w14:textId="77777777" w:rsidR="00CE4350" w:rsidRDefault="00CE4350" w:rsidP="00F539D7">
      <w:pPr>
        <w:pStyle w:val="CommentText"/>
      </w:pPr>
      <w:r>
        <w:rPr>
          <w:rStyle w:val="CommentReference"/>
        </w:rPr>
        <w:annotationRef/>
      </w:r>
      <w:r w:rsidRPr="00C53559">
        <w:t>https://www.who.int/immunization/monitoring_surveillance/burden/vpd/surveillance_type/active/measles/en/</w:t>
      </w:r>
    </w:p>
  </w:comment>
  <w:comment w:id="46" w:author="Sammy Mehtar" w:date="2019-10-03T23:42:00Z" w:initials="SM">
    <w:p w14:paraId="40B03980" w14:textId="2AB769A1" w:rsidR="00CE4350" w:rsidRDefault="00CE4350">
      <w:pPr>
        <w:pStyle w:val="CommentText"/>
      </w:pPr>
      <w:r>
        <w:rPr>
          <w:rStyle w:val="CommentReference"/>
        </w:rPr>
        <w:annotationRef/>
      </w:r>
      <w:r>
        <w:t>Cite</w:t>
      </w:r>
    </w:p>
  </w:comment>
  <w:comment w:id="47" w:author="Sammy Mehtar" w:date="2019-10-03T23:42:00Z" w:initials="SM">
    <w:p w14:paraId="4846CA28" w14:textId="645B53E2" w:rsidR="00CE4350" w:rsidRDefault="00CE4350">
      <w:pPr>
        <w:pStyle w:val="CommentText"/>
      </w:pPr>
      <w:r>
        <w:rPr>
          <w:rStyle w:val="CommentReference"/>
        </w:rPr>
        <w:annotationRef/>
      </w:r>
      <w:r>
        <w:t>Find a cite</w:t>
      </w:r>
    </w:p>
  </w:comment>
  <w:comment w:id="48" w:author="Sammy Mehtar" w:date="2019-10-03T23:41:00Z" w:initials="SM">
    <w:p w14:paraId="35326A91" w14:textId="3AD1FC40" w:rsidR="00CE4350" w:rsidRDefault="00CE4350">
      <w:pPr>
        <w:pStyle w:val="CommentText"/>
      </w:pPr>
      <w:r>
        <w:rPr>
          <w:rStyle w:val="CommentReference"/>
        </w:rPr>
        <w:annotationRef/>
      </w:r>
      <w:r>
        <w:t xml:space="preserve">Cite this, WHO </w:t>
      </w:r>
    </w:p>
  </w:comment>
  <w:comment w:id="49" w:author="Sammy Mehtar" w:date="2019-10-03T23:45:00Z" w:initials="SM">
    <w:p w14:paraId="390545D7" w14:textId="586107EA" w:rsidR="00CE4350" w:rsidRDefault="00CE4350">
      <w:pPr>
        <w:pStyle w:val="CommentText"/>
      </w:pPr>
      <w:r>
        <w:rPr>
          <w:rStyle w:val="CommentReference"/>
        </w:rPr>
        <w:annotationRef/>
      </w:r>
      <w:r>
        <w:t>Word this better, find the data from ACU, cite.</w:t>
      </w:r>
    </w:p>
  </w:comment>
  <w:comment w:id="50" w:author="Sammy Mehtar" w:date="2019-05-09T09:15:00Z" w:initials="SM">
    <w:p w14:paraId="52C1C741" w14:textId="77777777" w:rsidR="00CE4350" w:rsidRDefault="00CE4350" w:rsidP="006F10B4">
      <w:pPr>
        <w:pStyle w:val="CommentText"/>
      </w:pPr>
      <w:r>
        <w:rPr>
          <w:rStyle w:val="CommentReference"/>
        </w:rPr>
        <w:annotationRef/>
      </w:r>
      <w:r>
        <w:t>Draw a flowchart</w:t>
      </w:r>
    </w:p>
  </w:comment>
  <w:comment w:id="51" w:author="Sammy Mehtar" w:date="2019-04-28T17:06:00Z" w:initials="SM">
    <w:p w14:paraId="6F05E825" w14:textId="77777777" w:rsidR="00CE4350" w:rsidRDefault="00CE4350" w:rsidP="006F10B4">
      <w:pPr>
        <w:pStyle w:val="CommentText"/>
      </w:pPr>
      <w:r>
        <w:rPr>
          <w:rStyle w:val="CommentReference"/>
        </w:rPr>
        <w:annotationRef/>
      </w:r>
      <w:r>
        <w:t>define</w:t>
      </w:r>
    </w:p>
  </w:comment>
  <w:comment w:id="52" w:author="Sammy Mehtar" w:date="2019-05-09T09:20:00Z" w:initials="SM">
    <w:p w14:paraId="140266D8" w14:textId="77777777" w:rsidR="00CE4350" w:rsidRDefault="00CE4350" w:rsidP="006F10B4">
      <w:pPr>
        <w:pStyle w:val="CommentText"/>
      </w:pPr>
      <w:r>
        <w:rPr>
          <w:rStyle w:val="CommentReference"/>
        </w:rPr>
        <w:annotationRef/>
      </w:r>
      <w:r>
        <w:t>Trend analysis</w:t>
      </w:r>
    </w:p>
    <w:p w14:paraId="3B3037EC" w14:textId="77777777" w:rsidR="00CE4350" w:rsidRDefault="00CE4350" w:rsidP="006F10B4">
      <w:pPr>
        <w:pStyle w:val="CommentText"/>
      </w:pPr>
      <w:r>
        <w:t>Stat sig</w:t>
      </w:r>
    </w:p>
    <w:p w14:paraId="43DE2F34" w14:textId="77777777" w:rsidR="00CE4350" w:rsidRDefault="00CE4350" w:rsidP="006F10B4">
      <w:pPr>
        <w:pStyle w:val="CommentText"/>
      </w:pPr>
      <w:r>
        <w:t>Graph</w:t>
      </w:r>
    </w:p>
  </w:comment>
  <w:comment w:id="53" w:author="Sammy Mehtar" w:date="2019-09-01T21:12:00Z" w:initials="SM">
    <w:p w14:paraId="28AEE21B" w14:textId="34991896" w:rsidR="00CE4350" w:rsidRDefault="00CE4350">
      <w:pPr>
        <w:pStyle w:val="CommentText"/>
      </w:pPr>
      <w:r>
        <w:rPr>
          <w:rStyle w:val="CommentReference"/>
        </w:rPr>
        <w:annotationRef/>
      </w:r>
      <w:r>
        <w:t>Pick your tests….</w:t>
      </w:r>
    </w:p>
  </w:comment>
  <w:comment w:id="54" w:author="Sammy Mehtar" w:date="2019-05-06T17:51:00Z" w:initials="SM">
    <w:p w14:paraId="3DC5A8E5" w14:textId="77777777" w:rsidR="00CE4350" w:rsidRDefault="00CE4350" w:rsidP="006F10B4">
      <w:pPr>
        <w:pStyle w:val="CommentText"/>
      </w:pPr>
      <w:r>
        <w:rPr>
          <w:rStyle w:val="CommentReference"/>
        </w:rPr>
        <w:annotationRef/>
      </w:r>
      <w:r>
        <w:t>For what?</w:t>
      </w:r>
    </w:p>
  </w:comment>
  <w:comment w:id="55" w:author="Sammy Mehtar" w:date="2019-05-09T09:22:00Z" w:initials="SM">
    <w:p w14:paraId="62ED2C36" w14:textId="77777777" w:rsidR="00CE4350" w:rsidRDefault="00CE4350" w:rsidP="006F10B4">
      <w:pPr>
        <w:pStyle w:val="CommentText"/>
      </w:pPr>
      <w:r>
        <w:rPr>
          <w:rStyle w:val="CommentReference"/>
        </w:rPr>
        <w:annotationRef/>
      </w:r>
      <w:r>
        <w:t>READ: analysis of diarrheal disease at festival, worked with Justin R. For how to calculate the lag.</w:t>
      </w:r>
    </w:p>
    <w:p w14:paraId="3FC5F759" w14:textId="77777777" w:rsidR="00CE4350" w:rsidRDefault="00CE4350" w:rsidP="006F10B4">
      <w:pPr>
        <w:pStyle w:val="CommentText"/>
      </w:pPr>
      <w:r>
        <w:t>By Krista Morris</w:t>
      </w:r>
    </w:p>
  </w:comment>
  <w:comment w:id="57" w:author="Sammy Mehtar" w:date="2019-05-09T09:40:00Z" w:initials="SM">
    <w:p w14:paraId="593CBA0A" w14:textId="77777777" w:rsidR="00CE4350" w:rsidRDefault="00CE4350" w:rsidP="007151E0">
      <w:pPr>
        <w:pStyle w:val="CommentText"/>
      </w:pPr>
      <w:r>
        <w:rPr>
          <w:rStyle w:val="CommentReference"/>
        </w:rPr>
        <w:annotationRef/>
      </w:r>
      <w:r>
        <w:t>More tables, figures, stats.</w:t>
      </w:r>
    </w:p>
  </w:comment>
  <w:comment w:id="59" w:author="Sammy Mehtar" w:date="2019-08-20T19:56:00Z" w:initials="SM">
    <w:p w14:paraId="09B9EC60" w14:textId="77777777" w:rsidR="00CE4350" w:rsidRDefault="00CE4350" w:rsidP="007151E0">
      <w:pPr>
        <w:pStyle w:val="CommentText"/>
      </w:pPr>
      <w:r>
        <w:rPr>
          <w:rStyle w:val="CommentReference"/>
        </w:rPr>
        <w:annotationRef/>
      </w:r>
      <w:r>
        <w:t>NOT UPDATED 2019</w:t>
      </w:r>
    </w:p>
  </w:comment>
  <w:comment w:id="58" w:author="Sammy Mehtar" w:date="2019-08-20T19:56:00Z" w:initials="SM">
    <w:p w14:paraId="3CADD114" w14:textId="77777777" w:rsidR="00CE4350" w:rsidRDefault="00CE4350" w:rsidP="007151E0">
      <w:pPr>
        <w:pStyle w:val="CommentText"/>
      </w:pPr>
      <w:r>
        <w:rPr>
          <w:rStyle w:val="CommentReference"/>
        </w:rPr>
        <w:annotationRef/>
      </w:r>
      <w:r>
        <w:t>Need 2019 Population data…</w:t>
      </w:r>
    </w:p>
  </w:comment>
  <w:comment w:id="60" w:author="Sammy Mehtar" w:date="2019-08-20T19:56:00Z" w:initials="SM">
    <w:p w14:paraId="733ABA90" w14:textId="77777777" w:rsidR="00CE4350" w:rsidRDefault="00CE4350" w:rsidP="007151E0">
      <w:pPr>
        <w:pStyle w:val="CommentText"/>
      </w:pPr>
      <w:r>
        <w:rPr>
          <w:rStyle w:val="CommentReference"/>
        </w:rPr>
        <w:annotationRef/>
      </w:r>
      <w:r>
        <w:t>NOT UPDATED 2019</w:t>
      </w:r>
    </w:p>
  </w:comment>
  <w:comment w:id="62" w:author="Sammy Mehtar" w:date="2019-08-31T14:50:00Z" w:initials="SM">
    <w:p w14:paraId="2F141F66" w14:textId="77777777" w:rsidR="00CE4350" w:rsidRDefault="00CE4350" w:rsidP="007151E0">
      <w:pPr>
        <w:pStyle w:val="CommentText"/>
      </w:pPr>
      <w:r>
        <w:rPr>
          <w:rStyle w:val="CommentReference"/>
        </w:rPr>
        <w:annotationRef/>
      </w:r>
      <w:r>
        <w:t>AKA Syndromic Cases (I defined this earlier, should I use it here? Or do people skip the methods section…</w:t>
      </w:r>
    </w:p>
  </w:comment>
  <w:comment w:id="63" w:author="Sammy Mehtar" w:date="2019-06-07T17:10:00Z" w:initials="SM">
    <w:p w14:paraId="320553E9" w14:textId="77777777" w:rsidR="00CE4350" w:rsidRDefault="00CE4350" w:rsidP="007151E0">
      <w:pPr>
        <w:pStyle w:val="CommentText"/>
      </w:pPr>
      <w:r>
        <w:rPr>
          <w:rStyle w:val="CommentReference"/>
        </w:rPr>
        <w:annotationRef/>
      </w:r>
      <w:r>
        <w:t>Format correctly, add caption to table.</w:t>
      </w:r>
    </w:p>
  </w:comment>
  <w:comment w:id="64" w:author="Sammy Mehtar" w:date="2019-06-09T19:26:00Z" w:initials="SM">
    <w:p w14:paraId="1170F2E8" w14:textId="77777777" w:rsidR="00CE4350" w:rsidRDefault="00CE4350" w:rsidP="007151E0">
      <w:pPr>
        <w:pStyle w:val="CommentText"/>
      </w:pPr>
      <w:r>
        <w:rPr>
          <w:rStyle w:val="CommentReference"/>
        </w:rPr>
        <w:annotationRef/>
      </w:r>
      <w:r>
        <w:t>Repeated. Better here, above, or in limitations section?</w:t>
      </w:r>
    </w:p>
  </w:comment>
  <w:comment w:id="65" w:author="Sammy Mehtar" w:date="2019-08-20T19:35:00Z" w:initials="SM">
    <w:p w14:paraId="613ADBE6" w14:textId="77777777" w:rsidR="00CE4350" w:rsidRDefault="00CE4350" w:rsidP="007151E0">
      <w:pPr>
        <w:pStyle w:val="CommentText"/>
      </w:pPr>
      <w:r>
        <w:rPr>
          <w:rStyle w:val="CommentReference"/>
        </w:rPr>
        <w:annotationRef/>
      </w:r>
      <w:r>
        <w:t>Updated numbers 2019</w:t>
      </w:r>
    </w:p>
  </w:comment>
  <w:comment w:id="66" w:author="Sammy Mehtar" w:date="2019-06-08T21:02:00Z" w:initials="SM">
    <w:p w14:paraId="3AFABADC" w14:textId="77777777" w:rsidR="00CE4350" w:rsidRDefault="00CE4350" w:rsidP="007151E0">
      <w:pPr>
        <w:pStyle w:val="CommentText"/>
      </w:pPr>
      <w:r>
        <w:rPr>
          <w:rStyle w:val="CommentReference"/>
        </w:rPr>
        <w:annotationRef/>
      </w:r>
      <w:r>
        <w:t>How do I statistically test of there is a relationship here?</w:t>
      </w:r>
    </w:p>
  </w:comment>
  <w:comment w:id="67" w:author="Sammy Mehtar" w:date="2019-06-08T21:18:00Z" w:initials="SM">
    <w:p w14:paraId="3FDF547A" w14:textId="77777777" w:rsidR="00CE4350" w:rsidRDefault="00CE4350" w:rsidP="007151E0">
      <w:pPr>
        <w:pStyle w:val="CommentText"/>
      </w:pPr>
      <w:r>
        <w:rPr>
          <w:rStyle w:val="CommentReference"/>
        </w:rPr>
        <w:annotationRef/>
      </w:r>
      <w:r>
        <w:t>And see if the dips are just in other consults or in all consults</w:t>
      </w:r>
    </w:p>
  </w:comment>
  <w:comment w:id="68" w:author="Rohini Haar" w:date="2019-09-26T00:05:00Z" w:initials="RJH">
    <w:p w14:paraId="2159DE74" w14:textId="00AF3F2D" w:rsidR="00CE4350" w:rsidRDefault="00CE4350">
      <w:pPr>
        <w:pStyle w:val="CommentText"/>
      </w:pPr>
      <w:r>
        <w:rPr>
          <w:rStyle w:val="CommentReference"/>
        </w:rPr>
        <w:annotationRef/>
      </w:r>
      <w:r>
        <w:t xml:space="preserve">I t </w:t>
      </w:r>
      <w:proofErr w:type="spellStart"/>
      <w:r>
        <w:t>hink</w:t>
      </w:r>
      <w:proofErr w:type="spellEnd"/>
      <w:r>
        <w:t xml:space="preserve"> you answer this below?</w:t>
      </w:r>
    </w:p>
  </w:comment>
  <w:comment w:id="70" w:author="Rohini Haar" w:date="2019-09-26T00:09:00Z" w:initials="RJH">
    <w:p w14:paraId="366FC139" w14:textId="6B663A94" w:rsidR="00CE4350" w:rsidRDefault="00CE4350">
      <w:pPr>
        <w:pStyle w:val="CommentText"/>
      </w:pPr>
      <w:r>
        <w:rPr>
          <w:rStyle w:val="CommentReference"/>
        </w:rPr>
        <w:annotationRef/>
      </w:r>
      <w:r>
        <w:t xml:space="preserve">For each </w:t>
      </w:r>
      <w:proofErr w:type="spellStart"/>
      <w:r>
        <w:t>ot</w:t>
      </w:r>
      <w:proofErr w:type="spellEnd"/>
      <w:r>
        <w:t xml:space="preserve"> these, put the actual incident rate in () next to the </w:t>
      </w:r>
      <w:proofErr w:type="spellStart"/>
      <w:r>
        <w:t>goveronate</w:t>
      </w:r>
      <w:proofErr w:type="spellEnd"/>
      <w:r>
        <w:t xml:space="preserve"> name. </w:t>
      </w:r>
      <w:proofErr w:type="spellStart"/>
      <w:r>
        <w:t>ir.</w:t>
      </w:r>
      <w:proofErr w:type="spellEnd"/>
      <w:r>
        <w:t xml:space="preserve"> </w:t>
      </w:r>
      <w:proofErr w:type="spellStart"/>
      <w:r>
        <w:t>Islib</w:t>
      </w:r>
      <w:proofErr w:type="spellEnd"/>
      <w:r>
        <w:t xml:space="preserve"> (34%)</w:t>
      </w:r>
    </w:p>
  </w:comment>
  <w:comment w:id="71" w:author="Rohini Haar" w:date="2019-09-26T00:08:00Z" w:initials="RJH">
    <w:p w14:paraId="120E87C4" w14:textId="54E54BD9" w:rsidR="00CE4350" w:rsidRDefault="00CE4350">
      <w:pPr>
        <w:pStyle w:val="CommentText"/>
      </w:pPr>
      <w:r>
        <w:rPr>
          <w:rStyle w:val="CommentReference"/>
        </w:rPr>
        <w:annotationRef/>
      </w:r>
      <w:r>
        <w:t>Can you test overall incidence between districts? Would it be significant?</w:t>
      </w:r>
    </w:p>
  </w:comment>
  <w:comment w:id="72" w:author="Rohini Haar" w:date="2019-09-26T00:09:00Z" w:initials="RJH">
    <w:p w14:paraId="54D77320" w14:textId="5F519167" w:rsidR="00CE4350" w:rsidRDefault="00CE4350">
      <w:pPr>
        <w:pStyle w:val="CommentText"/>
      </w:pPr>
      <w:r>
        <w:rPr>
          <w:rStyle w:val="CommentReference"/>
        </w:rPr>
        <w:annotationRef/>
      </w:r>
      <w:r>
        <w:t xml:space="preserve">Again, put the numbers in here. </w:t>
      </w:r>
    </w:p>
  </w:comment>
  <w:comment w:id="73" w:author="Rohini Haar" w:date="2019-09-26T00:10:00Z" w:initials="RJH">
    <w:p w14:paraId="4C8CA9A1" w14:textId="4745025F" w:rsidR="00CE4350" w:rsidRDefault="00CE4350">
      <w:pPr>
        <w:pStyle w:val="CommentText"/>
      </w:pPr>
      <w:r>
        <w:rPr>
          <w:rStyle w:val="CommentReference"/>
        </w:rPr>
        <w:annotationRef/>
      </w:r>
    </w:p>
  </w:comment>
  <w:comment w:id="74" w:author="Sammy Mehtar" w:date="2019-09-17T10:25:00Z" w:initials="SM">
    <w:p w14:paraId="2E7FCFBA" w14:textId="77777777" w:rsidR="00CE4350" w:rsidRDefault="00CE4350" w:rsidP="006A0896">
      <w:pPr>
        <w:pStyle w:val="CommentText"/>
      </w:pPr>
      <w:r>
        <w:rPr>
          <w:rStyle w:val="CommentReference"/>
        </w:rPr>
        <w:annotationRef/>
      </w:r>
      <w:r>
        <w:t xml:space="preserve">This was from a t-test, which is very </w:t>
      </w:r>
      <w:proofErr w:type="gramStart"/>
      <w:r>
        <w:t>simple</w:t>
      </w:r>
      <w:proofErr w:type="gramEnd"/>
      <w:r>
        <w:t xml:space="preserve"> and we also violate the assumptions.</w:t>
      </w:r>
    </w:p>
  </w:comment>
  <w:comment w:id="75" w:author="Sammy Mehtar" w:date="2019-09-17T10:26:00Z" w:initials="SM">
    <w:p w14:paraId="7850E06B" w14:textId="77777777" w:rsidR="00CE4350" w:rsidRDefault="00CE4350" w:rsidP="006A0896">
      <w:pPr>
        <w:pStyle w:val="CommentText"/>
      </w:pPr>
      <w:r>
        <w:rPr>
          <w:rStyle w:val="CommentReference"/>
        </w:rPr>
        <w:annotationRef/>
      </w:r>
      <w:r>
        <w:t>Not incidence, because we do not have population by sex or age.</w:t>
      </w:r>
    </w:p>
  </w:comment>
  <w:comment w:id="76" w:author="Rohini Haar" w:date="2019-09-26T00:11:00Z" w:initials="RJH">
    <w:p w14:paraId="562C3794" w14:textId="7F16F023" w:rsidR="00CE4350" w:rsidRDefault="00CE4350">
      <w:pPr>
        <w:pStyle w:val="CommentText"/>
      </w:pPr>
      <w:r>
        <w:rPr>
          <w:rStyle w:val="CommentReference"/>
        </w:rPr>
        <w:annotationRef/>
      </w:r>
      <w:r>
        <w:t xml:space="preserve">Need to ask Art. </w:t>
      </w:r>
    </w:p>
  </w:comment>
  <w:comment w:id="81" w:author="Sammy Mehtar" w:date="2019-10-08T11:32:00Z" w:initials="SM">
    <w:p w14:paraId="28FE2BFF" w14:textId="5159E9E4" w:rsidR="00CE4350" w:rsidRDefault="00CE4350">
      <w:pPr>
        <w:pStyle w:val="CommentText"/>
      </w:pPr>
      <w:r>
        <w:rPr>
          <w:rStyle w:val="CommentReference"/>
        </w:rPr>
        <w:annotationRef/>
      </w:r>
      <w:r>
        <w:t>Phrase this nicer.</w:t>
      </w:r>
    </w:p>
  </w:comment>
  <w:comment w:id="82" w:author="Sammy Mehtar" w:date="2019-06-18T10:29:00Z" w:initials="SM">
    <w:p w14:paraId="337EC941" w14:textId="77777777" w:rsidR="00CE4350" w:rsidRDefault="00CE4350" w:rsidP="00734334">
      <w:pPr>
        <w:pStyle w:val="CommentText"/>
      </w:pPr>
      <w:r>
        <w:rPr>
          <w:rStyle w:val="CommentReference"/>
        </w:rPr>
        <w:annotationRef/>
      </w:r>
      <w:r w:rsidRPr="003F4FD4">
        <w:t>Useful: “In highly endemic situations large measles epidemics occur in cycles with a 1–</w:t>
      </w:r>
      <w:proofErr w:type="gramStart"/>
      <w:r w:rsidRPr="003F4FD4">
        <w:t>4 year</w:t>
      </w:r>
      <w:proofErr w:type="gramEnd"/>
      <w:r w:rsidRPr="003F4FD4">
        <w:t xml:space="preserve"> periodicity and with a defined seasonal pattern even in inter-epidemic years. As higher uniform population immunity is achieved the scale of epidemics, both their duration and absolute number of cases, progressively decreases. Epidemic frequency simultaneously decreases with increasing time intervals between epidemics. Another uniform feature as elimination is approached is the loss of epidemic seasonality.”</w:t>
      </w:r>
      <w:r>
        <w:t xml:space="preserve"> – </w:t>
      </w:r>
      <w:proofErr w:type="spellStart"/>
      <w:r>
        <w:t>Durrheim</w:t>
      </w:r>
      <w:proofErr w:type="spellEnd"/>
      <w:r>
        <w:t>, 2014</w:t>
      </w:r>
    </w:p>
    <w:p w14:paraId="21FB9FD4" w14:textId="77777777" w:rsidR="00CE4350" w:rsidRDefault="00CE4350" w:rsidP="00734334">
      <w:pPr>
        <w:pStyle w:val="CommentText"/>
      </w:pPr>
    </w:p>
  </w:comment>
  <w:comment w:id="83" w:author="Rohini Haar" w:date="2019-09-26T00:12:00Z" w:initials="RJH">
    <w:p w14:paraId="3759A458" w14:textId="16ED6E00" w:rsidR="00CE4350" w:rsidRDefault="00CE4350">
      <w:pPr>
        <w:pStyle w:val="CommentText"/>
      </w:pPr>
      <w:r>
        <w:rPr>
          <w:rStyle w:val="CommentReference"/>
        </w:rPr>
        <w:annotationRef/>
      </w:r>
      <w:r>
        <w:t xml:space="preserve">You lose me here. We need to have a full couple paragraphs here describing what all these things are… </w:t>
      </w:r>
    </w:p>
  </w:comment>
  <w:comment w:id="85" w:author="Sammy Mehtar" w:date="2019-10-08T12:39:00Z" w:initials="SM">
    <w:p w14:paraId="37A193CF" w14:textId="3C4F5B44" w:rsidR="00CE4350" w:rsidRDefault="00CE4350">
      <w:pPr>
        <w:pStyle w:val="CommentText"/>
      </w:pPr>
      <w:r>
        <w:rPr>
          <w:rStyle w:val="CommentReference"/>
        </w:rPr>
        <w:annotationRef/>
      </w:r>
      <w:r>
        <w:t>Cite?</w:t>
      </w:r>
    </w:p>
  </w:comment>
  <w:comment w:id="86" w:author="Sammy Mehtar" w:date="2019-10-08T12:38:00Z" w:initials="SM">
    <w:p w14:paraId="10085872" w14:textId="6FD56C22" w:rsidR="00CE4350" w:rsidRDefault="00CE4350">
      <w:pPr>
        <w:pStyle w:val="CommentText"/>
      </w:pPr>
      <w:r>
        <w:rPr>
          <w:rStyle w:val="CommentReference"/>
        </w:rPr>
        <w:annotationRef/>
      </w:r>
      <w:r>
        <w:t xml:space="preserve">Which ones </w:t>
      </w:r>
      <w:proofErr w:type="gramStart"/>
      <w:r>
        <w:t>in particular would</w:t>
      </w:r>
      <w:proofErr w:type="gramEnd"/>
      <w:r>
        <w:t xml:space="preserve"> you have used?</w:t>
      </w:r>
    </w:p>
  </w:comment>
  <w:comment w:id="87" w:author="Sammy Mehtar" w:date="2019-09-29T15:59:00Z" w:initials="SM">
    <w:p w14:paraId="50F38237" w14:textId="648135A4" w:rsidR="00CE4350" w:rsidRDefault="00CE4350">
      <w:pPr>
        <w:pStyle w:val="CommentText"/>
      </w:pPr>
      <w:r>
        <w:rPr>
          <w:rStyle w:val="CommentReference"/>
        </w:rPr>
        <w:annotationRef/>
      </w:r>
      <w:r>
        <w:t>One or two samples?</w:t>
      </w:r>
    </w:p>
  </w:comment>
  <w:comment w:id="88" w:author="Sammy Mehtar" w:date="2019-09-29T16:22:00Z" w:initials="SM">
    <w:p w14:paraId="0B8B6382" w14:textId="64F336C8" w:rsidR="00CE4350" w:rsidRDefault="00CE4350">
      <w:pPr>
        <w:pStyle w:val="CommentText"/>
      </w:pPr>
      <w:r>
        <w:rPr>
          <w:rStyle w:val="CommentReference"/>
        </w:rPr>
        <w:annotationRef/>
      </w:r>
      <w:r w:rsidRPr="00C92EB4">
        <w:t>http://www.sthda.com/english/wiki/unpaired-two-samples-wilcoxon-test-in-r</w:t>
      </w:r>
    </w:p>
  </w:comment>
  <w:comment w:id="89" w:author="Sammy Mehtar" w:date="2019-10-09T11:20:00Z" w:initials="SM">
    <w:p w14:paraId="0CCE952C" w14:textId="79184279" w:rsidR="00CE4350" w:rsidRDefault="00CE4350">
      <w:pPr>
        <w:pStyle w:val="CommentText"/>
      </w:pPr>
      <w:r>
        <w:rPr>
          <w:rStyle w:val="CommentReference"/>
        </w:rPr>
        <w:annotationRef/>
      </w:r>
      <w:r w:rsidRPr="00AA6337">
        <w:t>The unpaired two-samples Wilcoxon test (also known as Wilcoxon rank sum test or Mann-Whitney test) is a non-parametric alternative to the unpaired two-samples t-test, which can be used to compare two independent groups of samples. It’s used when your data are not normally distributed.</w:t>
      </w:r>
    </w:p>
  </w:comment>
  <w:comment w:id="90" w:author="Sammy Mehtar" w:date="2019-10-09T11:49:00Z" w:initials="SM">
    <w:p w14:paraId="275A9A32" w14:textId="20064216" w:rsidR="00CE4350" w:rsidRDefault="00CE4350">
      <w:pPr>
        <w:pStyle w:val="CommentText"/>
      </w:pPr>
      <w:r>
        <w:rPr>
          <w:rStyle w:val="CommentReference"/>
        </w:rPr>
        <w:annotationRef/>
      </w:r>
      <w:r>
        <w:t>Is this the right one?</w:t>
      </w:r>
    </w:p>
  </w:comment>
  <w:comment w:id="91" w:author="Sammy Mehtar" w:date="2019-10-09T11:33:00Z" w:initials="SM">
    <w:p w14:paraId="0736AA52" w14:textId="382E7B85" w:rsidR="00CE4350" w:rsidRDefault="00CE4350">
      <w:pPr>
        <w:pStyle w:val="CommentText"/>
      </w:pPr>
      <w:r>
        <w:rPr>
          <w:rStyle w:val="CommentReference"/>
        </w:rPr>
        <w:annotationRef/>
      </w:r>
      <w:r>
        <w:t xml:space="preserve">Also, the outbreaks happen as soon as </w:t>
      </w:r>
      <w:proofErr w:type="gramStart"/>
      <w:r>
        <w:t>5 year</w:t>
      </w:r>
      <w:proofErr w:type="gramEnd"/>
      <w:r>
        <w:t xml:space="preserve"> </w:t>
      </w:r>
      <w:proofErr w:type="spellStart"/>
      <w:r>
        <w:t>olds</w:t>
      </w:r>
      <w:proofErr w:type="spellEnd"/>
      <w:r>
        <w:t xml:space="preserve"> are all born within the war!!</w:t>
      </w:r>
    </w:p>
  </w:comment>
  <w:comment w:id="92" w:author="Sammy Mehtar" w:date="2019-09-29T16:11:00Z" w:initials="SM">
    <w:p w14:paraId="134FBFF1" w14:textId="4A753805" w:rsidR="00CE4350" w:rsidRDefault="00CE4350">
      <w:pPr>
        <w:pStyle w:val="CommentText"/>
      </w:pPr>
      <w:r>
        <w:rPr>
          <w:rStyle w:val="CommentReference"/>
        </w:rPr>
        <w:annotationRef/>
      </w:r>
      <w:r>
        <w:t xml:space="preserve">Need to explain this </w:t>
      </w:r>
    </w:p>
  </w:comment>
  <w:comment w:id="97" w:author="Sammy Mehtar" w:date="2019-10-09T12:00:00Z" w:initials="SM">
    <w:p w14:paraId="5316EF93" w14:textId="0FCFB1F8" w:rsidR="00CE4350" w:rsidRDefault="00CE4350">
      <w:pPr>
        <w:pStyle w:val="CommentText"/>
      </w:pPr>
      <w:r>
        <w:rPr>
          <w:rStyle w:val="CommentReference"/>
        </w:rPr>
        <w:annotationRef/>
      </w:r>
      <w:r w:rsidRPr="00CE4350">
        <w:t xml:space="preserve">The Kruskal-Wallis   test is a nonparametric (distribution free) </w:t>
      </w:r>
      <w:proofErr w:type="gramStart"/>
      <w:r w:rsidRPr="00CE4350">
        <w:t>test, and</w:t>
      </w:r>
      <w:proofErr w:type="gramEnd"/>
      <w:r w:rsidRPr="00CE4350">
        <w:t xml:space="preserve"> is used when the assumptions of one-way ANOVA are not met (normal distribution of dep var, equal variance across groups). Both the Kruskal-Wallis test and one-way ANOVA assess for significant differences on a continuous dependent variable by a categorical independent variable (with two or more groups).</w:t>
      </w:r>
    </w:p>
  </w:comment>
  <w:comment w:id="98" w:author="Sammy Mehtar" w:date="2019-10-09T12:00:00Z" w:initials="SM">
    <w:p w14:paraId="628AA229" w14:textId="02B99E38" w:rsidR="00CE4350" w:rsidRDefault="00CE4350">
      <w:pPr>
        <w:pStyle w:val="CommentText"/>
      </w:pPr>
      <w:r>
        <w:rPr>
          <w:rStyle w:val="CommentReference"/>
        </w:rPr>
        <w:annotationRef/>
      </w:r>
      <w:r w:rsidRPr="00CE4350">
        <w:t>Null: no sig diff in dependent variable (</w:t>
      </w:r>
      <w:proofErr w:type="spellStart"/>
      <w:r w:rsidRPr="00CE4350">
        <w:t>Incience</w:t>
      </w:r>
      <w:proofErr w:type="spellEnd"/>
      <w:r w:rsidRPr="00CE4350">
        <w:t xml:space="preserve"> of MEA) by the independent variable (Year, or District, or Gov). If the calculated value of Kruskal-Wallis test is greater than the critical chi-square value, then we can reject the null hypothesis and say that at least one of the samples comes from a different </w:t>
      </w:r>
      <w:proofErr w:type="gramStart"/>
      <w:r w:rsidRPr="00CE4350">
        <w:t>population .</w:t>
      </w:r>
      <w:proofErr w:type="gramEnd"/>
    </w:p>
  </w:comment>
  <w:comment w:id="99" w:author="Sammy Mehtar" w:date="2019-10-09T12:01:00Z" w:initials="SM">
    <w:p w14:paraId="443155D5" w14:textId="7FC2ABD4" w:rsidR="00CE4350" w:rsidRDefault="00CE4350">
      <w:pPr>
        <w:pStyle w:val="CommentText"/>
      </w:pPr>
      <w:r>
        <w:rPr>
          <w:rStyle w:val="CommentReference"/>
        </w:rPr>
        <w:annotationRef/>
      </w:r>
      <w:r w:rsidRPr="00CE4350">
        <w:t>As the p-value is less than the significance level 0.05, we can conclude that there are significant differences between the years.</w:t>
      </w:r>
    </w:p>
  </w:comment>
  <w:comment w:id="93" w:author="Sammy Mehtar" w:date="2019-09-02T17:55:00Z" w:initials="SM">
    <w:p w14:paraId="677A9F09" w14:textId="4E10660F" w:rsidR="00CE4350" w:rsidRDefault="00CE4350">
      <w:pPr>
        <w:pStyle w:val="CommentText"/>
      </w:pPr>
      <w:r>
        <w:rPr>
          <w:rStyle w:val="CommentReference"/>
        </w:rPr>
        <w:annotationRef/>
      </w:r>
      <w:r>
        <w:t>This is the test we need.</w:t>
      </w:r>
    </w:p>
    <w:p w14:paraId="766D982B" w14:textId="5A2C104F" w:rsidR="00CE4350" w:rsidRDefault="00CE4350">
      <w:pPr>
        <w:pStyle w:val="CommentText"/>
      </w:pPr>
      <w:r>
        <w:t xml:space="preserve">Definitions + Understanding: </w:t>
      </w:r>
      <w:hyperlink r:id="rId1" w:history="1">
        <w:r w:rsidRPr="00D0242D">
          <w:rPr>
            <w:rStyle w:val="Hyperlink"/>
          </w:rPr>
          <w:t>https://www.statisticssolutions.com/kruskal-wallis-test/</w:t>
        </w:r>
      </w:hyperlink>
    </w:p>
    <w:p w14:paraId="25BDF18B" w14:textId="77777777" w:rsidR="00CE4350" w:rsidRDefault="00CE4350">
      <w:pPr>
        <w:pStyle w:val="CommentText"/>
      </w:pPr>
    </w:p>
    <w:p w14:paraId="33E65189" w14:textId="232E5EFA" w:rsidR="00CE4350" w:rsidRDefault="00CE4350">
      <w:pPr>
        <w:pStyle w:val="CommentText"/>
      </w:pPr>
      <w:r>
        <w:t xml:space="preserve">How to do it on R: </w:t>
      </w:r>
      <w:hyperlink r:id="rId2" w:history="1">
        <w:r w:rsidRPr="00D0242D">
          <w:rPr>
            <w:rStyle w:val="Hyperlink"/>
          </w:rPr>
          <w:t>http://www.r-tutor.com/elementary-statistics/non-parametric-methods/kruskal-wallis-test</w:t>
        </w:r>
      </w:hyperlink>
    </w:p>
    <w:p w14:paraId="05DC47C5" w14:textId="1EFB9094" w:rsidR="00CE4350" w:rsidRDefault="00CE4350">
      <w:pPr>
        <w:pStyle w:val="CommentText"/>
      </w:pPr>
    </w:p>
  </w:comment>
  <w:comment w:id="94" w:author="Sammy Mehtar" w:date="2019-09-02T17:56:00Z" w:initials="SM">
    <w:p w14:paraId="74995E32" w14:textId="69A7F28B" w:rsidR="00CE4350" w:rsidRDefault="00CE4350">
      <w:pPr>
        <w:pStyle w:val="CommentText"/>
      </w:pPr>
      <w:r>
        <w:rPr>
          <w:rStyle w:val="CommentReference"/>
        </w:rPr>
        <w:annotationRef/>
      </w:r>
      <w:r>
        <w:t xml:space="preserve">I do not know why test results change based on how table is broken down. Seems like it should be same result if same variables are </w:t>
      </w:r>
      <w:proofErr w:type="gramStart"/>
      <w:r>
        <w:t>tested..</w:t>
      </w:r>
      <w:proofErr w:type="gramEnd"/>
      <w:r>
        <w:t xml:space="preserve"> </w:t>
      </w:r>
    </w:p>
  </w:comment>
  <w:comment w:id="95" w:author="Sammy Mehtar" w:date="2019-09-02T18:00:00Z" w:initials="SM">
    <w:p w14:paraId="73E8F774" w14:textId="05805781" w:rsidR="00CE4350" w:rsidRDefault="00CE4350">
      <w:pPr>
        <w:pStyle w:val="CommentText"/>
      </w:pPr>
      <w:r>
        <w:rPr>
          <w:rStyle w:val="CommentReference"/>
        </w:rPr>
        <w:annotationRef/>
      </w:r>
      <w:r>
        <w:t>Less powerful than ANOVA, but no assumptions about data. Our data breaks ANOVA.</w:t>
      </w:r>
    </w:p>
  </w:comment>
  <w:comment w:id="96" w:author="Sammy Mehtar" w:date="2019-09-14T22:46:00Z" w:initials="SM">
    <w:p w14:paraId="794DF159" w14:textId="77777777" w:rsidR="00CE4350" w:rsidRDefault="00CE4350">
      <w:pPr>
        <w:pStyle w:val="CommentText"/>
      </w:pPr>
      <w:r>
        <w:rPr>
          <w:rStyle w:val="CommentReference"/>
        </w:rPr>
        <w:annotationRef/>
      </w:r>
      <w:r>
        <w:t xml:space="preserve">Now you need to do this: </w:t>
      </w:r>
    </w:p>
    <w:p w14:paraId="7D5361F4" w14:textId="3964B667" w:rsidR="00CE4350" w:rsidRDefault="00CE4350" w:rsidP="001F2044">
      <w:pPr>
        <w:pStyle w:val="CommentText"/>
      </w:pPr>
      <w:hyperlink r:id="rId3" w:history="1">
        <w:r w:rsidRPr="00DD1029">
          <w:rPr>
            <w:rStyle w:val="Hyperlink"/>
          </w:rPr>
          <w:t>https://stat-methods.com/home/kruskal-wallis-r/</w:t>
        </w:r>
      </w:hyperlink>
    </w:p>
  </w:comment>
  <w:comment w:id="100" w:author="Sammy Mehtar" w:date="2019-10-03T22:44:00Z" w:initials="SM">
    <w:p w14:paraId="40A83AE1" w14:textId="2DE52270" w:rsidR="00CE4350" w:rsidRDefault="00CE4350">
      <w:pPr>
        <w:pStyle w:val="CommentText"/>
      </w:pPr>
      <w:r>
        <w:rPr>
          <w:rStyle w:val="CommentReference"/>
        </w:rPr>
        <w:annotationRef/>
      </w:r>
      <w:r>
        <w:t>Explain how you get around the problem of multiple tests which messes with p-value.</w:t>
      </w:r>
    </w:p>
  </w:comment>
  <w:comment w:id="101" w:author="Sammy Mehtar" w:date="2019-10-03T22:45:00Z" w:initials="SM">
    <w:p w14:paraId="4A66F256" w14:textId="21C3EBE0" w:rsidR="00CE4350" w:rsidRDefault="00CE4350">
      <w:pPr>
        <w:pStyle w:val="CommentText"/>
      </w:pPr>
      <w:r>
        <w:rPr>
          <w:rStyle w:val="CommentReference"/>
        </w:rPr>
        <w:annotationRef/>
      </w:r>
      <w:r>
        <w:t>Explain the adjustment that was used.</w:t>
      </w:r>
    </w:p>
  </w:comment>
  <w:comment w:id="102" w:author="Sammy Mehtar" w:date="2019-10-03T22:45:00Z" w:initials="SM">
    <w:p w14:paraId="7C59F6D0" w14:textId="603EFE19" w:rsidR="00CE4350" w:rsidRDefault="00CE4350">
      <w:pPr>
        <w:pStyle w:val="CommentText"/>
      </w:pPr>
      <w:r>
        <w:rPr>
          <w:rStyle w:val="CommentReference"/>
        </w:rPr>
        <w:annotationRef/>
      </w:r>
      <w:r w:rsidRPr="00CF41D6">
        <w:t>P value adjustment method: BH</w:t>
      </w:r>
    </w:p>
  </w:comment>
  <w:comment w:id="104" w:author="Rohini Haar" w:date="2019-09-26T00:18:00Z" w:initials="RJH">
    <w:p w14:paraId="67059E76" w14:textId="570994FB" w:rsidR="00CE4350" w:rsidRDefault="00CE4350">
      <w:pPr>
        <w:pStyle w:val="CommentText"/>
      </w:pPr>
      <w:r>
        <w:rPr>
          <w:rStyle w:val="CommentReference"/>
        </w:rPr>
        <w:annotationRef/>
      </w:r>
      <w:r>
        <w:t xml:space="preserve">Remember, you can NOT present any new information in the discussion section. Only analysis and synthesis. </w:t>
      </w:r>
    </w:p>
  </w:comment>
  <w:comment w:id="105" w:author="Sammy Mehtar" w:date="2019-10-07T15:41:00Z" w:initials="SM">
    <w:p w14:paraId="48057B5D" w14:textId="3A31B537" w:rsidR="00CE4350" w:rsidRDefault="00CE4350">
      <w:pPr>
        <w:pStyle w:val="CommentText"/>
      </w:pPr>
      <w:r>
        <w:rPr>
          <w:rStyle w:val="CommentReference"/>
        </w:rPr>
        <w:annotationRef/>
      </w:r>
      <w:r>
        <w:t>Do I need to cite things again in the discussion if they came up before?</w:t>
      </w:r>
    </w:p>
  </w:comment>
  <w:comment w:id="107" w:author="Sammy Mehtar" w:date="2019-07-22T19:28:00Z" w:initials="SM">
    <w:p w14:paraId="7B0D1C8B" w14:textId="77777777" w:rsidR="00CE4350" w:rsidRPr="008373C7" w:rsidRDefault="00CE4350" w:rsidP="006A0896">
      <w:pPr>
        <w:pStyle w:val="CommentText"/>
      </w:pPr>
      <w:r>
        <w:rPr>
          <w:rStyle w:val="CommentReference"/>
        </w:rPr>
        <w:annotationRef/>
      </w:r>
      <w:r>
        <w:t>Cite from that measles epi paper</w:t>
      </w:r>
    </w:p>
  </w:comment>
  <w:comment w:id="106" w:author="Rohini Haar" w:date="2019-09-26T00:17:00Z" w:initials="RJH">
    <w:p w14:paraId="52FB018C" w14:textId="5E23BDD8" w:rsidR="00CE4350" w:rsidRDefault="00CE4350">
      <w:pPr>
        <w:pStyle w:val="CommentText"/>
      </w:pPr>
      <w:r>
        <w:rPr>
          <w:rStyle w:val="CommentReference"/>
        </w:rPr>
        <w:annotationRef/>
      </w:r>
      <w:r>
        <w:t xml:space="preserve">Not sure this is useful anymore (took the rest out and put it in the results). </w:t>
      </w:r>
    </w:p>
  </w:comment>
  <w:comment w:id="108" w:author="Sammy Mehtar" w:date="2019-09-15T12:04:00Z" w:initials="SM">
    <w:p w14:paraId="05031E93" w14:textId="4E761F5E" w:rsidR="00CE4350" w:rsidRDefault="00CE4350">
      <w:pPr>
        <w:pStyle w:val="CommentText"/>
      </w:pPr>
      <w:r>
        <w:rPr>
          <w:rStyle w:val="CommentReference"/>
        </w:rPr>
        <w:annotationRef/>
      </w:r>
      <w:r>
        <w:t>There were intense outbreaks in subdistricts in the west that do not show up on the district level.</w:t>
      </w:r>
    </w:p>
  </w:comment>
  <w:comment w:id="109" w:author="Sammy Mehtar" w:date="2019-09-17T11:03:00Z" w:initials="SM">
    <w:p w14:paraId="15A91A48" w14:textId="098075C5" w:rsidR="00CE4350" w:rsidRDefault="00CE4350">
      <w:pPr>
        <w:pStyle w:val="CommentText"/>
      </w:pPr>
      <w:r>
        <w:rPr>
          <w:rStyle w:val="CommentReference"/>
        </w:rPr>
        <w:annotationRef/>
      </w:r>
      <w:hyperlink r:id="rId4" w:history="1">
        <w:r w:rsidRPr="00DD1029">
          <w:rPr>
            <w:rStyle w:val="Hyperlink"/>
          </w:rPr>
          <w:t>https://www.bbc.com/news/world-middle-east-27838034</w:t>
        </w:r>
      </w:hyperlink>
    </w:p>
    <w:p w14:paraId="6FB54E53" w14:textId="0CE05853" w:rsidR="00CE4350" w:rsidRDefault="00CE4350">
      <w:pPr>
        <w:pStyle w:val="CommentText"/>
      </w:pPr>
    </w:p>
  </w:comment>
  <w:comment w:id="110" w:author="Sammy Mehtar" w:date="2019-09-20T17:54:00Z" w:initials="SM">
    <w:p w14:paraId="5D3C23DB" w14:textId="77777777" w:rsidR="00CE4350" w:rsidRDefault="00CE4350" w:rsidP="00A60A26">
      <w:pPr>
        <w:pStyle w:val="CommentText"/>
      </w:pPr>
      <w:r>
        <w:rPr>
          <w:rStyle w:val="CommentReference"/>
        </w:rPr>
        <w:annotationRef/>
      </w:r>
      <w:proofErr w:type="gramStart"/>
      <w:r>
        <w:t>First of all</w:t>
      </w:r>
      <w:proofErr w:type="gramEnd"/>
      <w:r>
        <w:t>, must be better way of saying this.</w:t>
      </w:r>
    </w:p>
    <w:p w14:paraId="67386851" w14:textId="77777777" w:rsidR="00CE4350" w:rsidRDefault="00CE4350" w:rsidP="00A60A26">
      <w:pPr>
        <w:pStyle w:val="CommentText"/>
      </w:pPr>
      <w:proofErr w:type="gramStart"/>
      <w:r>
        <w:t>Second of all</w:t>
      </w:r>
      <w:proofErr w:type="gramEnd"/>
      <w:r>
        <w:t>, I got this from interviews I did that are not published. How could I cite that?</w:t>
      </w:r>
    </w:p>
  </w:comment>
  <w:comment w:id="111" w:author="" w:initials="">
    <w:p w14:paraId="26E0930C" w14:textId="6F975AD1" w:rsidR="00CE4350" w:rsidRDefault="00CE4350">
      <w:pPr>
        <w:pStyle w:val="CommentText"/>
      </w:pPr>
      <w:r>
        <w:rPr>
          <w:rStyle w:val="CommentReference"/>
        </w:rPr>
        <w:annotationRef/>
      </w:r>
      <w:r>
        <w:rPr>
          <w:rStyle w:val="CommentReference"/>
        </w:rPr>
        <w:annotationRef/>
      </w:r>
      <w:hyperlink r:id="rId5" w:history="1">
        <w:r w:rsidRPr="00DD1029">
          <w:rPr>
            <w:rStyle w:val="Hyperlink"/>
          </w:rPr>
          <w:t>https://www.wilsoncenter.org/article/timeline-the-rise-spread-and-fall-the-islamic-state</w:t>
        </w:r>
      </w:hyperlink>
    </w:p>
    <w:p w14:paraId="7FA66931" w14:textId="11E55AFF" w:rsidR="00CE4350" w:rsidRDefault="00CE4350">
      <w:pPr>
        <w:pStyle w:val="CommentText"/>
      </w:pPr>
    </w:p>
    <w:p w14:paraId="22ABCE7F" w14:textId="77777777" w:rsidR="00CE4350" w:rsidRDefault="00CE4350">
      <w:pPr>
        <w:pStyle w:val="CommentText"/>
      </w:pPr>
    </w:p>
  </w:comment>
  <w:comment w:id="112" w:author="" w:initials="">
    <w:p w14:paraId="341D9489" w14:textId="77777777" w:rsidR="00CE4350" w:rsidRDefault="00CE4350">
      <w:pPr>
        <w:pStyle w:val="CommentText"/>
      </w:pPr>
      <w:r>
        <w:rPr>
          <w:rStyle w:val="CommentReference"/>
        </w:rPr>
        <w:annotationRef/>
      </w:r>
    </w:p>
  </w:comment>
  <w:comment w:id="113" w:author="Sammy Mehtar" w:date="2019-09-15T10:59:00Z" w:initials="SM">
    <w:p w14:paraId="2DA60871" w14:textId="77777777" w:rsidR="00CE4350" w:rsidRDefault="00CE4350" w:rsidP="004963BD">
      <w:pPr>
        <w:pStyle w:val="CommentText"/>
      </w:pPr>
      <w:r>
        <w:rPr>
          <w:rStyle w:val="CommentReference"/>
        </w:rPr>
        <w:annotationRef/>
      </w:r>
      <w:r>
        <w:t>We never identified gaps or used it to inform our analysis… just dropped NA values</w:t>
      </w:r>
    </w:p>
  </w:comment>
  <w:comment w:id="115" w:author="Sammy Mehtar" w:date="2019-09-30T15:39:00Z" w:initials="SM">
    <w:p w14:paraId="7492A480" w14:textId="77777777" w:rsidR="00CE4350" w:rsidRDefault="00CE4350" w:rsidP="00044CD7">
      <w:pPr>
        <w:pStyle w:val="CommentText"/>
      </w:pPr>
      <w:r>
        <w:rPr>
          <w:rStyle w:val="CommentReference"/>
        </w:rPr>
        <w:annotationRef/>
      </w:r>
      <w:r>
        <w:t>what different methods.</w:t>
      </w:r>
    </w:p>
  </w:comment>
  <w:comment w:id="116" w:author="Sammy Mehtar" w:date="2019-09-19T17:51:00Z" w:initials="SM">
    <w:p w14:paraId="6A835A5B" w14:textId="77777777" w:rsidR="00CE4350" w:rsidRDefault="00CE4350">
      <w:pPr>
        <w:pStyle w:val="CommentText"/>
      </w:pPr>
      <w:r>
        <w:rPr>
          <w:rStyle w:val="CommentReference"/>
        </w:rPr>
        <w:annotationRef/>
      </w:r>
      <w:r>
        <w:t xml:space="preserve">WHO EWARS before war: </w:t>
      </w:r>
    </w:p>
    <w:p w14:paraId="07006F55" w14:textId="62DA49EA" w:rsidR="00CE4350" w:rsidRDefault="00CE4350">
      <w:pPr>
        <w:pStyle w:val="CommentText"/>
      </w:pPr>
      <w:hyperlink r:id="rId6" w:history="1">
        <w:r w:rsidRPr="00C1278A">
          <w:rPr>
            <w:rStyle w:val="Hyperlink"/>
          </w:rPr>
          <w:t>https://apps.who.int/immunization_monitoring/globalsummary/incidences?c=SYR</w:t>
        </w:r>
      </w:hyperlink>
    </w:p>
    <w:p w14:paraId="717AEC4B" w14:textId="4B11DAB7" w:rsidR="00CE4350" w:rsidRDefault="00CE4350">
      <w:pPr>
        <w:pStyle w:val="CommentText"/>
      </w:pPr>
    </w:p>
  </w:comment>
  <w:comment w:id="118" w:author="Sammy Mehtar" w:date="2019-09-17T11:28:00Z" w:initials="SM">
    <w:p w14:paraId="3FF34F74" w14:textId="77777777" w:rsidR="00CE4350" w:rsidRDefault="00CE4350" w:rsidP="00432780">
      <w:pPr>
        <w:pStyle w:val="CommentText"/>
      </w:pPr>
      <w:r>
        <w:rPr>
          <w:rStyle w:val="CommentReference"/>
        </w:rPr>
        <w:annotationRef/>
      </w:r>
      <w:r>
        <w:t>TMI?</w:t>
      </w:r>
    </w:p>
    <w:p w14:paraId="743BEEE7" w14:textId="77777777" w:rsidR="00CE4350" w:rsidRDefault="00CE4350" w:rsidP="00432780">
      <w:pPr>
        <w:pStyle w:val="CommentText"/>
      </w:pPr>
      <w:hyperlink r:id="rId7" w:history="1">
        <w:r w:rsidRPr="00DD1029">
          <w:rPr>
            <w:rStyle w:val="Hyperlink"/>
          </w:rPr>
          <w:t>https://www.thenewhumanitarian.org/analysis/2015/02/02/has-syria-really-beaten-polio</w:t>
        </w:r>
      </w:hyperlink>
    </w:p>
    <w:p w14:paraId="3A4904FC" w14:textId="77777777" w:rsidR="00CE4350" w:rsidRDefault="00CE4350" w:rsidP="00432780">
      <w:pPr>
        <w:pStyle w:val="CommentText"/>
      </w:pPr>
    </w:p>
    <w:p w14:paraId="1E511522" w14:textId="77777777" w:rsidR="00CE4350" w:rsidRDefault="00CE4350" w:rsidP="00432780">
      <w:pPr>
        <w:pStyle w:val="CommentText"/>
      </w:pPr>
      <w:hyperlink r:id="rId8" w:history="1">
        <w:r w:rsidRPr="00DD1029">
          <w:rPr>
            <w:rStyle w:val="Hyperlink"/>
          </w:rPr>
          <w:t>https://www.bbc.com/news/world-middle-east-27838034</w:t>
        </w:r>
      </w:hyperlink>
    </w:p>
    <w:p w14:paraId="27A48E2C" w14:textId="77777777" w:rsidR="00CE4350" w:rsidRDefault="00CE4350" w:rsidP="00432780">
      <w:pPr>
        <w:pStyle w:val="CommentText"/>
      </w:pPr>
    </w:p>
    <w:p w14:paraId="6EEEF923" w14:textId="77777777" w:rsidR="00CE4350" w:rsidRDefault="00CE4350" w:rsidP="00432780">
      <w:pPr>
        <w:pStyle w:val="CommentText"/>
      </w:pPr>
      <w:hyperlink r:id="rId9" w:history="1">
        <w:r w:rsidRPr="00DD1029">
          <w:rPr>
            <w:rStyle w:val="Hyperlink"/>
          </w:rPr>
          <w:t>https://www.pri.org/stories/2017-02-19/timeline-islamic-states-gains-and-losses-iraq-and-syria</w:t>
        </w:r>
      </w:hyperlink>
    </w:p>
    <w:p w14:paraId="60D894AC" w14:textId="77777777" w:rsidR="00CE4350" w:rsidRDefault="00CE4350" w:rsidP="00432780">
      <w:pPr>
        <w:pStyle w:val="CommentText"/>
      </w:pPr>
    </w:p>
  </w:comment>
  <w:comment w:id="119" w:author="" w:initials="">
    <w:p w14:paraId="32E2B6C9" w14:textId="77777777" w:rsidR="00CE4350" w:rsidRDefault="00CE4350">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E5AB02" w15:done="0"/>
  <w15:commentEx w15:paraId="1B15D7B4" w15:done="0"/>
  <w15:commentEx w15:paraId="4C8BCF89" w15:done="0"/>
  <w15:commentEx w15:paraId="1B1B9539" w15:done="1"/>
  <w15:commentEx w15:paraId="13FDE590" w15:done="0"/>
  <w15:commentEx w15:paraId="6130447D" w15:done="0"/>
  <w15:commentEx w15:paraId="5855A963" w15:done="0"/>
  <w15:commentEx w15:paraId="0000F67E" w15:done="0"/>
  <w15:commentEx w15:paraId="41F7D657" w15:done="0"/>
  <w15:commentEx w15:paraId="43A36829" w15:done="0"/>
  <w15:commentEx w15:paraId="3AC94D23" w15:done="0"/>
  <w15:commentEx w15:paraId="5AE31278" w15:paraIdParent="3AC94D23" w15:done="0"/>
  <w15:commentEx w15:paraId="52CBBDF4" w15:done="0"/>
  <w15:commentEx w15:paraId="3951B107" w15:done="0"/>
  <w15:commentEx w15:paraId="2969F7C1" w15:done="0"/>
  <w15:commentEx w15:paraId="64F7908E" w15:done="1"/>
  <w15:commentEx w15:paraId="08719206" w15:paraIdParent="64F7908E" w15:done="0"/>
  <w15:commentEx w15:paraId="5E0F7B31" w15:done="0"/>
  <w15:commentEx w15:paraId="12F5DF5E" w15:paraIdParent="5E0F7B31" w15:done="0"/>
  <w15:commentEx w15:paraId="44DB38B8" w15:paraIdParent="5E0F7B31" w15:done="0"/>
  <w15:commentEx w15:paraId="7D86E772" w15:done="0"/>
  <w15:commentEx w15:paraId="59FA5EFE" w15:paraIdParent="7D86E772" w15:done="0"/>
  <w15:commentEx w15:paraId="261BAB8A" w15:done="0"/>
  <w15:commentEx w15:paraId="7C6C7938" w15:paraIdParent="261BAB8A" w15:done="0"/>
  <w15:commentEx w15:paraId="7DDA0666" w15:done="0"/>
  <w15:commentEx w15:paraId="7D6852ED" w15:done="0"/>
  <w15:commentEx w15:paraId="2C249D54" w15:done="0"/>
  <w15:commentEx w15:paraId="72473ECF" w15:done="0"/>
  <w15:commentEx w15:paraId="458E939D" w15:done="0"/>
  <w15:commentEx w15:paraId="171B41AD" w15:done="0"/>
  <w15:commentEx w15:paraId="667A605D" w15:done="0"/>
  <w15:commentEx w15:paraId="2FA36D01" w15:paraIdParent="667A605D" w15:done="0"/>
  <w15:commentEx w15:paraId="79C2EED9" w15:done="0"/>
  <w15:commentEx w15:paraId="100608A2" w15:done="0"/>
  <w15:commentEx w15:paraId="1BC2A3F5" w15:done="0"/>
  <w15:commentEx w15:paraId="40B03980" w15:done="0"/>
  <w15:commentEx w15:paraId="4846CA28" w15:done="0"/>
  <w15:commentEx w15:paraId="35326A91" w15:done="0"/>
  <w15:commentEx w15:paraId="390545D7" w15:done="0"/>
  <w15:commentEx w15:paraId="52C1C741" w15:done="0"/>
  <w15:commentEx w15:paraId="6F05E825" w15:done="0"/>
  <w15:commentEx w15:paraId="43DE2F34" w15:done="0"/>
  <w15:commentEx w15:paraId="28AEE21B" w15:done="0"/>
  <w15:commentEx w15:paraId="3DC5A8E5" w15:done="0"/>
  <w15:commentEx w15:paraId="3FC5F759" w15:done="0"/>
  <w15:commentEx w15:paraId="593CBA0A" w15:done="0"/>
  <w15:commentEx w15:paraId="09B9EC60" w15:done="0"/>
  <w15:commentEx w15:paraId="3CADD114" w15:paraIdParent="09B9EC60" w15:done="0"/>
  <w15:commentEx w15:paraId="733ABA90" w15:done="0"/>
  <w15:commentEx w15:paraId="2F141F66" w15:done="0"/>
  <w15:commentEx w15:paraId="320553E9" w15:done="0"/>
  <w15:commentEx w15:paraId="1170F2E8" w15:done="0"/>
  <w15:commentEx w15:paraId="613ADBE6" w15:done="0"/>
  <w15:commentEx w15:paraId="3AFABADC" w15:done="0"/>
  <w15:commentEx w15:paraId="3FDF547A" w15:paraIdParent="3AFABADC" w15:done="0"/>
  <w15:commentEx w15:paraId="2159DE74" w15:paraIdParent="3AFABADC" w15:done="0"/>
  <w15:commentEx w15:paraId="366FC139" w15:done="0"/>
  <w15:commentEx w15:paraId="120E87C4" w15:done="0"/>
  <w15:commentEx w15:paraId="54D77320" w15:done="0"/>
  <w15:commentEx w15:paraId="4C8CA9A1" w15:done="0"/>
  <w15:commentEx w15:paraId="2E7FCFBA" w15:done="0"/>
  <w15:commentEx w15:paraId="7850E06B" w15:paraIdParent="2E7FCFBA" w15:done="0"/>
  <w15:commentEx w15:paraId="562C3794" w15:paraIdParent="2E7FCFBA" w15:done="0"/>
  <w15:commentEx w15:paraId="28FE2BFF" w15:done="0"/>
  <w15:commentEx w15:paraId="21FB9FD4" w15:done="0"/>
  <w15:commentEx w15:paraId="3759A458" w15:done="0"/>
  <w15:commentEx w15:paraId="37A193CF" w15:done="0"/>
  <w15:commentEx w15:paraId="10085872" w15:done="0"/>
  <w15:commentEx w15:paraId="50F38237" w15:done="0"/>
  <w15:commentEx w15:paraId="0B8B6382" w15:paraIdParent="50F38237" w15:done="0"/>
  <w15:commentEx w15:paraId="0CCE952C" w15:done="0"/>
  <w15:commentEx w15:paraId="275A9A32" w15:done="0"/>
  <w15:commentEx w15:paraId="0736AA52" w15:done="0"/>
  <w15:commentEx w15:paraId="134FBFF1" w15:done="0"/>
  <w15:commentEx w15:paraId="5316EF93" w15:done="0"/>
  <w15:commentEx w15:paraId="628AA229" w15:paraIdParent="5316EF93" w15:done="0"/>
  <w15:commentEx w15:paraId="443155D5" w15:paraIdParent="5316EF93" w15:done="0"/>
  <w15:commentEx w15:paraId="05DC47C5" w15:done="0"/>
  <w15:commentEx w15:paraId="74995E32" w15:paraIdParent="05DC47C5" w15:done="0"/>
  <w15:commentEx w15:paraId="73E8F774" w15:paraIdParent="05DC47C5" w15:done="0"/>
  <w15:commentEx w15:paraId="7D5361F4" w15:paraIdParent="05DC47C5" w15:done="0"/>
  <w15:commentEx w15:paraId="40A83AE1" w15:done="0"/>
  <w15:commentEx w15:paraId="4A66F256" w15:paraIdParent="40A83AE1" w15:done="0"/>
  <w15:commentEx w15:paraId="7C59F6D0" w15:paraIdParent="40A83AE1" w15:done="0"/>
  <w15:commentEx w15:paraId="67059E76" w15:done="0"/>
  <w15:commentEx w15:paraId="48057B5D" w15:done="0"/>
  <w15:commentEx w15:paraId="7B0D1C8B" w15:done="0"/>
  <w15:commentEx w15:paraId="52FB018C" w15:done="0"/>
  <w15:commentEx w15:paraId="05031E93" w15:done="0"/>
  <w15:commentEx w15:paraId="6FB54E53" w15:done="0"/>
  <w15:commentEx w15:paraId="67386851" w15:done="0"/>
  <w15:commentEx w15:paraId="22ABCE7F" w15:done="0"/>
  <w15:commentEx w15:paraId="341D9489" w15:done="0"/>
  <w15:commentEx w15:paraId="2DA60871" w15:done="0"/>
  <w15:commentEx w15:paraId="7492A480" w15:done="0"/>
  <w15:commentEx w15:paraId="717AEC4B" w15:done="0"/>
  <w15:commentEx w15:paraId="60D894AC" w15:done="0"/>
  <w15:commentEx w15:paraId="32E2B6C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E5AB02" w16cid:durableId="2135EEA0"/>
  <w16cid:commentId w16cid:paraId="1B15D7B4" w16cid:durableId="2135EE92"/>
  <w16cid:commentId w16cid:paraId="4C8BCF89" w16cid:durableId="212A1EC0"/>
  <w16cid:commentId w16cid:paraId="1B1B9539" w16cid:durableId="212F8AB3"/>
  <w16cid:commentId w16cid:paraId="13FDE590" w16cid:durableId="212F8B95"/>
  <w16cid:commentId w16cid:paraId="6130447D" w16cid:durableId="2135F069"/>
  <w16cid:commentId w16cid:paraId="5855A963" w16cid:durableId="212E4DE0"/>
  <w16cid:commentId w16cid:paraId="0000F67E" w16cid:durableId="20D5BBEA"/>
  <w16cid:commentId w16cid:paraId="41F7D657" w16cid:durableId="213C8E46"/>
  <w16cid:commentId w16cid:paraId="43A36829" w16cid:durableId="212E3BF7"/>
  <w16cid:commentId w16cid:paraId="3AC94D23" w16cid:durableId="212E460A"/>
  <w16cid:commentId w16cid:paraId="5AE31278" w16cid:durableId="212E460B"/>
  <w16cid:commentId w16cid:paraId="52CBBDF4" w16cid:durableId="2135F3F2"/>
  <w16cid:commentId w16cid:paraId="3951B107" w16cid:durableId="20A7E877"/>
  <w16cid:commentId w16cid:paraId="2969F7C1" w16cid:durableId="2135EE46"/>
  <w16cid:commentId w16cid:paraId="64F7908E" w16cid:durableId="207E706C"/>
  <w16cid:commentId w16cid:paraId="08719206" w16cid:durableId="2135EE48"/>
  <w16cid:commentId w16cid:paraId="5E0F7B31" w16cid:durableId="20A7DABE"/>
  <w16cid:commentId w16cid:paraId="12F5DF5E" w16cid:durableId="20A7DAD0"/>
  <w16cid:commentId w16cid:paraId="44DB38B8" w16cid:durableId="21367CBC"/>
  <w16cid:commentId w16cid:paraId="7D86E772" w16cid:durableId="20A7DBDB"/>
  <w16cid:commentId w16cid:paraId="59FA5EFE" w16cid:durableId="21367CDA"/>
  <w16cid:commentId w16cid:paraId="261BAB8A" w16cid:durableId="20AB736B"/>
  <w16cid:commentId w16cid:paraId="7C6C7938" w16cid:durableId="213C8F32"/>
  <w16cid:commentId w16cid:paraId="7DDA0666" w16cid:durableId="2116B240"/>
  <w16cid:commentId w16cid:paraId="7D6852ED" w16cid:durableId="20704072"/>
  <w16cid:commentId w16cid:paraId="2C249D54" w16cid:durableId="2137673C"/>
  <w16cid:commentId w16cid:paraId="72473ECF" w16cid:durableId="2130AC0F"/>
  <w16cid:commentId w16cid:paraId="458E939D" w16cid:durableId="2116AF87"/>
  <w16cid:commentId w16cid:paraId="171B41AD" w16cid:durableId="20771135"/>
  <w16cid:commentId w16cid:paraId="667A605D" w16cid:durableId="20AB86BA"/>
  <w16cid:commentId w16cid:paraId="2FA36D01" w16cid:durableId="21367D8F"/>
  <w16cid:commentId w16cid:paraId="79C2EED9" w16cid:durableId="21367DAD"/>
  <w16cid:commentId w16cid:paraId="100608A2" w16cid:durableId="20706090"/>
  <w16cid:commentId w16cid:paraId="1BC2A3F5" w16cid:durableId="213681DB"/>
  <w16cid:commentId w16cid:paraId="40B03980" w16cid:durableId="214105D4"/>
  <w16cid:commentId w16cid:paraId="4846CA28" w16cid:durableId="214105C8"/>
  <w16cid:commentId w16cid:paraId="35326A91" w16cid:durableId="214105BA"/>
  <w16cid:commentId w16cid:paraId="390545D7" w16cid:durableId="21410688"/>
  <w16cid:commentId w16cid:paraId="52C1C741" w16cid:durableId="207E6E20"/>
  <w16cid:commentId w16cid:paraId="6F05E825" w16cid:durableId="20705C03"/>
  <w16cid:commentId w16cid:paraId="43DE2F34" w16cid:durableId="207E6F6A"/>
  <w16cid:commentId w16cid:paraId="28AEE21B" w16cid:durableId="2116B2AD"/>
  <w16cid:commentId w16cid:paraId="3DC5A8E5" w16cid:durableId="207AF2B7"/>
  <w16cid:commentId w16cid:paraId="3FC5F759" w16cid:durableId="207E6FE2"/>
  <w16cid:commentId w16cid:paraId="593CBA0A" w16cid:durableId="207E73F8"/>
  <w16cid:commentId w16cid:paraId="3CADD114" w16cid:durableId="2106CF0B"/>
  <w16cid:commentId w16cid:paraId="733ABA90" w16cid:durableId="2135EE5E"/>
  <w16cid:commentId w16cid:paraId="2F141F66" w16cid:durableId="211507AF"/>
  <w16cid:commentId w16cid:paraId="320553E9" w16cid:durableId="20A518FA"/>
  <w16cid:commentId w16cid:paraId="1170F2E8" w16cid:durableId="20A7DBF4"/>
  <w16cid:commentId w16cid:paraId="613ADBE6" w16cid:durableId="2106CA1A"/>
  <w16cid:commentId w16cid:paraId="3AFABADC" w16cid:durableId="20A6A0CC"/>
  <w16cid:commentId w16cid:paraId="3FDF547A" w16cid:durableId="20A6A4AB"/>
  <w16cid:commentId w16cid:paraId="2159DE74" w16cid:durableId="21367F39"/>
  <w16cid:commentId w16cid:paraId="366FC139" w16cid:durableId="21368023"/>
  <w16cid:commentId w16cid:paraId="120E87C4" w16cid:durableId="21368000"/>
  <w16cid:commentId w16cid:paraId="54D77320" w16cid:durableId="21368042"/>
  <w16cid:commentId w16cid:paraId="4C8CA9A1" w16cid:durableId="21368075"/>
  <w16cid:commentId w16cid:paraId="2E7FCFBA" w16cid:durableId="212B32FF"/>
  <w16cid:commentId w16cid:paraId="7850E06B" w16cid:durableId="212B334C"/>
  <w16cid:commentId w16cid:paraId="562C3794" w16cid:durableId="213680A6"/>
  <w16cid:commentId w16cid:paraId="28FE2BFF" w16cid:durableId="2146F258"/>
  <w16cid:commentId w16cid:paraId="21FB9FD4" w16cid:durableId="21368214"/>
  <w16cid:commentId w16cid:paraId="3759A458" w16cid:durableId="21368109"/>
  <w16cid:commentId w16cid:paraId="37A193CF" w16cid:durableId="21470206"/>
  <w16cid:commentId w16cid:paraId="10085872" w16cid:durableId="214701AF"/>
  <w16cid:commentId w16cid:paraId="50F38237" w16cid:durableId="213B5360"/>
  <w16cid:commentId w16cid:paraId="0B8B6382" w16cid:durableId="213B58B2"/>
  <w16cid:commentId w16cid:paraId="0CCE952C" w16cid:durableId="214840FC"/>
  <w16cid:commentId w16cid:paraId="275A9A32" w16cid:durableId="214847B5"/>
  <w16cid:commentId w16cid:paraId="0736AA52" w16cid:durableId="214843FD"/>
  <w16cid:commentId w16cid:paraId="134FBFF1" w16cid:durableId="213B562A"/>
  <w16cid:commentId w16cid:paraId="5316EF93" w16cid:durableId="21484A46"/>
  <w16cid:commentId w16cid:paraId="628AA229" w16cid:durableId="21484A58"/>
  <w16cid:commentId w16cid:paraId="443155D5" w16cid:durableId="21484AB1"/>
  <w16cid:commentId w16cid:paraId="05DC47C5" w16cid:durableId="2117D5F6"/>
  <w16cid:commentId w16cid:paraId="74995E32" w16cid:durableId="2117D650"/>
  <w16cid:commentId w16cid:paraId="73E8F774" w16cid:durableId="2117D74A"/>
  <w16cid:commentId w16cid:paraId="7D5361F4" w16cid:durableId="2127EC48"/>
  <w16cid:commentId w16cid:paraId="40A83AE1" w16cid:durableId="2140F864"/>
  <w16cid:commentId w16cid:paraId="4A66F256" w16cid:durableId="2140F87B"/>
  <w16cid:commentId w16cid:paraId="7C59F6D0" w16cid:durableId="2140F88A"/>
  <w16cid:commentId w16cid:paraId="67059E76" w16cid:durableId="21368241"/>
  <w16cid:commentId w16cid:paraId="48057B5D" w16cid:durableId="2145DB31"/>
  <w16cid:commentId w16cid:paraId="7B0D1C8B" w16cid:durableId="20E08CE5"/>
  <w16cid:commentId w16cid:paraId="52FB018C" w16cid:durableId="21368231"/>
  <w16cid:commentId w16cid:paraId="05031E93" w16cid:durableId="2128A762"/>
  <w16cid:commentId w16cid:paraId="6FB54E53" w16cid:durableId="2135EE7C"/>
  <w16cid:commentId w16cid:paraId="67386851" w16cid:durableId="212F90CE"/>
  <w16cid:commentId w16cid:paraId="22ABCE7F" w16cid:durableId="212DB95F"/>
  <w16cid:commentId w16cid:paraId="341D9489" w16cid:durableId="212DB960"/>
  <w16cid:commentId w16cid:paraId="2DA60871" w16cid:durableId="21289801"/>
  <w16cid:commentId w16cid:paraId="7492A480" w16cid:durableId="213CA04A"/>
  <w16cid:commentId w16cid:paraId="717AEC4B" w16cid:durableId="212E3E97"/>
  <w16cid:commentId w16cid:paraId="60D894AC" w16cid:durableId="212B41E9"/>
  <w16cid:commentId w16cid:paraId="32E2B6C9" w16cid:durableId="212DB9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56EC27" w14:textId="77777777" w:rsidR="00DE304D" w:rsidRDefault="00DE304D">
      <w:pPr>
        <w:spacing w:after="0" w:line="240" w:lineRule="auto"/>
      </w:pPr>
      <w:r>
        <w:separator/>
      </w:r>
    </w:p>
  </w:endnote>
  <w:endnote w:type="continuationSeparator" w:id="0">
    <w:p w14:paraId="0EDB7C17" w14:textId="77777777" w:rsidR="00DE304D" w:rsidRDefault="00DE3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8DFE6D" w14:textId="77777777" w:rsidR="00DE304D" w:rsidRDefault="00DE304D">
      <w:pPr>
        <w:spacing w:after="0" w:line="240" w:lineRule="auto"/>
      </w:pPr>
      <w:r>
        <w:separator/>
      </w:r>
    </w:p>
  </w:footnote>
  <w:footnote w:type="continuationSeparator" w:id="0">
    <w:p w14:paraId="755596A5" w14:textId="77777777" w:rsidR="00DE304D" w:rsidRDefault="00DE30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7D03E" w14:textId="2436F936" w:rsidR="00CE4350" w:rsidRDefault="00CE4350">
    <w:pPr>
      <w:pStyle w:val="Header"/>
    </w:pPr>
    <w:r>
      <w:t>Sammy Mehtar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C1003"/>
    <w:multiLevelType w:val="hybridMultilevel"/>
    <w:tmpl w:val="DA78DD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045C4E"/>
    <w:multiLevelType w:val="hybridMultilevel"/>
    <w:tmpl w:val="CD444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C7A52"/>
    <w:multiLevelType w:val="hybridMultilevel"/>
    <w:tmpl w:val="EADED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990307"/>
    <w:multiLevelType w:val="hybridMultilevel"/>
    <w:tmpl w:val="B156D4B2"/>
    <w:lvl w:ilvl="0" w:tplc="45A2E500">
      <w:start w:val="1"/>
      <w:numFmt w:val="bullet"/>
      <w:lvlText w:val="•"/>
      <w:lvlJc w:val="left"/>
      <w:pPr>
        <w:tabs>
          <w:tab w:val="num" w:pos="720"/>
        </w:tabs>
        <w:ind w:left="720" w:hanging="360"/>
      </w:pPr>
      <w:rPr>
        <w:rFonts w:ascii="Arial" w:hAnsi="Arial" w:hint="default"/>
      </w:rPr>
    </w:lvl>
    <w:lvl w:ilvl="1" w:tplc="D200E34E" w:tentative="1">
      <w:start w:val="1"/>
      <w:numFmt w:val="bullet"/>
      <w:lvlText w:val="•"/>
      <w:lvlJc w:val="left"/>
      <w:pPr>
        <w:tabs>
          <w:tab w:val="num" w:pos="1440"/>
        </w:tabs>
        <w:ind w:left="1440" w:hanging="360"/>
      </w:pPr>
      <w:rPr>
        <w:rFonts w:ascii="Arial" w:hAnsi="Arial" w:hint="default"/>
      </w:rPr>
    </w:lvl>
    <w:lvl w:ilvl="2" w:tplc="EA66F47A" w:tentative="1">
      <w:start w:val="1"/>
      <w:numFmt w:val="bullet"/>
      <w:lvlText w:val="•"/>
      <w:lvlJc w:val="left"/>
      <w:pPr>
        <w:tabs>
          <w:tab w:val="num" w:pos="2160"/>
        </w:tabs>
        <w:ind w:left="2160" w:hanging="360"/>
      </w:pPr>
      <w:rPr>
        <w:rFonts w:ascii="Arial" w:hAnsi="Arial" w:hint="default"/>
      </w:rPr>
    </w:lvl>
    <w:lvl w:ilvl="3" w:tplc="83188DD4" w:tentative="1">
      <w:start w:val="1"/>
      <w:numFmt w:val="bullet"/>
      <w:lvlText w:val="•"/>
      <w:lvlJc w:val="left"/>
      <w:pPr>
        <w:tabs>
          <w:tab w:val="num" w:pos="2880"/>
        </w:tabs>
        <w:ind w:left="2880" w:hanging="360"/>
      </w:pPr>
      <w:rPr>
        <w:rFonts w:ascii="Arial" w:hAnsi="Arial" w:hint="default"/>
      </w:rPr>
    </w:lvl>
    <w:lvl w:ilvl="4" w:tplc="93C8ED1E" w:tentative="1">
      <w:start w:val="1"/>
      <w:numFmt w:val="bullet"/>
      <w:lvlText w:val="•"/>
      <w:lvlJc w:val="left"/>
      <w:pPr>
        <w:tabs>
          <w:tab w:val="num" w:pos="3600"/>
        </w:tabs>
        <w:ind w:left="3600" w:hanging="360"/>
      </w:pPr>
      <w:rPr>
        <w:rFonts w:ascii="Arial" w:hAnsi="Arial" w:hint="default"/>
      </w:rPr>
    </w:lvl>
    <w:lvl w:ilvl="5" w:tplc="17A67B1A" w:tentative="1">
      <w:start w:val="1"/>
      <w:numFmt w:val="bullet"/>
      <w:lvlText w:val="•"/>
      <w:lvlJc w:val="left"/>
      <w:pPr>
        <w:tabs>
          <w:tab w:val="num" w:pos="4320"/>
        </w:tabs>
        <w:ind w:left="4320" w:hanging="360"/>
      </w:pPr>
      <w:rPr>
        <w:rFonts w:ascii="Arial" w:hAnsi="Arial" w:hint="default"/>
      </w:rPr>
    </w:lvl>
    <w:lvl w:ilvl="6" w:tplc="2F30985A" w:tentative="1">
      <w:start w:val="1"/>
      <w:numFmt w:val="bullet"/>
      <w:lvlText w:val="•"/>
      <w:lvlJc w:val="left"/>
      <w:pPr>
        <w:tabs>
          <w:tab w:val="num" w:pos="5040"/>
        </w:tabs>
        <w:ind w:left="5040" w:hanging="360"/>
      </w:pPr>
      <w:rPr>
        <w:rFonts w:ascii="Arial" w:hAnsi="Arial" w:hint="default"/>
      </w:rPr>
    </w:lvl>
    <w:lvl w:ilvl="7" w:tplc="4E2EA8BC" w:tentative="1">
      <w:start w:val="1"/>
      <w:numFmt w:val="bullet"/>
      <w:lvlText w:val="•"/>
      <w:lvlJc w:val="left"/>
      <w:pPr>
        <w:tabs>
          <w:tab w:val="num" w:pos="5760"/>
        </w:tabs>
        <w:ind w:left="5760" w:hanging="360"/>
      </w:pPr>
      <w:rPr>
        <w:rFonts w:ascii="Arial" w:hAnsi="Arial" w:hint="default"/>
      </w:rPr>
    </w:lvl>
    <w:lvl w:ilvl="8" w:tplc="D174DB2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8FD269C"/>
    <w:multiLevelType w:val="hybridMultilevel"/>
    <w:tmpl w:val="D654F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3313BA"/>
    <w:multiLevelType w:val="hybridMultilevel"/>
    <w:tmpl w:val="D244F952"/>
    <w:lvl w:ilvl="0" w:tplc="D3F611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19271A"/>
    <w:multiLevelType w:val="hybridMultilevel"/>
    <w:tmpl w:val="49105542"/>
    <w:lvl w:ilvl="0" w:tplc="9FA88B1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AA6625"/>
    <w:multiLevelType w:val="hybridMultilevel"/>
    <w:tmpl w:val="C4B63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F75B60"/>
    <w:multiLevelType w:val="hybridMultilevel"/>
    <w:tmpl w:val="D244F952"/>
    <w:lvl w:ilvl="0" w:tplc="D3F611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9B5302"/>
    <w:multiLevelType w:val="hybridMultilevel"/>
    <w:tmpl w:val="5150F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6"/>
  </w:num>
  <w:num w:numId="4">
    <w:abstractNumId w:val="7"/>
  </w:num>
  <w:num w:numId="5">
    <w:abstractNumId w:val="0"/>
  </w:num>
  <w:num w:numId="6">
    <w:abstractNumId w:val="1"/>
  </w:num>
  <w:num w:numId="7">
    <w:abstractNumId w:val="9"/>
  </w:num>
  <w:num w:numId="8">
    <w:abstractNumId w:val="2"/>
  </w:num>
  <w:num w:numId="9">
    <w:abstractNumId w:val="4"/>
  </w:num>
  <w:num w:numId="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my Mehtar">
    <w15:presenceInfo w15:providerId="Windows Live" w15:userId="7d77cc2138147a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453"/>
    <w:rsid w:val="00000210"/>
    <w:rsid w:val="00002F2F"/>
    <w:rsid w:val="00006729"/>
    <w:rsid w:val="0001467A"/>
    <w:rsid w:val="000176DC"/>
    <w:rsid w:val="000204EF"/>
    <w:rsid w:val="00026976"/>
    <w:rsid w:val="000320BA"/>
    <w:rsid w:val="00034BBA"/>
    <w:rsid w:val="00034F05"/>
    <w:rsid w:val="00044CAE"/>
    <w:rsid w:val="00044CD7"/>
    <w:rsid w:val="000469B1"/>
    <w:rsid w:val="000469E9"/>
    <w:rsid w:val="0004717C"/>
    <w:rsid w:val="0004765D"/>
    <w:rsid w:val="00054664"/>
    <w:rsid w:val="000558E3"/>
    <w:rsid w:val="000571B2"/>
    <w:rsid w:val="000654C3"/>
    <w:rsid w:val="000656E2"/>
    <w:rsid w:val="00067834"/>
    <w:rsid w:val="000767C0"/>
    <w:rsid w:val="00077CA4"/>
    <w:rsid w:val="00080424"/>
    <w:rsid w:val="00082DE4"/>
    <w:rsid w:val="00083872"/>
    <w:rsid w:val="00086233"/>
    <w:rsid w:val="00087798"/>
    <w:rsid w:val="00093786"/>
    <w:rsid w:val="000A15FA"/>
    <w:rsid w:val="000A3AF6"/>
    <w:rsid w:val="000A49BB"/>
    <w:rsid w:val="000B0F3A"/>
    <w:rsid w:val="000B2B36"/>
    <w:rsid w:val="000B6980"/>
    <w:rsid w:val="000C0B0B"/>
    <w:rsid w:val="000C25FB"/>
    <w:rsid w:val="000D0AC1"/>
    <w:rsid w:val="000D221E"/>
    <w:rsid w:val="000D226A"/>
    <w:rsid w:val="000E255A"/>
    <w:rsid w:val="000F1453"/>
    <w:rsid w:val="000F4E9F"/>
    <w:rsid w:val="00102FC1"/>
    <w:rsid w:val="001042E1"/>
    <w:rsid w:val="0010686B"/>
    <w:rsid w:val="0011206C"/>
    <w:rsid w:val="00114910"/>
    <w:rsid w:val="001166C5"/>
    <w:rsid w:val="00117B9B"/>
    <w:rsid w:val="00117D13"/>
    <w:rsid w:val="00117FE8"/>
    <w:rsid w:val="0012185F"/>
    <w:rsid w:val="00123E0A"/>
    <w:rsid w:val="00124A77"/>
    <w:rsid w:val="001303D4"/>
    <w:rsid w:val="00134110"/>
    <w:rsid w:val="00136CD3"/>
    <w:rsid w:val="00140C59"/>
    <w:rsid w:val="001466B3"/>
    <w:rsid w:val="00146B98"/>
    <w:rsid w:val="00152ED6"/>
    <w:rsid w:val="00153CC0"/>
    <w:rsid w:val="00154AA8"/>
    <w:rsid w:val="001606D8"/>
    <w:rsid w:val="00161485"/>
    <w:rsid w:val="00161FB8"/>
    <w:rsid w:val="00162FD6"/>
    <w:rsid w:val="00174AAE"/>
    <w:rsid w:val="00181595"/>
    <w:rsid w:val="001833BE"/>
    <w:rsid w:val="001905C7"/>
    <w:rsid w:val="0019344F"/>
    <w:rsid w:val="0019424C"/>
    <w:rsid w:val="00195CFC"/>
    <w:rsid w:val="00196616"/>
    <w:rsid w:val="00197104"/>
    <w:rsid w:val="001A20F3"/>
    <w:rsid w:val="001A2385"/>
    <w:rsid w:val="001A7775"/>
    <w:rsid w:val="001B0942"/>
    <w:rsid w:val="001C1C97"/>
    <w:rsid w:val="001C2490"/>
    <w:rsid w:val="001C2E29"/>
    <w:rsid w:val="001C5051"/>
    <w:rsid w:val="001E4B70"/>
    <w:rsid w:val="001F2044"/>
    <w:rsid w:val="001F3859"/>
    <w:rsid w:val="0020345B"/>
    <w:rsid w:val="002246D5"/>
    <w:rsid w:val="002307EF"/>
    <w:rsid w:val="002372EE"/>
    <w:rsid w:val="0024068A"/>
    <w:rsid w:val="0024083E"/>
    <w:rsid w:val="002464FA"/>
    <w:rsid w:val="00247091"/>
    <w:rsid w:val="002501CD"/>
    <w:rsid w:val="00252661"/>
    <w:rsid w:val="002649D4"/>
    <w:rsid w:val="002676E7"/>
    <w:rsid w:val="00277BDB"/>
    <w:rsid w:val="002823A2"/>
    <w:rsid w:val="0028379E"/>
    <w:rsid w:val="00283D82"/>
    <w:rsid w:val="0028523F"/>
    <w:rsid w:val="00286444"/>
    <w:rsid w:val="00287CF8"/>
    <w:rsid w:val="0029426D"/>
    <w:rsid w:val="00297613"/>
    <w:rsid w:val="002B2BB6"/>
    <w:rsid w:val="002B3010"/>
    <w:rsid w:val="002B6A64"/>
    <w:rsid w:val="002C6692"/>
    <w:rsid w:val="002D100F"/>
    <w:rsid w:val="002D5244"/>
    <w:rsid w:val="002D5312"/>
    <w:rsid w:val="002D535E"/>
    <w:rsid w:val="002E195C"/>
    <w:rsid w:val="002E4ADA"/>
    <w:rsid w:val="002E5152"/>
    <w:rsid w:val="002E5171"/>
    <w:rsid w:val="002E5658"/>
    <w:rsid w:val="002F09E1"/>
    <w:rsid w:val="002F2B03"/>
    <w:rsid w:val="002F3923"/>
    <w:rsid w:val="002F5B3A"/>
    <w:rsid w:val="00300F2F"/>
    <w:rsid w:val="00307FBC"/>
    <w:rsid w:val="003106E2"/>
    <w:rsid w:val="003207D8"/>
    <w:rsid w:val="00321641"/>
    <w:rsid w:val="00326FFA"/>
    <w:rsid w:val="0032714F"/>
    <w:rsid w:val="00330DEF"/>
    <w:rsid w:val="0033331E"/>
    <w:rsid w:val="00336F04"/>
    <w:rsid w:val="00341065"/>
    <w:rsid w:val="00342700"/>
    <w:rsid w:val="00345AED"/>
    <w:rsid w:val="003465AF"/>
    <w:rsid w:val="003543E1"/>
    <w:rsid w:val="003545DB"/>
    <w:rsid w:val="00360EE2"/>
    <w:rsid w:val="00361FED"/>
    <w:rsid w:val="0036203A"/>
    <w:rsid w:val="00365E87"/>
    <w:rsid w:val="00367A1E"/>
    <w:rsid w:val="00374E49"/>
    <w:rsid w:val="003760CE"/>
    <w:rsid w:val="00376285"/>
    <w:rsid w:val="00376DD8"/>
    <w:rsid w:val="0038352B"/>
    <w:rsid w:val="003838B7"/>
    <w:rsid w:val="00387B0B"/>
    <w:rsid w:val="00387F24"/>
    <w:rsid w:val="00391383"/>
    <w:rsid w:val="003952E7"/>
    <w:rsid w:val="003972A8"/>
    <w:rsid w:val="003A5547"/>
    <w:rsid w:val="003A5EF1"/>
    <w:rsid w:val="003A6839"/>
    <w:rsid w:val="003B1559"/>
    <w:rsid w:val="003B188B"/>
    <w:rsid w:val="003B2A38"/>
    <w:rsid w:val="003B6C13"/>
    <w:rsid w:val="003D1A7A"/>
    <w:rsid w:val="003D20B6"/>
    <w:rsid w:val="003D3CD9"/>
    <w:rsid w:val="003D3D9C"/>
    <w:rsid w:val="003D5259"/>
    <w:rsid w:val="003D7758"/>
    <w:rsid w:val="003E01F0"/>
    <w:rsid w:val="003E18FB"/>
    <w:rsid w:val="003E2E67"/>
    <w:rsid w:val="003E6F6F"/>
    <w:rsid w:val="003E76C6"/>
    <w:rsid w:val="003E7A2E"/>
    <w:rsid w:val="003F2C78"/>
    <w:rsid w:val="003F37FA"/>
    <w:rsid w:val="003F65BD"/>
    <w:rsid w:val="004001CC"/>
    <w:rsid w:val="0040441F"/>
    <w:rsid w:val="00404870"/>
    <w:rsid w:val="0040516A"/>
    <w:rsid w:val="004058FC"/>
    <w:rsid w:val="00413F0C"/>
    <w:rsid w:val="004148A6"/>
    <w:rsid w:val="004167EA"/>
    <w:rsid w:val="00420530"/>
    <w:rsid w:val="00421953"/>
    <w:rsid w:val="00424976"/>
    <w:rsid w:val="00425F50"/>
    <w:rsid w:val="00432780"/>
    <w:rsid w:val="0043447D"/>
    <w:rsid w:val="00446529"/>
    <w:rsid w:val="00450CB0"/>
    <w:rsid w:val="00454CE7"/>
    <w:rsid w:val="0045749F"/>
    <w:rsid w:val="0046379C"/>
    <w:rsid w:val="00463EF3"/>
    <w:rsid w:val="00481A93"/>
    <w:rsid w:val="00482CE2"/>
    <w:rsid w:val="00482F20"/>
    <w:rsid w:val="00485BAD"/>
    <w:rsid w:val="0048668E"/>
    <w:rsid w:val="00494D7D"/>
    <w:rsid w:val="004963BD"/>
    <w:rsid w:val="00496DEF"/>
    <w:rsid w:val="004A0069"/>
    <w:rsid w:val="004A3012"/>
    <w:rsid w:val="004A5DF8"/>
    <w:rsid w:val="004B16D5"/>
    <w:rsid w:val="004B40FC"/>
    <w:rsid w:val="004B747E"/>
    <w:rsid w:val="004C46E6"/>
    <w:rsid w:val="004C6903"/>
    <w:rsid w:val="004D2E3D"/>
    <w:rsid w:val="004D45A0"/>
    <w:rsid w:val="004D6BCA"/>
    <w:rsid w:val="004E4045"/>
    <w:rsid w:val="004E5E02"/>
    <w:rsid w:val="004E712C"/>
    <w:rsid w:val="004F03D8"/>
    <w:rsid w:val="004F64BE"/>
    <w:rsid w:val="005046E0"/>
    <w:rsid w:val="00511FC4"/>
    <w:rsid w:val="00517739"/>
    <w:rsid w:val="00522F37"/>
    <w:rsid w:val="005260E5"/>
    <w:rsid w:val="005321FE"/>
    <w:rsid w:val="0053426D"/>
    <w:rsid w:val="00534394"/>
    <w:rsid w:val="00541205"/>
    <w:rsid w:val="00544B9A"/>
    <w:rsid w:val="005533CD"/>
    <w:rsid w:val="00554F1A"/>
    <w:rsid w:val="00570EA1"/>
    <w:rsid w:val="00571C2F"/>
    <w:rsid w:val="00572DF8"/>
    <w:rsid w:val="0057404E"/>
    <w:rsid w:val="00575DEA"/>
    <w:rsid w:val="005872BE"/>
    <w:rsid w:val="005902E6"/>
    <w:rsid w:val="005931D3"/>
    <w:rsid w:val="00596088"/>
    <w:rsid w:val="005A0797"/>
    <w:rsid w:val="005A38E7"/>
    <w:rsid w:val="005A7182"/>
    <w:rsid w:val="005B0165"/>
    <w:rsid w:val="005B0A9B"/>
    <w:rsid w:val="005B48BF"/>
    <w:rsid w:val="005B5098"/>
    <w:rsid w:val="005B53F3"/>
    <w:rsid w:val="005B66B5"/>
    <w:rsid w:val="005C39F4"/>
    <w:rsid w:val="005C5036"/>
    <w:rsid w:val="005C7E45"/>
    <w:rsid w:val="005D219E"/>
    <w:rsid w:val="005D2229"/>
    <w:rsid w:val="005E2798"/>
    <w:rsid w:val="005E2F1C"/>
    <w:rsid w:val="005F012C"/>
    <w:rsid w:val="005F4745"/>
    <w:rsid w:val="005F63A5"/>
    <w:rsid w:val="005F7686"/>
    <w:rsid w:val="005F7BFF"/>
    <w:rsid w:val="006011F9"/>
    <w:rsid w:val="00603801"/>
    <w:rsid w:val="0060548F"/>
    <w:rsid w:val="006221C5"/>
    <w:rsid w:val="00622284"/>
    <w:rsid w:val="00624BD7"/>
    <w:rsid w:val="006314F1"/>
    <w:rsid w:val="00633A96"/>
    <w:rsid w:val="00640BB1"/>
    <w:rsid w:val="006416BE"/>
    <w:rsid w:val="00654335"/>
    <w:rsid w:val="00660064"/>
    <w:rsid w:val="00665B5B"/>
    <w:rsid w:val="00675427"/>
    <w:rsid w:val="006774B9"/>
    <w:rsid w:val="00677654"/>
    <w:rsid w:val="006822AF"/>
    <w:rsid w:val="006826D7"/>
    <w:rsid w:val="00690269"/>
    <w:rsid w:val="006960B8"/>
    <w:rsid w:val="006979E4"/>
    <w:rsid w:val="006A0896"/>
    <w:rsid w:val="006A2137"/>
    <w:rsid w:val="006A6ED9"/>
    <w:rsid w:val="006B08CA"/>
    <w:rsid w:val="006B180E"/>
    <w:rsid w:val="006B2762"/>
    <w:rsid w:val="006B408F"/>
    <w:rsid w:val="006B4481"/>
    <w:rsid w:val="006B4CC9"/>
    <w:rsid w:val="006B6020"/>
    <w:rsid w:val="006B72E2"/>
    <w:rsid w:val="006C2E6A"/>
    <w:rsid w:val="006C3416"/>
    <w:rsid w:val="006C5C44"/>
    <w:rsid w:val="006D054D"/>
    <w:rsid w:val="006D2038"/>
    <w:rsid w:val="006D2767"/>
    <w:rsid w:val="006D3655"/>
    <w:rsid w:val="006D509F"/>
    <w:rsid w:val="006D779E"/>
    <w:rsid w:val="006E1201"/>
    <w:rsid w:val="006F10B4"/>
    <w:rsid w:val="006F7530"/>
    <w:rsid w:val="006F79CD"/>
    <w:rsid w:val="00702023"/>
    <w:rsid w:val="00703B58"/>
    <w:rsid w:val="00704C13"/>
    <w:rsid w:val="007060E2"/>
    <w:rsid w:val="00707B1E"/>
    <w:rsid w:val="00710799"/>
    <w:rsid w:val="00714BC5"/>
    <w:rsid w:val="007151E0"/>
    <w:rsid w:val="00715963"/>
    <w:rsid w:val="00716F4F"/>
    <w:rsid w:val="00720764"/>
    <w:rsid w:val="00725912"/>
    <w:rsid w:val="007324E5"/>
    <w:rsid w:val="00733002"/>
    <w:rsid w:val="00734334"/>
    <w:rsid w:val="00735C21"/>
    <w:rsid w:val="00741FCC"/>
    <w:rsid w:val="00747A43"/>
    <w:rsid w:val="0075299F"/>
    <w:rsid w:val="00755E45"/>
    <w:rsid w:val="00760EB7"/>
    <w:rsid w:val="00761862"/>
    <w:rsid w:val="00764DD8"/>
    <w:rsid w:val="0076657F"/>
    <w:rsid w:val="00770F0E"/>
    <w:rsid w:val="0077612C"/>
    <w:rsid w:val="00776EE0"/>
    <w:rsid w:val="00783A8C"/>
    <w:rsid w:val="00783C9A"/>
    <w:rsid w:val="00783EAB"/>
    <w:rsid w:val="007908F0"/>
    <w:rsid w:val="00790C7E"/>
    <w:rsid w:val="00795071"/>
    <w:rsid w:val="00796BCE"/>
    <w:rsid w:val="007972E5"/>
    <w:rsid w:val="007A52C3"/>
    <w:rsid w:val="007B1CA0"/>
    <w:rsid w:val="007B3F7A"/>
    <w:rsid w:val="007B649B"/>
    <w:rsid w:val="007B7FF9"/>
    <w:rsid w:val="007C063D"/>
    <w:rsid w:val="007C0BFB"/>
    <w:rsid w:val="007C6380"/>
    <w:rsid w:val="007C7C01"/>
    <w:rsid w:val="007D2C5B"/>
    <w:rsid w:val="007D4F29"/>
    <w:rsid w:val="007D5921"/>
    <w:rsid w:val="007D6D4F"/>
    <w:rsid w:val="007F01FD"/>
    <w:rsid w:val="007F3E9E"/>
    <w:rsid w:val="0080059B"/>
    <w:rsid w:val="00803B95"/>
    <w:rsid w:val="00804EA2"/>
    <w:rsid w:val="00805462"/>
    <w:rsid w:val="00805D85"/>
    <w:rsid w:val="00807E88"/>
    <w:rsid w:val="00811AA7"/>
    <w:rsid w:val="008127EC"/>
    <w:rsid w:val="00815C31"/>
    <w:rsid w:val="00821BA0"/>
    <w:rsid w:val="008269BB"/>
    <w:rsid w:val="00841744"/>
    <w:rsid w:val="00841DA8"/>
    <w:rsid w:val="00844A61"/>
    <w:rsid w:val="008467C9"/>
    <w:rsid w:val="0084705B"/>
    <w:rsid w:val="00847ED8"/>
    <w:rsid w:val="00851157"/>
    <w:rsid w:val="00851CE5"/>
    <w:rsid w:val="008524B4"/>
    <w:rsid w:val="008529EF"/>
    <w:rsid w:val="00852B20"/>
    <w:rsid w:val="00854A36"/>
    <w:rsid w:val="00855033"/>
    <w:rsid w:val="00856DFC"/>
    <w:rsid w:val="00861DEB"/>
    <w:rsid w:val="00866925"/>
    <w:rsid w:val="0086705C"/>
    <w:rsid w:val="008672FF"/>
    <w:rsid w:val="0086783E"/>
    <w:rsid w:val="00871B0D"/>
    <w:rsid w:val="00876D4C"/>
    <w:rsid w:val="008845AF"/>
    <w:rsid w:val="00886959"/>
    <w:rsid w:val="00891B10"/>
    <w:rsid w:val="00896292"/>
    <w:rsid w:val="008A0AB3"/>
    <w:rsid w:val="008A3621"/>
    <w:rsid w:val="008B0572"/>
    <w:rsid w:val="008B251D"/>
    <w:rsid w:val="008B2AD1"/>
    <w:rsid w:val="008B63B4"/>
    <w:rsid w:val="008C2CD0"/>
    <w:rsid w:val="008C6F15"/>
    <w:rsid w:val="008C7E9A"/>
    <w:rsid w:val="008E1CC0"/>
    <w:rsid w:val="008E4188"/>
    <w:rsid w:val="008E5E78"/>
    <w:rsid w:val="008E74CD"/>
    <w:rsid w:val="008F67DD"/>
    <w:rsid w:val="009009DE"/>
    <w:rsid w:val="009015C6"/>
    <w:rsid w:val="0090405A"/>
    <w:rsid w:val="0091336B"/>
    <w:rsid w:val="00922448"/>
    <w:rsid w:val="0092489C"/>
    <w:rsid w:val="00931E7A"/>
    <w:rsid w:val="00934E1B"/>
    <w:rsid w:val="009364A5"/>
    <w:rsid w:val="009407D5"/>
    <w:rsid w:val="00941CAC"/>
    <w:rsid w:val="00944A88"/>
    <w:rsid w:val="009469FA"/>
    <w:rsid w:val="00950E4E"/>
    <w:rsid w:val="00957066"/>
    <w:rsid w:val="00963474"/>
    <w:rsid w:val="009641E7"/>
    <w:rsid w:val="0096716C"/>
    <w:rsid w:val="00972813"/>
    <w:rsid w:val="009738D5"/>
    <w:rsid w:val="00973F94"/>
    <w:rsid w:val="0098490E"/>
    <w:rsid w:val="00992D39"/>
    <w:rsid w:val="009A0E0B"/>
    <w:rsid w:val="009A25B0"/>
    <w:rsid w:val="009A2BBF"/>
    <w:rsid w:val="009A7E00"/>
    <w:rsid w:val="009B4106"/>
    <w:rsid w:val="009C2BC6"/>
    <w:rsid w:val="009D5976"/>
    <w:rsid w:val="009E12F2"/>
    <w:rsid w:val="009E1658"/>
    <w:rsid w:val="009E1BF7"/>
    <w:rsid w:val="009E737E"/>
    <w:rsid w:val="009F08AA"/>
    <w:rsid w:val="009F0E7B"/>
    <w:rsid w:val="009F6131"/>
    <w:rsid w:val="00A04356"/>
    <w:rsid w:val="00A175CC"/>
    <w:rsid w:val="00A22E52"/>
    <w:rsid w:val="00A24C1C"/>
    <w:rsid w:val="00A27437"/>
    <w:rsid w:val="00A34688"/>
    <w:rsid w:val="00A40734"/>
    <w:rsid w:val="00A42BF8"/>
    <w:rsid w:val="00A43FE4"/>
    <w:rsid w:val="00A53584"/>
    <w:rsid w:val="00A54F3F"/>
    <w:rsid w:val="00A574DD"/>
    <w:rsid w:val="00A60A26"/>
    <w:rsid w:val="00A65A59"/>
    <w:rsid w:val="00A773EB"/>
    <w:rsid w:val="00A852D4"/>
    <w:rsid w:val="00A86C91"/>
    <w:rsid w:val="00A87B4A"/>
    <w:rsid w:val="00A9036D"/>
    <w:rsid w:val="00A920B0"/>
    <w:rsid w:val="00A9651C"/>
    <w:rsid w:val="00A96AA3"/>
    <w:rsid w:val="00AA26CE"/>
    <w:rsid w:val="00AA6337"/>
    <w:rsid w:val="00AB2506"/>
    <w:rsid w:val="00AB392C"/>
    <w:rsid w:val="00AB3E96"/>
    <w:rsid w:val="00AB57E1"/>
    <w:rsid w:val="00AC28DB"/>
    <w:rsid w:val="00AC7D94"/>
    <w:rsid w:val="00AC7FE2"/>
    <w:rsid w:val="00AD0248"/>
    <w:rsid w:val="00AD044C"/>
    <w:rsid w:val="00AD1C89"/>
    <w:rsid w:val="00AD5781"/>
    <w:rsid w:val="00AE6E7C"/>
    <w:rsid w:val="00AF4EA5"/>
    <w:rsid w:val="00AF7D5D"/>
    <w:rsid w:val="00B005BD"/>
    <w:rsid w:val="00B064D9"/>
    <w:rsid w:val="00B06E00"/>
    <w:rsid w:val="00B12B09"/>
    <w:rsid w:val="00B14947"/>
    <w:rsid w:val="00B16A0F"/>
    <w:rsid w:val="00B21257"/>
    <w:rsid w:val="00B2236B"/>
    <w:rsid w:val="00B3276B"/>
    <w:rsid w:val="00B3339C"/>
    <w:rsid w:val="00B35186"/>
    <w:rsid w:val="00B471F3"/>
    <w:rsid w:val="00B47561"/>
    <w:rsid w:val="00B50685"/>
    <w:rsid w:val="00B50CFD"/>
    <w:rsid w:val="00B52249"/>
    <w:rsid w:val="00B56518"/>
    <w:rsid w:val="00B56A8D"/>
    <w:rsid w:val="00B60706"/>
    <w:rsid w:val="00B61675"/>
    <w:rsid w:val="00B65E96"/>
    <w:rsid w:val="00B7215F"/>
    <w:rsid w:val="00B83576"/>
    <w:rsid w:val="00B912B4"/>
    <w:rsid w:val="00B931CC"/>
    <w:rsid w:val="00B94339"/>
    <w:rsid w:val="00B9795B"/>
    <w:rsid w:val="00BA14BD"/>
    <w:rsid w:val="00BA14E2"/>
    <w:rsid w:val="00BA7915"/>
    <w:rsid w:val="00BB1EEA"/>
    <w:rsid w:val="00BB6C09"/>
    <w:rsid w:val="00BB7A44"/>
    <w:rsid w:val="00BC5688"/>
    <w:rsid w:val="00BD2F2A"/>
    <w:rsid w:val="00BD40A2"/>
    <w:rsid w:val="00BD40E5"/>
    <w:rsid w:val="00BE1BF8"/>
    <w:rsid w:val="00BE6CF4"/>
    <w:rsid w:val="00BE7E1D"/>
    <w:rsid w:val="00BF02A2"/>
    <w:rsid w:val="00BF106C"/>
    <w:rsid w:val="00BF2F4B"/>
    <w:rsid w:val="00BF50D7"/>
    <w:rsid w:val="00BF5D5A"/>
    <w:rsid w:val="00BF7D82"/>
    <w:rsid w:val="00C01E81"/>
    <w:rsid w:val="00C0467B"/>
    <w:rsid w:val="00C13AA6"/>
    <w:rsid w:val="00C216EC"/>
    <w:rsid w:val="00C25C95"/>
    <w:rsid w:val="00C26A57"/>
    <w:rsid w:val="00C35FE7"/>
    <w:rsid w:val="00C44001"/>
    <w:rsid w:val="00C4564F"/>
    <w:rsid w:val="00C459AE"/>
    <w:rsid w:val="00C468CE"/>
    <w:rsid w:val="00C46EC7"/>
    <w:rsid w:val="00C46FE7"/>
    <w:rsid w:val="00C50140"/>
    <w:rsid w:val="00C53559"/>
    <w:rsid w:val="00C55AC4"/>
    <w:rsid w:val="00C608E5"/>
    <w:rsid w:val="00C60DB6"/>
    <w:rsid w:val="00C62474"/>
    <w:rsid w:val="00C65D12"/>
    <w:rsid w:val="00C675BB"/>
    <w:rsid w:val="00C70697"/>
    <w:rsid w:val="00C71523"/>
    <w:rsid w:val="00C71F6A"/>
    <w:rsid w:val="00C72772"/>
    <w:rsid w:val="00C754E8"/>
    <w:rsid w:val="00C86309"/>
    <w:rsid w:val="00C87E75"/>
    <w:rsid w:val="00C92EB4"/>
    <w:rsid w:val="00C9659A"/>
    <w:rsid w:val="00CA122C"/>
    <w:rsid w:val="00CA339F"/>
    <w:rsid w:val="00CA7CB9"/>
    <w:rsid w:val="00CA7F0C"/>
    <w:rsid w:val="00CB0A29"/>
    <w:rsid w:val="00CB35CE"/>
    <w:rsid w:val="00CB4AF6"/>
    <w:rsid w:val="00CC4267"/>
    <w:rsid w:val="00CC619B"/>
    <w:rsid w:val="00CC6352"/>
    <w:rsid w:val="00CD7D0C"/>
    <w:rsid w:val="00CE0B89"/>
    <w:rsid w:val="00CE3527"/>
    <w:rsid w:val="00CE40F6"/>
    <w:rsid w:val="00CE4350"/>
    <w:rsid w:val="00CF3B03"/>
    <w:rsid w:val="00CF41D6"/>
    <w:rsid w:val="00CF4BED"/>
    <w:rsid w:val="00CF7560"/>
    <w:rsid w:val="00D001C2"/>
    <w:rsid w:val="00D01161"/>
    <w:rsid w:val="00D011B6"/>
    <w:rsid w:val="00D04D63"/>
    <w:rsid w:val="00D06318"/>
    <w:rsid w:val="00D074D3"/>
    <w:rsid w:val="00D156CA"/>
    <w:rsid w:val="00D27E60"/>
    <w:rsid w:val="00D33E05"/>
    <w:rsid w:val="00D35341"/>
    <w:rsid w:val="00D422D0"/>
    <w:rsid w:val="00D4326B"/>
    <w:rsid w:val="00D4442C"/>
    <w:rsid w:val="00D45B7F"/>
    <w:rsid w:val="00D54429"/>
    <w:rsid w:val="00D54A68"/>
    <w:rsid w:val="00D574AE"/>
    <w:rsid w:val="00D60B10"/>
    <w:rsid w:val="00D60D09"/>
    <w:rsid w:val="00D621CA"/>
    <w:rsid w:val="00D76E80"/>
    <w:rsid w:val="00D808AD"/>
    <w:rsid w:val="00D81346"/>
    <w:rsid w:val="00D82C79"/>
    <w:rsid w:val="00D82D78"/>
    <w:rsid w:val="00D83266"/>
    <w:rsid w:val="00D85B6F"/>
    <w:rsid w:val="00D908D8"/>
    <w:rsid w:val="00D90BE8"/>
    <w:rsid w:val="00D92A08"/>
    <w:rsid w:val="00D94197"/>
    <w:rsid w:val="00D97208"/>
    <w:rsid w:val="00DA4594"/>
    <w:rsid w:val="00DB76A8"/>
    <w:rsid w:val="00DC1B74"/>
    <w:rsid w:val="00DC3EAC"/>
    <w:rsid w:val="00DC4985"/>
    <w:rsid w:val="00DE304D"/>
    <w:rsid w:val="00DF1C3F"/>
    <w:rsid w:val="00DF3CF5"/>
    <w:rsid w:val="00DF463B"/>
    <w:rsid w:val="00DF4D2E"/>
    <w:rsid w:val="00DF5F7E"/>
    <w:rsid w:val="00E14022"/>
    <w:rsid w:val="00E1741B"/>
    <w:rsid w:val="00E21752"/>
    <w:rsid w:val="00E439C3"/>
    <w:rsid w:val="00E501ED"/>
    <w:rsid w:val="00E5080D"/>
    <w:rsid w:val="00E54720"/>
    <w:rsid w:val="00E56327"/>
    <w:rsid w:val="00E6285F"/>
    <w:rsid w:val="00E671B7"/>
    <w:rsid w:val="00E710C4"/>
    <w:rsid w:val="00E75164"/>
    <w:rsid w:val="00E84478"/>
    <w:rsid w:val="00E91ECE"/>
    <w:rsid w:val="00E96F14"/>
    <w:rsid w:val="00EA0EFD"/>
    <w:rsid w:val="00EA7676"/>
    <w:rsid w:val="00EB5E14"/>
    <w:rsid w:val="00EC0255"/>
    <w:rsid w:val="00EC13EF"/>
    <w:rsid w:val="00EC2FFA"/>
    <w:rsid w:val="00ED4473"/>
    <w:rsid w:val="00ED466E"/>
    <w:rsid w:val="00EF3986"/>
    <w:rsid w:val="00EF3E32"/>
    <w:rsid w:val="00EF6CE5"/>
    <w:rsid w:val="00F01132"/>
    <w:rsid w:val="00F128E0"/>
    <w:rsid w:val="00F13912"/>
    <w:rsid w:val="00F2320F"/>
    <w:rsid w:val="00F25533"/>
    <w:rsid w:val="00F26DEE"/>
    <w:rsid w:val="00F27CD7"/>
    <w:rsid w:val="00F405FA"/>
    <w:rsid w:val="00F42A45"/>
    <w:rsid w:val="00F46EBD"/>
    <w:rsid w:val="00F47887"/>
    <w:rsid w:val="00F53299"/>
    <w:rsid w:val="00F539D7"/>
    <w:rsid w:val="00F55604"/>
    <w:rsid w:val="00F562EF"/>
    <w:rsid w:val="00F568CC"/>
    <w:rsid w:val="00F61654"/>
    <w:rsid w:val="00F64EDC"/>
    <w:rsid w:val="00F718A3"/>
    <w:rsid w:val="00F830B5"/>
    <w:rsid w:val="00F84287"/>
    <w:rsid w:val="00F8680A"/>
    <w:rsid w:val="00F903F7"/>
    <w:rsid w:val="00F92C01"/>
    <w:rsid w:val="00F93558"/>
    <w:rsid w:val="00FA58CD"/>
    <w:rsid w:val="00FA6953"/>
    <w:rsid w:val="00FB693E"/>
    <w:rsid w:val="00FB7362"/>
    <w:rsid w:val="00FC1709"/>
    <w:rsid w:val="00FC797B"/>
    <w:rsid w:val="00FD2E9E"/>
    <w:rsid w:val="00FD6326"/>
    <w:rsid w:val="00FE25F5"/>
    <w:rsid w:val="00FE638C"/>
    <w:rsid w:val="00FE7098"/>
    <w:rsid w:val="00FF3C0E"/>
    <w:rsid w:val="00FF6ED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4FBBA9"/>
  <w15:chartTrackingRefBased/>
  <w15:docId w15:val="{D04B101B-8702-48BF-923C-95C711989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11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453"/>
    <w:pPr>
      <w:ind w:left="720"/>
      <w:contextualSpacing/>
    </w:pPr>
  </w:style>
  <w:style w:type="character" w:styleId="CommentReference">
    <w:name w:val="annotation reference"/>
    <w:basedOn w:val="DefaultParagraphFont"/>
    <w:uiPriority w:val="99"/>
    <w:semiHidden/>
    <w:unhideWhenUsed/>
    <w:rsid w:val="003E76C6"/>
    <w:rPr>
      <w:sz w:val="16"/>
      <w:szCs w:val="16"/>
    </w:rPr>
  </w:style>
  <w:style w:type="paragraph" w:styleId="CommentText">
    <w:name w:val="annotation text"/>
    <w:basedOn w:val="Normal"/>
    <w:link w:val="CommentTextChar"/>
    <w:uiPriority w:val="99"/>
    <w:semiHidden/>
    <w:unhideWhenUsed/>
    <w:rsid w:val="003E76C6"/>
    <w:pPr>
      <w:spacing w:line="240" w:lineRule="auto"/>
    </w:pPr>
    <w:rPr>
      <w:sz w:val="20"/>
      <w:szCs w:val="20"/>
    </w:rPr>
  </w:style>
  <w:style w:type="character" w:customStyle="1" w:styleId="CommentTextChar">
    <w:name w:val="Comment Text Char"/>
    <w:basedOn w:val="DefaultParagraphFont"/>
    <w:link w:val="CommentText"/>
    <w:uiPriority w:val="99"/>
    <w:semiHidden/>
    <w:rsid w:val="003E76C6"/>
    <w:rPr>
      <w:sz w:val="20"/>
      <w:szCs w:val="20"/>
    </w:rPr>
  </w:style>
  <w:style w:type="paragraph" w:styleId="BalloonText">
    <w:name w:val="Balloon Text"/>
    <w:basedOn w:val="Normal"/>
    <w:link w:val="BalloonTextChar"/>
    <w:uiPriority w:val="99"/>
    <w:semiHidden/>
    <w:unhideWhenUsed/>
    <w:rsid w:val="003E76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76C6"/>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54CE7"/>
    <w:rPr>
      <w:b/>
      <w:bCs/>
    </w:rPr>
  </w:style>
  <w:style w:type="character" w:customStyle="1" w:styleId="CommentSubjectChar">
    <w:name w:val="Comment Subject Char"/>
    <w:basedOn w:val="CommentTextChar"/>
    <w:link w:val="CommentSubject"/>
    <w:uiPriority w:val="99"/>
    <w:semiHidden/>
    <w:rsid w:val="00454CE7"/>
    <w:rPr>
      <w:b/>
      <w:bCs/>
      <w:sz w:val="20"/>
      <w:szCs w:val="20"/>
    </w:rPr>
  </w:style>
  <w:style w:type="table" w:styleId="GridTable4-Accent3">
    <w:name w:val="Grid Table 4 Accent 3"/>
    <w:basedOn w:val="TableNormal"/>
    <w:uiPriority w:val="49"/>
    <w:rsid w:val="00FC170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Essay">
    <w:name w:val="Essay"/>
    <w:basedOn w:val="Normal"/>
    <w:link w:val="EssayChar"/>
    <w:qFormat/>
    <w:rsid w:val="00764DD8"/>
    <w:pPr>
      <w:spacing w:line="360" w:lineRule="auto"/>
      <w:jc w:val="both"/>
    </w:pPr>
    <w:rPr>
      <w:rFonts w:ascii="Georgia" w:hAnsi="Georgia"/>
      <w:sz w:val="24"/>
      <w:szCs w:val="24"/>
    </w:rPr>
  </w:style>
  <w:style w:type="character" w:customStyle="1" w:styleId="EssayChar">
    <w:name w:val="Essay Char"/>
    <w:basedOn w:val="DefaultParagraphFont"/>
    <w:link w:val="Essay"/>
    <w:rsid w:val="00764DD8"/>
    <w:rPr>
      <w:rFonts w:ascii="Georgia" w:hAnsi="Georgia"/>
      <w:sz w:val="24"/>
      <w:szCs w:val="24"/>
    </w:rPr>
  </w:style>
  <w:style w:type="table" w:styleId="TableGrid">
    <w:name w:val="Table Grid"/>
    <w:basedOn w:val="TableNormal"/>
    <w:uiPriority w:val="39"/>
    <w:rsid w:val="00715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151E0"/>
    <w:pPr>
      <w:spacing w:after="200" w:line="240" w:lineRule="auto"/>
    </w:pPr>
    <w:rPr>
      <w:i/>
      <w:iCs/>
      <w:color w:val="44546A" w:themeColor="text2"/>
      <w:sz w:val="18"/>
      <w:szCs w:val="18"/>
    </w:rPr>
  </w:style>
  <w:style w:type="character" w:styleId="Hyperlink">
    <w:name w:val="Hyperlink"/>
    <w:basedOn w:val="DefaultParagraphFont"/>
    <w:uiPriority w:val="99"/>
    <w:unhideWhenUsed/>
    <w:rsid w:val="009738D5"/>
    <w:rPr>
      <w:color w:val="0563C1" w:themeColor="hyperlink"/>
      <w:u w:val="single"/>
    </w:rPr>
  </w:style>
  <w:style w:type="character" w:styleId="UnresolvedMention">
    <w:name w:val="Unresolved Mention"/>
    <w:basedOn w:val="DefaultParagraphFont"/>
    <w:uiPriority w:val="99"/>
    <w:semiHidden/>
    <w:unhideWhenUsed/>
    <w:rsid w:val="009738D5"/>
    <w:rPr>
      <w:color w:val="605E5C"/>
      <w:shd w:val="clear" w:color="auto" w:fill="E1DFDD"/>
    </w:rPr>
  </w:style>
  <w:style w:type="character" w:styleId="Strong">
    <w:name w:val="Strong"/>
    <w:basedOn w:val="DefaultParagraphFont"/>
    <w:uiPriority w:val="22"/>
    <w:qFormat/>
    <w:rsid w:val="00A852D4"/>
    <w:rPr>
      <w:b/>
      <w:bCs/>
    </w:rPr>
  </w:style>
  <w:style w:type="paragraph" w:styleId="HTMLPreformatted">
    <w:name w:val="HTML Preformatted"/>
    <w:basedOn w:val="Normal"/>
    <w:link w:val="HTMLPreformattedChar"/>
    <w:uiPriority w:val="99"/>
    <w:unhideWhenUsed/>
    <w:rsid w:val="006D5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D509F"/>
    <w:rPr>
      <w:rFonts w:ascii="Courier New" w:eastAsia="Times New Roman" w:hAnsi="Courier New" w:cs="Courier New"/>
      <w:sz w:val="20"/>
      <w:szCs w:val="20"/>
    </w:rPr>
  </w:style>
  <w:style w:type="paragraph" w:styleId="Header">
    <w:name w:val="header"/>
    <w:basedOn w:val="Normal"/>
    <w:link w:val="HeaderChar"/>
    <w:uiPriority w:val="99"/>
    <w:unhideWhenUsed/>
    <w:rsid w:val="00BB7A44"/>
    <w:pPr>
      <w:tabs>
        <w:tab w:val="center" w:pos="4320"/>
        <w:tab w:val="right" w:pos="8640"/>
      </w:tabs>
      <w:spacing w:after="0" w:line="240" w:lineRule="auto"/>
    </w:pPr>
  </w:style>
  <w:style w:type="character" w:customStyle="1" w:styleId="HeaderChar">
    <w:name w:val="Header Char"/>
    <w:basedOn w:val="DefaultParagraphFont"/>
    <w:link w:val="Header"/>
    <w:uiPriority w:val="99"/>
    <w:rsid w:val="00BB7A44"/>
  </w:style>
  <w:style w:type="paragraph" w:styleId="Footer">
    <w:name w:val="footer"/>
    <w:basedOn w:val="Normal"/>
    <w:link w:val="FooterChar"/>
    <w:uiPriority w:val="99"/>
    <w:unhideWhenUsed/>
    <w:rsid w:val="00BB7A44"/>
    <w:pPr>
      <w:tabs>
        <w:tab w:val="center" w:pos="4320"/>
        <w:tab w:val="right" w:pos="8640"/>
      </w:tabs>
      <w:spacing w:after="0" w:line="240" w:lineRule="auto"/>
    </w:pPr>
  </w:style>
  <w:style w:type="character" w:customStyle="1" w:styleId="FooterChar">
    <w:name w:val="Footer Char"/>
    <w:basedOn w:val="DefaultParagraphFont"/>
    <w:link w:val="Footer"/>
    <w:uiPriority w:val="99"/>
    <w:rsid w:val="00BB7A44"/>
  </w:style>
  <w:style w:type="character" w:styleId="HTMLCode">
    <w:name w:val="HTML Code"/>
    <w:basedOn w:val="DefaultParagraphFont"/>
    <w:uiPriority w:val="99"/>
    <w:semiHidden/>
    <w:unhideWhenUsed/>
    <w:rsid w:val="002D535E"/>
    <w:rPr>
      <w:rFonts w:ascii="Courier New" w:eastAsia="Times New Roman" w:hAnsi="Courier New" w:cs="Courier New"/>
      <w:sz w:val="20"/>
      <w:szCs w:val="20"/>
    </w:rPr>
  </w:style>
  <w:style w:type="character" w:customStyle="1" w:styleId="identifier">
    <w:name w:val="identifier"/>
    <w:basedOn w:val="DefaultParagraphFont"/>
    <w:rsid w:val="002D535E"/>
  </w:style>
  <w:style w:type="character" w:customStyle="1" w:styleId="paren">
    <w:name w:val="paren"/>
    <w:basedOn w:val="DefaultParagraphFont"/>
    <w:rsid w:val="002D535E"/>
  </w:style>
  <w:style w:type="character" w:customStyle="1" w:styleId="operator">
    <w:name w:val="operator"/>
    <w:basedOn w:val="DefaultParagraphFont"/>
    <w:rsid w:val="002D535E"/>
  </w:style>
  <w:style w:type="paragraph" w:styleId="NoSpacing">
    <w:name w:val="No Spacing"/>
    <w:uiPriority w:val="1"/>
    <w:qFormat/>
    <w:rsid w:val="008E5E78"/>
    <w:pPr>
      <w:spacing w:after="0" w:line="240" w:lineRule="auto"/>
    </w:pPr>
  </w:style>
  <w:style w:type="character" w:styleId="FollowedHyperlink">
    <w:name w:val="FollowedHyperlink"/>
    <w:basedOn w:val="DefaultParagraphFont"/>
    <w:uiPriority w:val="99"/>
    <w:semiHidden/>
    <w:unhideWhenUsed/>
    <w:rsid w:val="00A574DD"/>
    <w:rPr>
      <w:color w:val="954F72" w:themeColor="followedHyperlink"/>
      <w:u w:val="single"/>
    </w:rPr>
  </w:style>
  <w:style w:type="character" w:styleId="PlaceholderText">
    <w:name w:val="Placeholder Text"/>
    <w:basedOn w:val="DefaultParagraphFont"/>
    <w:uiPriority w:val="99"/>
    <w:semiHidden/>
    <w:rsid w:val="00413F0C"/>
    <w:rPr>
      <w:color w:val="808080"/>
    </w:rPr>
  </w:style>
  <w:style w:type="table" w:styleId="GridTable4-Accent1">
    <w:name w:val="Grid Table 4 Accent 1"/>
    <w:basedOn w:val="TableNormal"/>
    <w:uiPriority w:val="49"/>
    <w:rsid w:val="00851CE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aceconstant">
    <w:name w:val="ace_constant"/>
    <w:basedOn w:val="DefaultParagraphFont"/>
    <w:rsid w:val="000F4E9F"/>
  </w:style>
  <w:style w:type="paragraph" w:styleId="Revision">
    <w:name w:val="Revision"/>
    <w:hidden/>
    <w:uiPriority w:val="99"/>
    <w:semiHidden/>
    <w:rsid w:val="008A0AB3"/>
    <w:pPr>
      <w:spacing w:after="0" w:line="240" w:lineRule="auto"/>
    </w:pPr>
  </w:style>
  <w:style w:type="character" w:customStyle="1" w:styleId="gi">
    <w:name w:val="gi"/>
    <w:basedOn w:val="DefaultParagraphFont"/>
    <w:rsid w:val="00FD2E9E"/>
  </w:style>
  <w:style w:type="table" w:styleId="TableGridLight">
    <w:name w:val="Grid Table Light"/>
    <w:basedOn w:val="TableNormal"/>
    <w:uiPriority w:val="40"/>
    <w:rsid w:val="006F79C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20371">
      <w:bodyDiv w:val="1"/>
      <w:marLeft w:val="0"/>
      <w:marRight w:val="0"/>
      <w:marTop w:val="0"/>
      <w:marBottom w:val="0"/>
      <w:divBdr>
        <w:top w:val="none" w:sz="0" w:space="0" w:color="auto"/>
        <w:left w:val="none" w:sz="0" w:space="0" w:color="auto"/>
        <w:bottom w:val="none" w:sz="0" w:space="0" w:color="auto"/>
        <w:right w:val="none" w:sz="0" w:space="0" w:color="auto"/>
      </w:divBdr>
      <w:divsChild>
        <w:div w:id="1800955596">
          <w:marLeft w:val="0"/>
          <w:marRight w:val="0"/>
          <w:marTop w:val="0"/>
          <w:marBottom w:val="0"/>
          <w:divBdr>
            <w:top w:val="none" w:sz="0" w:space="0" w:color="auto"/>
            <w:left w:val="none" w:sz="0" w:space="0" w:color="auto"/>
            <w:bottom w:val="none" w:sz="0" w:space="0" w:color="auto"/>
            <w:right w:val="none" w:sz="0" w:space="0" w:color="auto"/>
          </w:divBdr>
        </w:div>
        <w:div w:id="1205874004">
          <w:marLeft w:val="0"/>
          <w:marRight w:val="0"/>
          <w:marTop w:val="0"/>
          <w:marBottom w:val="0"/>
          <w:divBdr>
            <w:top w:val="none" w:sz="0" w:space="0" w:color="auto"/>
            <w:left w:val="none" w:sz="0" w:space="0" w:color="auto"/>
            <w:bottom w:val="none" w:sz="0" w:space="0" w:color="auto"/>
            <w:right w:val="none" w:sz="0" w:space="0" w:color="auto"/>
          </w:divBdr>
        </w:div>
        <w:div w:id="224226849">
          <w:marLeft w:val="0"/>
          <w:marRight w:val="0"/>
          <w:marTop w:val="0"/>
          <w:marBottom w:val="0"/>
          <w:divBdr>
            <w:top w:val="none" w:sz="0" w:space="0" w:color="auto"/>
            <w:left w:val="none" w:sz="0" w:space="0" w:color="auto"/>
            <w:bottom w:val="none" w:sz="0" w:space="0" w:color="auto"/>
            <w:right w:val="none" w:sz="0" w:space="0" w:color="auto"/>
          </w:divBdr>
        </w:div>
        <w:div w:id="467626236">
          <w:marLeft w:val="0"/>
          <w:marRight w:val="0"/>
          <w:marTop w:val="0"/>
          <w:marBottom w:val="0"/>
          <w:divBdr>
            <w:top w:val="none" w:sz="0" w:space="0" w:color="auto"/>
            <w:left w:val="none" w:sz="0" w:space="0" w:color="auto"/>
            <w:bottom w:val="none" w:sz="0" w:space="0" w:color="auto"/>
            <w:right w:val="none" w:sz="0" w:space="0" w:color="auto"/>
          </w:divBdr>
        </w:div>
        <w:div w:id="689142898">
          <w:marLeft w:val="0"/>
          <w:marRight w:val="0"/>
          <w:marTop w:val="0"/>
          <w:marBottom w:val="0"/>
          <w:divBdr>
            <w:top w:val="none" w:sz="0" w:space="0" w:color="auto"/>
            <w:left w:val="none" w:sz="0" w:space="0" w:color="auto"/>
            <w:bottom w:val="none" w:sz="0" w:space="0" w:color="auto"/>
            <w:right w:val="none" w:sz="0" w:space="0" w:color="auto"/>
          </w:divBdr>
        </w:div>
        <w:div w:id="1246037974">
          <w:marLeft w:val="0"/>
          <w:marRight w:val="0"/>
          <w:marTop w:val="0"/>
          <w:marBottom w:val="0"/>
          <w:divBdr>
            <w:top w:val="none" w:sz="0" w:space="0" w:color="auto"/>
            <w:left w:val="none" w:sz="0" w:space="0" w:color="auto"/>
            <w:bottom w:val="none" w:sz="0" w:space="0" w:color="auto"/>
            <w:right w:val="none" w:sz="0" w:space="0" w:color="auto"/>
          </w:divBdr>
        </w:div>
        <w:div w:id="931860183">
          <w:marLeft w:val="0"/>
          <w:marRight w:val="0"/>
          <w:marTop w:val="0"/>
          <w:marBottom w:val="0"/>
          <w:divBdr>
            <w:top w:val="none" w:sz="0" w:space="0" w:color="auto"/>
            <w:left w:val="none" w:sz="0" w:space="0" w:color="auto"/>
            <w:bottom w:val="none" w:sz="0" w:space="0" w:color="auto"/>
            <w:right w:val="none" w:sz="0" w:space="0" w:color="auto"/>
          </w:divBdr>
        </w:div>
        <w:div w:id="1486629080">
          <w:marLeft w:val="0"/>
          <w:marRight w:val="0"/>
          <w:marTop w:val="0"/>
          <w:marBottom w:val="0"/>
          <w:divBdr>
            <w:top w:val="none" w:sz="0" w:space="0" w:color="auto"/>
            <w:left w:val="none" w:sz="0" w:space="0" w:color="auto"/>
            <w:bottom w:val="none" w:sz="0" w:space="0" w:color="auto"/>
            <w:right w:val="none" w:sz="0" w:space="0" w:color="auto"/>
          </w:divBdr>
        </w:div>
        <w:div w:id="1795833667">
          <w:marLeft w:val="0"/>
          <w:marRight w:val="0"/>
          <w:marTop w:val="0"/>
          <w:marBottom w:val="0"/>
          <w:divBdr>
            <w:top w:val="none" w:sz="0" w:space="0" w:color="auto"/>
            <w:left w:val="none" w:sz="0" w:space="0" w:color="auto"/>
            <w:bottom w:val="none" w:sz="0" w:space="0" w:color="auto"/>
            <w:right w:val="none" w:sz="0" w:space="0" w:color="auto"/>
          </w:divBdr>
        </w:div>
        <w:div w:id="276256306">
          <w:marLeft w:val="0"/>
          <w:marRight w:val="0"/>
          <w:marTop w:val="0"/>
          <w:marBottom w:val="0"/>
          <w:divBdr>
            <w:top w:val="none" w:sz="0" w:space="0" w:color="auto"/>
            <w:left w:val="none" w:sz="0" w:space="0" w:color="auto"/>
            <w:bottom w:val="none" w:sz="0" w:space="0" w:color="auto"/>
            <w:right w:val="none" w:sz="0" w:space="0" w:color="auto"/>
          </w:divBdr>
        </w:div>
        <w:div w:id="1620603272">
          <w:marLeft w:val="0"/>
          <w:marRight w:val="0"/>
          <w:marTop w:val="0"/>
          <w:marBottom w:val="0"/>
          <w:divBdr>
            <w:top w:val="none" w:sz="0" w:space="0" w:color="auto"/>
            <w:left w:val="none" w:sz="0" w:space="0" w:color="auto"/>
            <w:bottom w:val="none" w:sz="0" w:space="0" w:color="auto"/>
            <w:right w:val="none" w:sz="0" w:space="0" w:color="auto"/>
          </w:divBdr>
        </w:div>
        <w:div w:id="397869163">
          <w:marLeft w:val="0"/>
          <w:marRight w:val="0"/>
          <w:marTop w:val="0"/>
          <w:marBottom w:val="0"/>
          <w:divBdr>
            <w:top w:val="none" w:sz="0" w:space="0" w:color="auto"/>
            <w:left w:val="none" w:sz="0" w:space="0" w:color="auto"/>
            <w:bottom w:val="none" w:sz="0" w:space="0" w:color="auto"/>
            <w:right w:val="none" w:sz="0" w:space="0" w:color="auto"/>
          </w:divBdr>
        </w:div>
      </w:divsChild>
    </w:div>
    <w:div w:id="70781029">
      <w:bodyDiv w:val="1"/>
      <w:marLeft w:val="0"/>
      <w:marRight w:val="0"/>
      <w:marTop w:val="0"/>
      <w:marBottom w:val="0"/>
      <w:divBdr>
        <w:top w:val="none" w:sz="0" w:space="0" w:color="auto"/>
        <w:left w:val="none" w:sz="0" w:space="0" w:color="auto"/>
        <w:bottom w:val="none" w:sz="0" w:space="0" w:color="auto"/>
        <w:right w:val="none" w:sz="0" w:space="0" w:color="auto"/>
      </w:divBdr>
    </w:div>
    <w:div w:id="83577625">
      <w:bodyDiv w:val="1"/>
      <w:marLeft w:val="0"/>
      <w:marRight w:val="0"/>
      <w:marTop w:val="0"/>
      <w:marBottom w:val="0"/>
      <w:divBdr>
        <w:top w:val="none" w:sz="0" w:space="0" w:color="auto"/>
        <w:left w:val="none" w:sz="0" w:space="0" w:color="auto"/>
        <w:bottom w:val="none" w:sz="0" w:space="0" w:color="auto"/>
        <w:right w:val="none" w:sz="0" w:space="0" w:color="auto"/>
      </w:divBdr>
    </w:div>
    <w:div w:id="84041120">
      <w:bodyDiv w:val="1"/>
      <w:marLeft w:val="0"/>
      <w:marRight w:val="0"/>
      <w:marTop w:val="0"/>
      <w:marBottom w:val="0"/>
      <w:divBdr>
        <w:top w:val="none" w:sz="0" w:space="0" w:color="auto"/>
        <w:left w:val="none" w:sz="0" w:space="0" w:color="auto"/>
        <w:bottom w:val="none" w:sz="0" w:space="0" w:color="auto"/>
        <w:right w:val="none" w:sz="0" w:space="0" w:color="auto"/>
      </w:divBdr>
    </w:div>
    <w:div w:id="122120298">
      <w:bodyDiv w:val="1"/>
      <w:marLeft w:val="0"/>
      <w:marRight w:val="0"/>
      <w:marTop w:val="0"/>
      <w:marBottom w:val="0"/>
      <w:divBdr>
        <w:top w:val="none" w:sz="0" w:space="0" w:color="auto"/>
        <w:left w:val="none" w:sz="0" w:space="0" w:color="auto"/>
        <w:bottom w:val="none" w:sz="0" w:space="0" w:color="auto"/>
        <w:right w:val="none" w:sz="0" w:space="0" w:color="auto"/>
      </w:divBdr>
    </w:div>
    <w:div w:id="228538901">
      <w:bodyDiv w:val="1"/>
      <w:marLeft w:val="0"/>
      <w:marRight w:val="0"/>
      <w:marTop w:val="0"/>
      <w:marBottom w:val="0"/>
      <w:divBdr>
        <w:top w:val="none" w:sz="0" w:space="0" w:color="auto"/>
        <w:left w:val="none" w:sz="0" w:space="0" w:color="auto"/>
        <w:bottom w:val="none" w:sz="0" w:space="0" w:color="auto"/>
        <w:right w:val="none" w:sz="0" w:space="0" w:color="auto"/>
      </w:divBdr>
    </w:div>
    <w:div w:id="230236491">
      <w:bodyDiv w:val="1"/>
      <w:marLeft w:val="0"/>
      <w:marRight w:val="0"/>
      <w:marTop w:val="0"/>
      <w:marBottom w:val="0"/>
      <w:divBdr>
        <w:top w:val="none" w:sz="0" w:space="0" w:color="auto"/>
        <w:left w:val="none" w:sz="0" w:space="0" w:color="auto"/>
        <w:bottom w:val="none" w:sz="0" w:space="0" w:color="auto"/>
        <w:right w:val="none" w:sz="0" w:space="0" w:color="auto"/>
      </w:divBdr>
    </w:div>
    <w:div w:id="232207903">
      <w:bodyDiv w:val="1"/>
      <w:marLeft w:val="0"/>
      <w:marRight w:val="0"/>
      <w:marTop w:val="0"/>
      <w:marBottom w:val="0"/>
      <w:divBdr>
        <w:top w:val="none" w:sz="0" w:space="0" w:color="auto"/>
        <w:left w:val="none" w:sz="0" w:space="0" w:color="auto"/>
        <w:bottom w:val="none" w:sz="0" w:space="0" w:color="auto"/>
        <w:right w:val="none" w:sz="0" w:space="0" w:color="auto"/>
      </w:divBdr>
    </w:div>
    <w:div w:id="358167965">
      <w:bodyDiv w:val="1"/>
      <w:marLeft w:val="0"/>
      <w:marRight w:val="0"/>
      <w:marTop w:val="0"/>
      <w:marBottom w:val="0"/>
      <w:divBdr>
        <w:top w:val="none" w:sz="0" w:space="0" w:color="auto"/>
        <w:left w:val="none" w:sz="0" w:space="0" w:color="auto"/>
        <w:bottom w:val="none" w:sz="0" w:space="0" w:color="auto"/>
        <w:right w:val="none" w:sz="0" w:space="0" w:color="auto"/>
      </w:divBdr>
    </w:div>
    <w:div w:id="360016648">
      <w:bodyDiv w:val="1"/>
      <w:marLeft w:val="0"/>
      <w:marRight w:val="0"/>
      <w:marTop w:val="0"/>
      <w:marBottom w:val="0"/>
      <w:divBdr>
        <w:top w:val="none" w:sz="0" w:space="0" w:color="auto"/>
        <w:left w:val="none" w:sz="0" w:space="0" w:color="auto"/>
        <w:bottom w:val="none" w:sz="0" w:space="0" w:color="auto"/>
        <w:right w:val="none" w:sz="0" w:space="0" w:color="auto"/>
      </w:divBdr>
    </w:div>
    <w:div w:id="371006548">
      <w:bodyDiv w:val="1"/>
      <w:marLeft w:val="0"/>
      <w:marRight w:val="0"/>
      <w:marTop w:val="0"/>
      <w:marBottom w:val="0"/>
      <w:divBdr>
        <w:top w:val="none" w:sz="0" w:space="0" w:color="auto"/>
        <w:left w:val="none" w:sz="0" w:space="0" w:color="auto"/>
        <w:bottom w:val="none" w:sz="0" w:space="0" w:color="auto"/>
        <w:right w:val="none" w:sz="0" w:space="0" w:color="auto"/>
      </w:divBdr>
    </w:div>
    <w:div w:id="429083600">
      <w:bodyDiv w:val="1"/>
      <w:marLeft w:val="0"/>
      <w:marRight w:val="0"/>
      <w:marTop w:val="0"/>
      <w:marBottom w:val="0"/>
      <w:divBdr>
        <w:top w:val="none" w:sz="0" w:space="0" w:color="auto"/>
        <w:left w:val="none" w:sz="0" w:space="0" w:color="auto"/>
        <w:bottom w:val="none" w:sz="0" w:space="0" w:color="auto"/>
        <w:right w:val="none" w:sz="0" w:space="0" w:color="auto"/>
      </w:divBdr>
    </w:div>
    <w:div w:id="505245266">
      <w:bodyDiv w:val="1"/>
      <w:marLeft w:val="0"/>
      <w:marRight w:val="0"/>
      <w:marTop w:val="0"/>
      <w:marBottom w:val="0"/>
      <w:divBdr>
        <w:top w:val="none" w:sz="0" w:space="0" w:color="auto"/>
        <w:left w:val="none" w:sz="0" w:space="0" w:color="auto"/>
        <w:bottom w:val="none" w:sz="0" w:space="0" w:color="auto"/>
        <w:right w:val="none" w:sz="0" w:space="0" w:color="auto"/>
      </w:divBdr>
    </w:div>
    <w:div w:id="508562797">
      <w:bodyDiv w:val="1"/>
      <w:marLeft w:val="0"/>
      <w:marRight w:val="0"/>
      <w:marTop w:val="0"/>
      <w:marBottom w:val="0"/>
      <w:divBdr>
        <w:top w:val="none" w:sz="0" w:space="0" w:color="auto"/>
        <w:left w:val="none" w:sz="0" w:space="0" w:color="auto"/>
        <w:bottom w:val="none" w:sz="0" w:space="0" w:color="auto"/>
        <w:right w:val="none" w:sz="0" w:space="0" w:color="auto"/>
      </w:divBdr>
    </w:div>
    <w:div w:id="584149338">
      <w:bodyDiv w:val="1"/>
      <w:marLeft w:val="0"/>
      <w:marRight w:val="0"/>
      <w:marTop w:val="0"/>
      <w:marBottom w:val="0"/>
      <w:divBdr>
        <w:top w:val="none" w:sz="0" w:space="0" w:color="auto"/>
        <w:left w:val="none" w:sz="0" w:space="0" w:color="auto"/>
        <w:bottom w:val="none" w:sz="0" w:space="0" w:color="auto"/>
        <w:right w:val="none" w:sz="0" w:space="0" w:color="auto"/>
      </w:divBdr>
    </w:div>
    <w:div w:id="716011073">
      <w:bodyDiv w:val="1"/>
      <w:marLeft w:val="0"/>
      <w:marRight w:val="0"/>
      <w:marTop w:val="0"/>
      <w:marBottom w:val="0"/>
      <w:divBdr>
        <w:top w:val="none" w:sz="0" w:space="0" w:color="auto"/>
        <w:left w:val="none" w:sz="0" w:space="0" w:color="auto"/>
        <w:bottom w:val="none" w:sz="0" w:space="0" w:color="auto"/>
        <w:right w:val="none" w:sz="0" w:space="0" w:color="auto"/>
      </w:divBdr>
    </w:div>
    <w:div w:id="723215123">
      <w:bodyDiv w:val="1"/>
      <w:marLeft w:val="0"/>
      <w:marRight w:val="0"/>
      <w:marTop w:val="0"/>
      <w:marBottom w:val="0"/>
      <w:divBdr>
        <w:top w:val="none" w:sz="0" w:space="0" w:color="auto"/>
        <w:left w:val="none" w:sz="0" w:space="0" w:color="auto"/>
        <w:bottom w:val="none" w:sz="0" w:space="0" w:color="auto"/>
        <w:right w:val="none" w:sz="0" w:space="0" w:color="auto"/>
      </w:divBdr>
    </w:div>
    <w:div w:id="729810744">
      <w:bodyDiv w:val="1"/>
      <w:marLeft w:val="0"/>
      <w:marRight w:val="0"/>
      <w:marTop w:val="0"/>
      <w:marBottom w:val="0"/>
      <w:divBdr>
        <w:top w:val="none" w:sz="0" w:space="0" w:color="auto"/>
        <w:left w:val="none" w:sz="0" w:space="0" w:color="auto"/>
        <w:bottom w:val="none" w:sz="0" w:space="0" w:color="auto"/>
        <w:right w:val="none" w:sz="0" w:space="0" w:color="auto"/>
      </w:divBdr>
    </w:div>
    <w:div w:id="730420665">
      <w:bodyDiv w:val="1"/>
      <w:marLeft w:val="0"/>
      <w:marRight w:val="0"/>
      <w:marTop w:val="0"/>
      <w:marBottom w:val="0"/>
      <w:divBdr>
        <w:top w:val="none" w:sz="0" w:space="0" w:color="auto"/>
        <w:left w:val="none" w:sz="0" w:space="0" w:color="auto"/>
        <w:bottom w:val="none" w:sz="0" w:space="0" w:color="auto"/>
        <w:right w:val="none" w:sz="0" w:space="0" w:color="auto"/>
      </w:divBdr>
    </w:div>
    <w:div w:id="746850276">
      <w:bodyDiv w:val="1"/>
      <w:marLeft w:val="0"/>
      <w:marRight w:val="0"/>
      <w:marTop w:val="0"/>
      <w:marBottom w:val="0"/>
      <w:divBdr>
        <w:top w:val="none" w:sz="0" w:space="0" w:color="auto"/>
        <w:left w:val="none" w:sz="0" w:space="0" w:color="auto"/>
        <w:bottom w:val="none" w:sz="0" w:space="0" w:color="auto"/>
        <w:right w:val="none" w:sz="0" w:space="0" w:color="auto"/>
      </w:divBdr>
      <w:divsChild>
        <w:div w:id="26375868">
          <w:marLeft w:val="0"/>
          <w:marRight w:val="0"/>
          <w:marTop w:val="0"/>
          <w:marBottom w:val="0"/>
          <w:divBdr>
            <w:top w:val="none" w:sz="0" w:space="0" w:color="auto"/>
            <w:left w:val="none" w:sz="0" w:space="0" w:color="auto"/>
            <w:bottom w:val="none" w:sz="0" w:space="0" w:color="auto"/>
            <w:right w:val="none" w:sz="0" w:space="0" w:color="auto"/>
          </w:divBdr>
        </w:div>
        <w:div w:id="536235490">
          <w:marLeft w:val="0"/>
          <w:marRight w:val="0"/>
          <w:marTop w:val="0"/>
          <w:marBottom w:val="0"/>
          <w:divBdr>
            <w:top w:val="none" w:sz="0" w:space="0" w:color="auto"/>
            <w:left w:val="none" w:sz="0" w:space="0" w:color="auto"/>
            <w:bottom w:val="none" w:sz="0" w:space="0" w:color="auto"/>
            <w:right w:val="none" w:sz="0" w:space="0" w:color="auto"/>
          </w:divBdr>
        </w:div>
        <w:div w:id="627130028">
          <w:marLeft w:val="0"/>
          <w:marRight w:val="0"/>
          <w:marTop w:val="0"/>
          <w:marBottom w:val="0"/>
          <w:divBdr>
            <w:top w:val="none" w:sz="0" w:space="0" w:color="auto"/>
            <w:left w:val="none" w:sz="0" w:space="0" w:color="auto"/>
            <w:bottom w:val="none" w:sz="0" w:space="0" w:color="auto"/>
            <w:right w:val="none" w:sz="0" w:space="0" w:color="auto"/>
          </w:divBdr>
        </w:div>
        <w:div w:id="627669175">
          <w:marLeft w:val="0"/>
          <w:marRight w:val="0"/>
          <w:marTop w:val="0"/>
          <w:marBottom w:val="0"/>
          <w:divBdr>
            <w:top w:val="single" w:sz="6" w:space="7" w:color="auto"/>
            <w:left w:val="none" w:sz="0" w:space="0" w:color="auto"/>
            <w:bottom w:val="none" w:sz="0" w:space="0" w:color="auto"/>
            <w:right w:val="none" w:sz="0" w:space="0" w:color="auto"/>
          </w:divBdr>
          <w:divsChild>
            <w:div w:id="2120293459">
              <w:marLeft w:val="0"/>
              <w:marRight w:val="0"/>
              <w:marTop w:val="0"/>
              <w:marBottom w:val="0"/>
              <w:divBdr>
                <w:top w:val="none" w:sz="0" w:space="0" w:color="auto"/>
                <w:left w:val="none" w:sz="0" w:space="0" w:color="auto"/>
                <w:bottom w:val="none" w:sz="0" w:space="0" w:color="auto"/>
                <w:right w:val="none" w:sz="0" w:space="0" w:color="auto"/>
              </w:divBdr>
            </w:div>
          </w:divsChild>
        </w:div>
        <w:div w:id="1123422757">
          <w:marLeft w:val="0"/>
          <w:marRight w:val="0"/>
          <w:marTop w:val="0"/>
          <w:marBottom w:val="0"/>
          <w:divBdr>
            <w:top w:val="none" w:sz="0" w:space="0" w:color="auto"/>
            <w:left w:val="none" w:sz="0" w:space="0" w:color="auto"/>
            <w:bottom w:val="none" w:sz="0" w:space="0" w:color="auto"/>
            <w:right w:val="none" w:sz="0" w:space="0" w:color="auto"/>
          </w:divBdr>
        </w:div>
        <w:div w:id="1194921643">
          <w:marLeft w:val="0"/>
          <w:marRight w:val="0"/>
          <w:marTop w:val="0"/>
          <w:marBottom w:val="0"/>
          <w:divBdr>
            <w:top w:val="none" w:sz="0" w:space="0" w:color="auto"/>
            <w:left w:val="none" w:sz="0" w:space="0" w:color="auto"/>
            <w:bottom w:val="none" w:sz="0" w:space="0" w:color="auto"/>
            <w:right w:val="none" w:sz="0" w:space="0" w:color="auto"/>
          </w:divBdr>
        </w:div>
        <w:div w:id="1213880758">
          <w:marLeft w:val="0"/>
          <w:marRight w:val="0"/>
          <w:marTop w:val="0"/>
          <w:marBottom w:val="0"/>
          <w:divBdr>
            <w:top w:val="none" w:sz="0" w:space="0" w:color="auto"/>
            <w:left w:val="none" w:sz="0" w:space="0" w:color="auto"/>
            <w:bottom w:val="none" w:sz="0" w:space="0" w:color="auto"/>
            <w:right w:val="none" w:sz="0" w:space="0" w:color="auto"/>
          </w:divBdr>
        </w:div>
        <w:div w:id="1237279193">
          <w:marLeft w:val="0"/>
          <w:marRight w:val="0"/>
          <w:marTop w:val="0"/>
          <w:marBottom w:val="0"/>
          <w:divBdr>
            <w:top w:val="none" w:sz="0" w:space="0" w:color="auto"/>
            <w:left w:val="none" w:sz="0" w:space="0" w:color="auto"/>
            <w:bottom w:val="none" w:sz="0" w:space="0" w:color="auto"/>
            <w:right w:val="none" w:sz="0" w:space="0" w:color="auto"/>
          </w:divBdr>
        </w:div>
        <w:div w:id="1733195219">
          <w:marLeft w:val="0"/>
          <w:marRight w:val="0"/>
          <w:marTop w:val="0"/>
          <w:marBottom w:val="0"/>
          <w:divBdr>
            <w:top w:val="none" w:sz="0" w:space="0" w:color="auto"/>
            <w:left w:val="none" w:sz="0" w:space="0" w:color="auto"/>
            <w:bottom w:val="none" w:sz="0" w:space="0" w:color="auto"/>
            <w:right w:val="none" w:sz="0" w:space="0" w:color="auto"/>
          </w:divBdr>
        </w:div>
        <w:div w:id="1837185181">
          <w:marLeft w:val="0"/>
          <w:marRight w:val="0"/>
          <w:marTop w:val="0"/>
          <w:marBottom w:val="0"/>
          <w:divBdr>
            <w:top w:val="none" w:sz="0" w:space="0" w:color="auto"/>
            <w:left w:val="none" w:sz="0" w:space="0" w:color="auto"/>
            <w:bottom w:val="none" w:sz="0" w:space="0" w:color="auto"/>
            <w:right w:val="none" w:sz="0" w:space="0" w:color="auto"/>
          </w:divBdr>
        </w:div>
        <w:div w:id="1884557162">
          <w:marLeft w:val="0"/>
          <w:marRight w:val="0"/>
          <w:marTop w:val="0"/>
          <w:marBottom w:val="0"/>
          <w:divBdr>
            <w:top w:val="none" w:sz="0" w:space="0" w:color="auto"/>
            <w:left w:val="none" w:sz="0" w:space="0" w:color="auto"/>
            <w:bottom w:val="none" w:sz="0" w:space="0" w:color="auto"/>
            <w:right w:val="none" w:sz="0" w:space="0" w:color="auto"/>
          </w:divBdr>
        </w:div>
        <w:div w:id="1951082056">
          <w:marLeft w:val="0"/>
          <w:marRight w:val="0"/>
          <w:marTop w:val="0"/>
          <w:marBottom w:val="0"/>
          <w:divBdr>
            <w:top w:val="none" w:sz="0" w:space="0" w:color="auto"/>
            <w:left w:val="none" w:sz="0" w:space="0" w:color="auto"/>
            <w:bottom w:val="none" w:sz="0" w:space="0" w:color="auto"/>
            <w:right w:val="none" w:sz="0" w:space="0" w:color="auto"/>
          </w:divBdr>
        </w:div>
        <w:div w:id="2083063240">
          <w:marLeft w:val="0"/>
          <w:marRight w:val="0"/>
          <w:marTop w:val="0"/>
          <w:marBottom w:val="0"/>
          <w:divBdr>
            <w:top w:val="none" w:sz="0" w:space="0" w:color="auto"/>
            <w:left w:val="none" w:sz="0" w:space="0" w:color="auto"/>
            <w:bottom w:val="none" w:sz="0" w:space="0" w:color="auto"/>
            <w:right w:val="none" w:sz="0" w:space="0" w:color="auto"/>
          </w:divBdr>
        </w:div>
      </w:divsChild>
    </w:div>
    <w:div w:id="815337704">
      <w:bodyDiv w:val="1"/>
      <w:marLeft w:val="0"/>
      <w:marRight w:val="0"/>
      <w:marTop w:val="0"/>
      <w:marBottom w:val="0"/>
      <w:divBdr>
        <w:top w:val="none" w:sz="0" w:space="0" w:color="auto"/>
        <w:left w:val="none" w:sz="0" w:space="0" w:color="auto"/>
        <w:bottom w:val="none" w:sz="0" w:space="0" w:color="auto"/>
        <w:right w:val="none" w:sz="0" w:space="0" w:color="auto"/>
      </w:divBdr>
    </w:div>
    <w:div w:id="918053044">
      <w:bodyDiv w:val="1"/>
      <w:marLeft w:val="0"/>
      <w:marRight w:val="0"/>
      <w:marTop w:val="0"/>
      <w:marBottom w:val="0"/>
      <w:divBdr>
        <w:top w:val="none" w:sz="0" w:space="0" w:color="auto"/>
        <w:left w:val="none" w:sz="0" w:space="0" w:color="auto"/>
        <w:bottom w:val="none" w:sz="0" w:space="0" w:color="auto"/>
        <w:right w:val="none" w:sz="0" w:space="0" w:color="auto"/>
      </w:divBdr>
    </w:div>
    <w:div w:id="919486166">
      <w:bodyDiv w:val="1"/>
      <w:marLeft w:val="0"/>
      <w:marRight w:val="0"/>
      <w:marTop w:val="0"/>
      <w:marBottom w:val="0"/>
      <w:divBdr>
        <w:top w:val="none" w:sz="0" w:space="0" w:color="auto"/>
        <w:left w:val="none" w:sz="0" w:space="0" w:color="auto"/>
        <w:bottom w:val="none" w:sz="0" w:space="0" w:color="auto"/>
        <w:right w:val="none" w:sz="0" w:space="0" w:color="auto"/>
      </w:divBdr>
    </w:div>
    <w:div w:id="939220623">
      <w:bodyDiv w:val="1"/>
      <w:marLeft w:val="0"/>
      <w:marRight w:val="0"/>
      <w:marTop w:val="0"/>
      <w:marBottom w:val="0"/>
      <w:divBdr>
        <w:top w:val="none" w:sz="0" w:space="0" w:color="auto"/>
        <w:left w:val="none" w:sz="0" w:space="0" w:color="auto"/>
        <w:bottom w:val="none" w:sz="0" w:space="0" w:color="auto"/>
        <w:right w:val="none" w:sz="0" w:space="0" w:color="auto"/>
      </w:divBdr>
    </w:div>
    <w:div w:id="949318759">
      <w:bodyDiv w:val="1"/>
      <w:marLeft w:val="0"/>
      <w:marRight w:val="0"/>
      <w:marTop w:val="0"/>
      <w:marBottom w:val="0"/>
      <w:divBdr>
        <w:top w:val="none" w:sz="0" w:space="0" w:color="auto"/>
        <w:left w:val="none" w:sz="0" w:space="0" w:color="auto"/>
        <w:bottom w:val="none" w:sz="0" w:space="0" w:color="auto"/>
        <w:right w:val="none" w:sz="0" w:space="0" w:color="auto"/>
      </w:divBdr>
    </w:div>
    <w:div w:id="976375147">
      <w:bodyDiv w:val="1"/>
      <w:marLeft w:val="0"/>
      <w:marRight w:val="0"/>
      <w:marTop w:val="0"/>
      <w:marBottom w:val="0"/>
      <w:divBdr>
        <w:top w:val="none" w:sz="0" w:space="0" w:color="auto"/>
        <w:left w:val="none" w:sz="0" w:space="0" w:color="auto"/>
        <w:bottom w:val="none" w:sz="0" w:space="0" w:color="auto"/>
        <w:right w:val="none" w:sz="0" w:space="0" w:color="auto"/>
      </w:divBdr>
    </w:div>
    <w:div w:id="1074005943">
      <w:bodyDiv w:val="1"/>
      <w:marLeft w:val="0"/>
      <w:marRight w:val="0"/>
      <w:marTop w:val="0"/>
      <w:marBottom w:val="0"/>
      <w:divBdr>
        <w:top w:val="none" w:sz="0" w:space="0" w:color="auto"/>
        <w:left w:val="none" w:sz="0" w:space="0" w:color="auto"/>
        <w:bottom w:val="none" w:sz="0" w:space="0" w:color="auto"/>
        <w:right w:val="none" w:sz="0" w:space="0" w:color="auto"/>
      </w:divBdr>
    </w:div>
    <w:div w:id="1142115496">
      <w:bodyDiv w:val="1"/>
      <w:marLeft w:val="0"/>
      <w:marRight w:val="0"/>
      <w:marTop w:val="0"/>
      <w:marBottom w:val="0"/>
      <w:divBdr>
        <w:top w:val="none" w:sz="0" w:space="0" w:color="auto"/>
        <w:left w:val="none" w:sz="0" w:space="0" w:color="auto"/>
        <w:bottom w:val="none" w:sz="0" w:space="0" w:color="auto"/>
        <w:right w:val="none" w:sz="0" w:space="0" w:color="auto"/>
      </w:divBdr>
      <w:divsChild>
        <w:div w:id="239604306">
          <w:marLeft w:val="360"/>
          <w:marRight w:val="0"/>
          <w:marTop w:val="200"/>
          <w:marBottom w:val="0"/>
          <w:divBdr>
            <w:top w:val="none" w:sz="0" w:space="0" w:color="auto"/>
            <w:left w:val="none" w:sz="0" w:space="0" w:color="auto"/>
            <w:bottom w:val="none" w:sz="0" w:space="0" w:color="auto"/>
            <w:right w:val="none" w:sz="0" w:space="0" w:color="auto"/>
          </w:divBdr>
        </w:div>
        <w:div w:id="259458104">
          <w:marLeft w:val="360"/>
          <w:marRight w:val="0"/>
          <w:marTop w:val="200"/>
          <w:marBottom w:val="0"/>
          <w:divBdr>
            <w:top w:val="none" w:sz="0" w:space="0" w:color="auto"/>
            <w:left w:val="none" w:sz="0" w:space="0" w:color="auto"/>
            <w:bottom w:val="none" w:sz="0" w:space="0" w:color="auto"/>
            <w:right w:val="none" w:sz="0" w:space="0" w:color="auto"/>
          </w:divBdr>
        </w:div>
        <w:div w:id="649751859">
          <w:marLeft w:val="360"/>
          <w:marRight w:val="0"/>
          <w:marTop w:val="200"/>
          <w:marBottom w:val="0"/>
          <w:divBdr>
            <w:top w:val="none" w:sz="0" w:space="0" w:color="auto"/>
            <w:left w:val="none" w:sz="0" w:space="0" w:color="auto"/>
            <w:bottom w:val="none" w:sz="0" w:space="0" w:color="auto"/>
            <w:right w:val="none" w:sz="0" w:space="0" w:color="auto"/>
          </w:divBdr>
        </w:div>
        <w:div w:id="671563623">
          <w:marLeft w:val="360"/>
          <w:marRight w:val="0"/>
          <w:marTop w:val="200"/>
          <w:marBottom w:val="0"/>
          <w:divBdr>
            <w:top w:val="none" w:sz="0" w:space="0" w:color="auto"/>
            <w:left w:val="none" w:sz="0" w:space="0" w:color="auto"/>
            <w:bottom w:val="none" w:sz="0" w:space="0" w:color="auto"/>
            <w:right w:val="none" w:sz="0" w:space="0" w:color="auto"/>
          </w:divBdr>
        </w:div>
        <w:div w:id="1443963192">
          <w:marLeft w:val="360"/>
          <w:marRight w:val="0"/>
          <w:marTop w:val="200"/>
          <w:marBottom w:val="0"/>
          <w:divBdr>
            <w:top w:val="none" w:sz="0" w:space="0" w:color="auto"/>
            <w:left w:val="none" w:sz="0" w:space="0" w:color="auto"/>
            <w:bottom w:val="none" w:sz="0" w:space="0" w:color="auto"/>
            <w:right w:val="none" w:sz="0" w:space="0" w:color="auto"/>
          </w:divBdr>
        </w:div>
        <w:div w:id="1664428750">
          <w:marLeft w:val="360"/>
          <w:marRight w:val="0"/>
          <w:marTop w:val="200"/>
          <w:marBottom w:val="0"/>
          <w:divBdr>
            <w:top w:val="none" w:sz="0" w:space="0" w:color="auto"/>
            <w:left w:val="none" w:sz="0" w:space="0" w:color="auto"/>
            <w:bottom w:val="none" w:sz="0" w:space="0" w:color="auto"/>
            <w:right w:val="none" w:sz="0" w:space="0" w:color="auto"/>
          </w:divBdr>
        </w:div>
        <w:div w:id="1704552347">
          <w:marLeft w:val="360"/>
          <w:marRight w:val="0"/>
          <w:marTop w:val="200"/>
          <w:marBottom w:val="0"/>
          <w:divBdr>
            <w:top w:val="none" w:sz="0" w:space="0" w:color="auto"/>
            <w:left w:val="none" w:sz="0" w:space="0" w:color="auto"/>
            <w:bottom w:val="none" w:sz="0" w:space="0" w:color="auto"/>
            <w:right w:val="none" w:sz="0" w:space="0" w:color="auto"/>
          </w:divBdr>
        </w:div>
        <w:div w:id="1820461925">
          <w:marLeft w:val="360"/>
          <w:marRight w:val="0"/>
          <w:marTop w:val="200"/>
          <w:marBottom w:val="0"/>
          <w:divBdr>
            <w:top w:val="none" w:sz="0" w:space="0" w:color="auto"/>
            <w:left w:val="none" w:sz="0" w:space="0" w:color="auto"/>
            <w:bottom w:val="none" w:sz="0" w:space="0" w:color="auto"/>
            <w:right w:val="none" w:sz="0" w:space="0" w:color="auto"/>
          </w:divBdr>
        </w:div>
      </w:divsChild>
    </w:div>
    <w:div w:id="1154564809">
      <w:bodyDiv w:val="1"/>
      <w:marLeft w:val="0"/>
      <w:marRight w:val="0"/>
      <w:marTop w:val="0"/>
      <w:marBottom w:val="0"/>
      <w:divBdr>
        <w:top w:val="none" w:sz="0" w:space="0" w:color="auto"/>
        <w:left w:val="none" w:sz="0" w:space="0" w:color="auto"/>
        <w:bottom w:val="none" w:sz="0" w:space="0" w:color="auto"/>
        <w:right w:val="none" w:sz="0" w:space="0" w:color="auto"/>
      </w:divBdr>
    </w:div>
    <w:div w:id="1323390941">
      <w:bodyDiv w:val="1"/>
      <w:marLeft w:val="0"/>
      <w:marRight w:val="0"/>
      <w:marTop w:val="0"/>
      <w:marBottom w:val="0"/>
      <w:divBdr>
        <w:top w:val="none" w:sz="0" w:space="0" w:color="auto"/>
        <w:left w:val="none" w:sz="0" w:space="0" w:color="auto"/>
        <w:bottom w:val="none" w:sz="0" w:space="0" w:color="auto"/>
        <w:right w:val="none" w:sz="0" w:space="0" w:color="auto"/>
      </w:divBdr>
    </w:div>
    <w:div w:id="1341614787">
      <w:bodyDiv w:val="1"/>
      <w:marLeft w:val="0"/>
      <w:marRight w:val="0"/>
      <w:marTop w:val="0"/>
      <w:marBottom w:val="0"/>
      <w:divBdr>
        <w:top w:val="none" w:sz="0" w:space="0" w:color="auto"/>
        <w:left w:val="none" w:sz="0" w:space="0" w:color="auto"/>
        <w:bottom w:val="none" w:sz="0" w:space="0" w:color="auto"/>
        <w:right w:val="none" w:sz="0" w:space="0" w:color="auto"/>
      </w:divBdr>
    </w:div>
    <w:div w:id="1359544457">
      <w:bodyDiv w:val="1"/>
      <w:marLeft w:val="0"/>
      <w:marRight w:val="0"/>
      <w:marTop w:val="0"/>
      <w:marBottom w:val="0"/>
      <w:divBdr>
        <w:top w:val="none" w:sz="0" w:space="0" w:color="auto"/>
        <w:left w:val="none" w:sz="0" w:space="0" w:color="auto"/>
        <w:bottom w:val="none" w:sz="0" w:space="0" w:color="auto"/>
        <w:right w:val="none" w:sz="0" w:space="0" w:color="auto"/>
      </w:divBdr>
      <w:divsChild>
        <w:div w:id="50735915">
          <w:marLeft w:val="0"/>
          <w:marRight w:val="0"/>
          <w:marTop w:val="0"/>
          <w:marBottom w:val="0"/>
          <w:divBdr>
            <w:top w:val="none" w:sz="0" w:space="0" w:color="auto"/>
            <w:left w:val="none" w:sz="0" w:space="0" w:color="auto"/>
            <w:bottom w:val="none" w:sz="0" w:space="0" w:color="auto"/>
            <w:right w:val="none" w:sz="0" w:space="0" w:color="auto"/>
          </w:divBdr>
        </w:div>
        <w:div w:id="139351929">
          <w:marLeft w:val="0"/>
          <w:marRight w:val="0"/>
          <w:marTop w:val="0"/>
          <w:marBottom w:val="0"/>
          <w:divBdr>
            <w:top w:val="none" w:sz="0" w:space="0" w:color="auto"/>
            <w:left w:val="none" w:sz="0" w:space="0" w:color="auto"/>
            <w:bottom w:val="none" w:sz="0" w:space="0" w:color="auto"/>
            <w:right w:val="none" w:sz="0" w:space="0" w:color="auto"/>
          </w:divBdr>
        </w:div>
        <w:div w:id="159735842">
          <w:marLeft w:val="0"/>
          <w:marRight w:val="0"/>
          <w:marTop w:val="0"/>
          <w:marBottom w:val="0"/>
          <w:divBdr>
            <w:top w:val="none" w:sz="0" w:space="0" w:color="auto"/>
            <w:left w:val="none" w:sz="0" w:space="0" w:color="auto"/>
            <w:bottom w:val="none" w:sz="0" w:space="0" w:color="auto"/>
            <w:right w:val="none" w:sz="0" w:space="0" w:color="auto"/>
          </w:divBdr>
        </w:div>
        <w:div w:id="202984287">
          <w:marLeft w:val="0"/>
          <w:marRight w:val="0"/>
          <w:marTop w:val="0"/>
          <w:marBottom w:val="0"/>
          <w:divBdr>
            <w:top w:val="none" w:sz="0" w:space="0" w:color="auto"/>
            <w:left w:val="none" w:sz="0" w:space="0" w:color="auto"/>
            <w:bottom w:val="none" w:sz="0" w:space="0" w:color="auto"/>
            <w:right w:val="none" w:sz="0" w:space="0" w:color="auto"/>
          </w:divBdr>
        </w:div>
        <w:div w:id="349263432">
          <w:marLeft w:val="0"/>
          <w:marRight w:val="0"/>
          <w:marTop w:val="0"/>
          <w:marBottom w:val="0"/>
          <w:divBdr>
            <w:top w:val="none" w:sz="0" w:space="0" w:color="auto"/>
            <w:left w:val="none" w:sz="0" w:space="0" w:color="auto"/>
            <w:bottom w:val="none" w:sz="0" w:space="0" w:color="auto"/>
            <w:right w:val="none" w:sz="0" w:space="0" w:color="auto"/>
          </w:divBdr>
        </w:div>
        <w:div w:id="356124001">
          <w:marLeft w:val="0"/>
          <w:marRight w:val="0"/>
          <w:marTop w:val="0"/>
          <w:marBottom w:val="0"/>
          <w:divBdr>
            <w:top w:val="none" w:sz="0" w:space="0" w:color="auto"/>
            <w:left w:val="none" w:sz="0" w:space="0" w:color="auto"/>
            <w:bottom w:val="none" w:sz="0" w:space="0" w:color="auto"/>
            <w:right w:val="none" w:sz="0" w:space="0" w:color="auto"/>
          </w:divBdr>
        </w:div>
        <w:div w:id="590159404">
          <w:marLeft w:val="0"/>
          <w:marRight w:val="0"/>
          <w:marTop w:val="0"/>
          <w:marBottom w:val="0"/>
          <w:divBdr>
            <w:top w:val="none" w:sz="0" w:space="0" w:color="auto"/>
            <w:left w:val="none" w:sz="0" w:space="0" w:color="auto"/>
            <w:bottom w:val="none" w:sz="0" w:space="0" w:color="auto"/>
            <w:right w:val="none" w:sz="0" w:space="0" w:color="auto"/>
          </w:divBdr>
        </w:div>
        <w:div w:id="809522038">
          <w:marLeft w:val="0"/>
          <w:marRight w:val="0"/>
          <w:marTop w:val="0"/>
          <w:marBottom w:val="0"/>
          <w:divBdr>
            <w:top w:val="none" w:sz="0" w:space="0" w:color="auto"/>
            <w:left w:val="none" w:sz="0" w:space="0" w:color="auto"/>
            <w:bottom w:val="none" w:sz="0" w:space="0" w:color="auto"/>
            <w:right w:val="none" w:sz="0" w:space="0" w:color="auto"/>
          </w:divBdr>
        </w:div>
        <w:div w:id="917977155">
          <w:marLeft w:val="0"/>
          <w:marRight w:val="0"/>
          <w:marTop w:val="0"/>
          <w:marBottom w:val="0"/>
          <w:divBdr>
            <w:top w:val="none" w:sz="0" w:space="0" w:color="auto"/>
            <w:left w:val="none" w:sz="0" w:space="0" w:color="auto"/>
            <w:bottom w:val="none" w:sz="0" w:space="0" w:color="auto"/>
            <w:right w:val="none" w:sz="0" w:space="0" w:color="auto"/>
          </w:divBdr>
        </w:div>
        <w:div w:id="1212578745">
          <w:marLeft w:val="0"/>
          <w:marRight w:val="0"/>
          <w:marTop w:val="0"/>
          <w:marBottom w:val="0"/>
          <w:divBdr>
            <w:top w:val="none" w:sz="0" w:space="0" w:color="auto"/>
            <w:left w:val="none" w:sz="0" w:space="0" w:color="auto"/>
            <w:bottom w:val="none" w:sz="0" w:space="0" w:color="auto"/>
            <w:right w:val="none" w:sz="0" w:space="0" w:color="auto"/>
          </w:divBdr>
        </w:div>
        <w:div w:id="1521704584">
          <w:marLeft w:val="0"/>
          <w:marRight w:val="0"/>
          <w:marTop w:val="0"/>
          <w:marBottom w:val="0"/>
          <w:divBdr>
            <w:top w:val="none" w:sz="0" w:space="0" w:color="auto"/>
            <w:left w:val="none" w:sz="0" w:space="0" w:color="auto"/>
            <w:bottom w:val="none" w:sz="0" w:space="0" w:color="auto"/>
            <w:right w:val="none" w:sz="0" w:space="0" w:color="auto"/>
          </w:divBdr>
        </w:div>
        <w:div w:id="1881239103">
          <w:marLeft w:val="0"/>
          <w:marRight w:val="0"/>
          <w:marTop w:val="0"/>
          <w:marBottom w:val="0"/>
          <w:divBdr>
            <w:top w:val="none" w:sz="0" w:space="0" w:color="auto"/>
            <w:left w:val="none" w:sz="0" w:space="0" w:color="auto"/>
            <w:bottom w:val="none" w:sz="0" w:space="0" w:color="auto"/>
            <w:right w:val="none" w:sz="0" w:space="0" w:color="auto"/>
          </w:divBdr>
        </w:div>
      </w:divsChild>
    </w:div>
    <w:div w:id="1395621554">
      <w:bodyDiv w:val="1"/>
      <w:marLeft w:val="0"/>
      <w:marRight w:val="0"/>
      <w:marTop w:val="0"/>
      <w:marBottom w:val="0"/>
      <w:divBdr>
        <w:top w:val="none" w:sz="0" w:space="0" w:color="auto"/>
        <w:left w:val="none" w:sz="0" w:space="0" w:color="auto"/>
        <w:bottom w:val="none" w:sz="0" w:space="0" w:color="auto"/>
        <w:right w:val="none" w:sz="0" w:space="0" w:color="auto"/>
      </w:divBdr>
    </w:div>
    <w:div w:id="1531725396">
      <w:bodyDiv w:val="1"/>
      <w:marLeft w:val="0"/>
      <w:marRight w:val="0"/>
      <w:marTop w:val="0"/>
      <w:marBottom w:val="0"/>
      <w:divBdr>
        <w:top w:val="none" w:sz="0" w:space="0" w:color="auto"/>
        <w:left w:val="none" w:sz="0" w:space="0" w:color="auto"/>
        <w:bottom w:val="none" w:sz="0" w:space="0" w:color="auto"/>
        <w:right w:val="none" w:sz="0" w:space="0" w:color="auto"/>
      </w:divBdr>
      <w:divsChild>
        <w:div w:id="1702971216">
          <w:marLeft w:val="0"/>
          <w:marRight w:val="0"/>
          <w:marTop w:val="0"/>
          <w:marBottom w:val="0"/>
          <w:divBdr>
            <w:top w:val="none" w:sz="0" w:space="0" w:color="auto"/>
            <w:left w:val="none" w:sz="0" w:space="0" w:color="auto"/>
            <w:bottom w:val="none" w:sz="0" w:space="0" w:color="auto"/>
            <w:right w:val="none" w:sz="0" w:space="0" w:color="auto"/>
          </w:divBdr>
        </w:div>
        <w:div w:id="1900361326">
          <w:marLeft w:val="0"/>
          <w:marRight w:val="0"/>
          <w:marTop w:val="0"/>
          <w:marBottom w:val="0"/>
          <w:divBdr>
            <w:top w:val="none" w:sz="0" w:space="0" w:color="auto"/>
            <w:left w:val="none" w:sz="0" w:space="0" w:color="auto"/>
            <w:bottom w:val="none" w:sz="0" w:space="0" w:color="auto"/>
            <w:right w:val="none" w:sz="0" w:space="0" w:color="auto"/>
          </w:divBdr>
        </w:div>
        <w:div w:id="723525907">
          <w:marLeft w:val="0"/>
          <w:marRight w:val="0"/>
          <w:marTop w:val="0"/>
          <w:marBottom w:val="0"/>
          <w:divBdr>
            <w:top w:val="none" w:sz="0" w:space="0" w:color="auto"/>
            <w:left w:val="none" w:sz="0" w:space="0" w:color="auto"/>
            <w:bottom w:val="none" w:sz="0" w:space="0" w:color="auto"/>
            <w:right w:val="none" w:sz="0" w:space="0" w:color="auto"/>
          </w:divBdr>
        </w:div>
        <w:div w:id="1975016118">
          <w:marLeft w:val="0"/>
          <w:marRight w:val="0"/>
          <w:marTop w:val="0"/>
          <w:marBottom w:val="0"/>
          <w:divBdr>
            <w:top w:val="none" w:sz="0" w:space="0" w:color="auto"/>
            <w:left w:val="none" w:sz="0" w:space="0" w:color="auto"/>
            <w:bottom w:val="none" w:sz="0" w:space="0" w:color="auto"/>
            <w:right w:val="none" w:sz="0" w:space="0" w:color="auto"/>
          </w:divBdr>
        </w:div>
        <w:div w:id="274755449">
          <w:marLeft w:val="0"/>
          <w:marRight w:val="0"/>
          <w:marTop w:val="0"/>
          <w:marBottom w:val="0"/>
          <w:divBdr>
            <w:top w:val="none" w:sz="0" w:space="0" w:color="auto"/>
            <w:left w:val="none" w:sz="0" w:space="0" w:color="auto"/>
            <w:bottom w:val="none" w:sz="0" w:space="0" w:color="auto"/>
            <w:right w:val="none" w:sz="0" w:space="0" w:color="auto"/>
          </w:divBdr>
        </w:div>
        <w:div w:id="712730252">
          <w:marLeft w:val="0"/>
          <w:marRight w:val="0"/>
          <w:marTop w:val="0"/>
          <w:marBottom w:val="0"/>
          <w:divBdr>
            <w:top w:val="none" w:sz="0" w:space="0" w:color="auto"/>
            <w:left w:val="none" w:sz="0" w:space="0" w:color="auto"/>
            <w:bottom w:val="none" w:sz="0" w:space="0" w:color="auto"/>
            <w:right w:val="none" w:sz="0" w:space="0" w:color="auto"/>
          </w:divBdr>
        </w:div>
        <w:div w:id="979922368">
          <w:marLeft w:val="0"/>
          <w:marRight w:val="0"/>
          <w:marTop w:val="0"/>
          <w:marBottom w:val="0"/>
          <w:divBdr>
            <w:top w:val="none" w:sz="0" w:space="0" w:color="auto"/>
            <w:left w:val="none" w:sz="0" w:space="0" w:color="auto"/>
            <w:bottom w:val="none" w:sz="0" w:space="0" w:color="auto"/>
            <w:right w:val="none" w:sz="0" w:space="0" w:color="auto"/>
          </w:divBdr>
        </w:div>
        <w:div w:id="2075544149">
          <w:marLeft w:val="0"/>
          <w:marRight w:val="0"/>
          <w:marTop w:val="0"/>
          <w:marBottom w:val="0"/>
          <w:divBdr>
            <w:top w:val="none" w:sz="0" w:space="0" w:color="auto"/>
            <w:left w:val="none" w:sz="0" w:space="0" w:color="auto"/>
            <w:bottom w:val="none" w:sz="0" w:space="0" w:color="auto"/>
            <w:right w:val="none" w:sz="0" w:space="0" w:color="auto"/>
          </w:divBdr>
        </w:div>
        <w:div w:id="1042561547">
          <w:marLeft w:val="0"/>
          <w:marRight w:val="0"/>
          <w:marTop w:val="0"/>
          <w:marBottom w:val="0"/>
          <w:divBdr>
            <w:top w:val="none" w:sz="0" w:space="0" w:color="auto"/>
            <w:left w:val="none" w:sz="0" w:space="0" w:color="auto"/>
            <w:bottom w:val="none" w:sz="0" w:space="0" w:color="auto"/>
            <w:right w:val="none" w:sz="0" w:space="0" w:color="auto"/>
          </w:divBdr>
        </w:div>
        <w:div w:id="1492522636">
          <w:marLeft w:val="0"/>
          <w:marRight w:val="0"/>
          <w:marTop w:val="0"/>
          <w:marBottom w:val="0"/>
          <w:divBdr>
            <w:top w:val="none" w:sz="0" w:space="0" w:color="auto"/>
            <w:left w:val="none" w:sz="0" w:space="0" w:color="auto"/>
            <w:bottom w:val="none" w:sz="0" w:space="0" w:color="auto"/>
            <w:right w:val="none" w:sz="0" w:space="0" w:color="auto"/>
          </w:divBdr>
        </w:div>
        <w:div w:id="327909213">
          <w:marLeft w:val="0"/>
          <w:marRight w:val="0"/>
          <w:marTop w:val="0"/>
          <w:marBottom w:val="0"/>
          <w:divBdr>
            <w:top w:val="none" w:sz="0" w:space="0" w:color="auto"/>
            <w:left w:val="none" w:sz="0" w:space="0" w:color="auto"/>
            <w:bottom w:val="none" w:sz="0" w:space="0" w:color="auto"/>
            <w:right w:val="none" w:sz="0" w:space="0" w:color="auto"/>
          </w:divBdr>
        </w:div>
        <w:div w:id="781850120">
          <w:marLeft w:val="0"/>
          <w:marRight w:val="0"/>
          <w:marTop w:val="0"/>
          <w:marBottom w:val="0"/>
          <w:divBdr>
            <w:top w:val="none" w:sz="0" w:space="0" w:color="auto"/>
            <w:left w:val="none" w:sz="0" w:space="0" w:color="auto"/>
            <w:bottom w:val="none" w:sz="0" w:space="0" w:color="auto"/>
            <w:right w:val="none" w:sz="0" w:space="0" w:color="auto"/>
          </w:divBdr>
        </w:div>
        <w:div w:id="1884101449">
          <w:marLeft w:val="0"/>
          <w:marRight w:val="0"/>
          <w:marTop w:val="0"/>
          <w:marBottom w:val="0"/>
          <w:divBdr>
            <w:top w:val="single" w:sz="6" w:space="7" w:color="auto"/>
            <w:left w:val="none" w:sz="0" w:space="0" w:color="auto"/>
            <w:bottom w:val="none" w:sz="0" w:space="0" w:color="auto"/>
            <w:right w:val="none" w:sz="0" w:space="0" w:color="auto"/>
          </w:divBdr>
          <w:divsChild>
            <w:div w:id="213845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5018">
      <w:bodyDiv w:val="1"/>
      <w:marLeft w:val="0"/>
      <w:marRight w:val="0"/>
      <w:marTop w:val="0"/>
      <w:marBottom w:val="0"/>
      <w:divBdr>
        <w:top w:val="none" w:sz="0" w:space="0" w:color="auto"/>
        <w:left w:val="none" w:sz="0" w:space="0" w:color="auto"/>
        <w:bottom w:val="none" w:sz="0" w:space="0" w:color="auto"/>
        <w:right w:val="none" w:sz="0" w:space="0" w:color="auto"/>
      </w:divBdr>
    </w:div>
    <w:div w:id="1581135102">
      <w:bodyDiv w:val="1"/>
      <w:marLeft w:val="0"/>
      <w:marRight w:val="0"/>
      <w:marTop w:val="0"/>
      <w:marBottom w:val="0"/>
      <w:divBdr>
        <w:top w:val="none" w:sz="0" w:space="0" w:color="auto"/>
        <w:left w:val="none" w:sz="0" w:space="0" w:color="auto"/>
        <w:bottom w:val="none" w:sz="0" w:space="0" w:color="auto"/>
        <w:right w:val="none" w:sz="0" w:space="0" w:color="auto"/>
      </w:divBdr>
    </w:div>
    <w:div w:id="1607418180">
      <w:bodyDiv w:val="1"/>
      <w:marLeft w:val="0"/>
      <w:marRight w:val="0"/>
      <w:marTop w:val="0"/>
      <w:marBottom w:val="0"/>
      <w:divBdr>
        <w:top w:val="none" w:sz="0" w:space="0" w:color="auto"/>
        <w:left w:val="none" w:sz="0" w:space="0" w:color="auto"/>
        <w:bottom w:val="none" w:sz="0" w:space="0" w:color="auto"/>
        <w:right w:val="none" w:sz="0" w:space="0" w:color="auto"/>
      </w:divBdr>
      <w:divsChild>
        <w:div w:id="140930247">
          <w:marLeft w:val="0"/>
          <w:marRight w:val="0"/>
          <w:marTop w:val="0"/>
          <w:marBottom w:val="0"/>
          <w:divBdr>
            <w:top w:val="none" w:sz="0" w:space="0" w:color="auto"/>
            <w:left w:val="none" w:sz="0" w:space="0" w:color="auto"/>
            <w:bottom w:val="none" w:sz="0" w:space="0" w:color="auto"/>
            <w:right w:val="none" w:sz="0" w:space="0" w:color="auto"/>
          </w:divBdr>
        </w:div>
        <w:div w:id="449591247">
          <w:marLeft w:val="0"/>
          <w:marRight w:val="0"/>
          <w:marTop w:val="0"/>
          <w:marBottom w:val="0"/>
          <w:divBdr>
            <w:top w:val="none" w:sz="0" w:space="0" w:color="auto"/>
            <w:left w:val="none" w:sz="0" w:space="0" w:color="auto"/>
            <w:bottom w:val="none" w:sz="0" w:space="0" w:color="auto"/>
            <w:right w:val="none" w:sz="0" w:space="0" w:color="auto"/>
          </w:divBdr>
        </w:div>
        <w:div w:id="505093702">
          <w:marLeft w:val="0"/>
          <w:marRight w:val="0"/>
          <w:marTop w:val="0"/>
          <w:marBottom w:val="0"/>
          <w:divBdr>
            <w:top w:val="none" w:sz="0" w:space="0" w:color="auto"/>
            <w:left w:val="none" w:sz="0" w:space="0" w:color="auto"/>
            <w:bottom w:val="none" w:sz="0" w:space="0" w:color="auto"/>
            <w:right w:val="none" w:sz="0" w:space="0" w:color="auto"/>
          </w:divBdr>
        </w:div>
        <w:div w:id="1035079383">
          <w:marLeft w:val="0"/>
          <w:marRight w:val="0"/>
          <w:marTop w:val="0"/>
          <w:marBottom w:val="0"/>
          <w:divBdr>
            <w:top w:val="none" w:sz="0" w:space="0" w:color="auto"/>
            <w:left w:val="none" w:sz="0" w:space="0" w:color="auto"/>
            <w:bottom w:val="none" w:sz="0" w:space="0" w:color="auto"/>
            <w:right w:val="none" w:sz="0" w:space="0" w:color="auto"/>
          </w:divBdr>
        </w:div>
        <w:div w:id="1080982627">
          <w:marLeft w:val="0"/>
          <w:marRight w:val="0"/>
          <w:marTop w:val="0"/>
          <w:marBottom w:val="0"/>
          <w:divBdr>
            <w:top w:val="none" w:sz="0" w:space="0" w:color="auto"/>
            <w:left w:val="none" w:sz="0" w:space="0" w:color="auto"/>
            <w:bottom w:val="none" w:sz="0" w:space="0" w:color="auto"/>
            <w:right w:val="none" w:sz="0" w:space="0" w:color="auto"/>
          </w:divBdr>
        </w:div>
        <w:div w:id="1257444849">
          <w:marLeft w:val="0"/>
          <w:marRight w:val="0"/>
          <w:marTop w:val="0"/>
          <w:marBottom w:val="0"/>
          <w:divBdr>
            <w:top w:val="none" w:sz="0" w:space="0" w:color="auto"/>
            <w:left w:val="none" w:sz="0" w:space="0" w:color="auto"/>
            <w:bottom w:val="none" w:sz="0" w:space="0" w:color="auto"/>
            <w:right w:val="none" w:sz="0" w:space="0" w:color="auto"/>
          </w:divBdr>
        </w:div>
        <w:div w:id="1534420588">
          <w:marLeft w:val="0"/>
          <w:marRight w:val="0"/>
          <w:marTop w:val="0"/>
          <w:marBottom w:val="0"/>
          <w:divBdr>
            <w:top w:val="none" w:sz="0" w:space="0" w:color="auto"/>
            <w:left w:val="none" w:sz="0" w:space="0" w:color="auto"/>
            <w:bottom w:val="none" w:sz="0" w:space="0" w:color="auto"/>
            <w:right w:val="none" w:sz="0" w:space="0" w:color="auto"/>
          </w:divBdr>
        </w:div>
        <w:div w:id="1919709079">
          <w:marLeft w:val="0"/>
          <w:marRight w:val="0"/>
          <w:marTop w:val="0"/>
          <w:marBottom w:val="0"/>
          <w:divBdr>
            <w:top w:val="none" w:sz="0" w:space="0" w:color="auto"/>
            <w:left w:val="none" w:sz="0" w:space="0" w:color="auto"/>
            <w:bottom w:val="none" w:sz="0" w:space="0" w:color="auto"/>
            <w:right w:val="none" w:sz="0" w:space="0" w:color="auto"/>
          </w:divBdr>
        </w:div>
        <w:div w:id="1958902679">
          <w:marLeft w:val="0"/>
          <w:marRight w:val="0"/>
          <w:marTop w:val="0"/>
          <w:marBottom w:val="0"/>
          <w:divBdr>
            <w:top w:val="none" w:sz="0" w:space="0" w:color="auto"/>
            <w:left w:val="none" w:sz="0" w:space="0" w:color="auto"/>
            <w:bottom w:val="none" w:sz="0" w:space="0" w:color="auto"/>
            <w:right w:val="none" w:sz="0" w:space="0" w:color="auto"/>
          </w:divBdr>
        </w:div>
        <w:div w:id="1962223637">
          <w:marLeft w:val="0"/>
          <w:marRight w:val="0"/>
          <w:marTop w:val="0"/>
          <w:marBottom w:val="0"/>
          <w:divBdr>
            <w:top w:val="none" w:sz="0" w:space="0" w:color="auto"/>
            <w:left w:val="none" w:sz="0" w:space="0" w:color="auto"/>
            <w:bottom w:val="none" w:sz="0" w:space="0" w:color="auto"/>
            <w:right w:val="none" w:sz="0" w:space="0" w:color="auto"/>
          </w:divBdr>
        </w:div>
        <w:div w:id="2004701423">
          <w:marLeft w:val="0"/>
          <w:marRight w:val="0"/>
          <w:marTop w:val="0"/>
          <w:marBottom w:val="0"/>
          <w:divBdr>
            <w:top w:val="none" w:sz="0" w:space="0" w:color="auto"/>
            <w:left w:val="none" w:sz="0" w:space="0" w:color="auto"/>
            <w:bottom w:val="none" w:sz="0" w:space="0" w:color="auto"/>
            <w:right w:val="none" w:sz="0" w:space="0" w:color="auto"/>
          </w:divBdr>
        </w:div>
        <w:div w:id="2129082053">
          <w:marLeft w:val="0"/>
          <w:marRight w:val="0"/>
          <w:marTop w:val="0"/>
          <w:marBottom w:val="0"/>
          <w:divBdr>
            <w:top w:val="none" w:sz="0" w:space="0" w:color="auto"/>
            <w:left w:val="none" w:sz="0" w:space="0" w:color="auto"/>
            <w:bottom w:val="none" w:sz="0" w:space="0" w:color="auto"/>
            <w:right w:val="none" w:sz="0" w:space="0" w:color="auto"/>
          </w:divBdr>
        </w:div>
      </w:divsChild>
    </w:div>
    <w:div w:id="1665861659">
      <w:bodyDiv w:val="1"/>
      <w:marLeft w:val="0"/>
      <w:marRight w:val="0"/>
      <w:marTop w:val="0"/>
      <w:marBottom w:val="0"/>
      <w:divBdr>
        <w:top w:val="none" w:sz="0" w:space="0" w:color="auto"/>
        <w:left w:val="none" w:sz="0" w:space="0" w:color="auto"/>
        <w:bottom w:val="none" w:sz="0" w:space="0" w:color="auto"/>
        <w:right w:val="none" w:sz="0" w:space="0" w:color="auto"/>
      </w:divBdr>
    </w:div>
    <w:div w:id="1747533193">
      <w:bodyDiv w:val="1"/>
      <w:marLeft w:val="0"/>
      <w:marRight w:val="0"/>
      <w:marTop w:val="0"/>
      <w:marBottom w:val="0"/>
      <w:divBdr>
        <w:top w:val="none" w:sz="0" w:space="0" w:color="auto"/>
        <w:left w:val="none" w:sz="0" w:space="0" w:color="auto"/>
        <w:bottom w:val="none" w:sz="0" w:space="0" w:color="auto"/>
        <w:right w:val="none" w:sz="0" w:space="0" w:color="auto"/>
      </w:divBdr>
    </w:div>
    <w:div w:id="1820920968">
      <w:bodyDiv w:val="1"/>
      <w:marLeft w:val="0"/>
      <w:marRight w:val="0"/>
      <w:marTop w:val="0"/>
      <w:marBottom w:val="0"/>
      <w:divBdr>
        <w:top w:val="none" w:sz="0" w:space="0" w:color="auto"/>
        <w:left w:val="none" w:sz="0" w:space="0" w:color="auto"/>
        <w:bottom w:val="none" w:sz="0" w:space="0" w:color="auto"/>
        <w:right w:val="none" w:sz="0" w:space="0" w:color="auto"/>
      </w:divBdr>
    </w:div>
    <w:div w:id="1897624533">
      <w:bodyDiv w:val="1"/>
      <w:marLeft w:val="0"/>
      <w:marRight w:val="0"/>
      <w:marTop w:val="0"/>
      <w:marBottom w:val="0"/>
      <w:divBdr>
        <w:top w:val="none" w:sz="0" w:space="0" w:color="auto"/>
        <w:left w:val="none" w:sz="0" w:space="0" w:color="auto"/>
        <w:bottom w:val="none" w:sz="0" w:space="0" w:color="auto"/>
        <w:right w:val="none" w:sz="0" w:space="0" w:color="auto"/>
      </w:divBdr>
    </w:div>
    <w:div w:id="2053848783">
      <w:bodyDiv w:val="1"/>
      <w:marLeft w:val="0"/>
      <w:marRight w:val="0"/>
      <w:marTop w:val="0"/>
      <w:marBottom w:val="0"/>
      <w:divBdr>
        <w:top w:val="none" w:sz="0" w:space="0" w:color="auto"/>
        <w:left w:val="none" w:sz="0" w:space="0" w:color="auto"/>
        <w:bottom w:val="none" w:sz="0" w:space="0" w:color="auto"/>
        <w:right w:val="none" w:sz="0" w:space="0" w:color="auto"/>
      </w:divBdr>
      <w:divsChild>
        <w:div w:id="28527875">
          <w:marLeft w:val="0"/>
          <w:marRight w:val="0"/>
          <w:marTop w:val="0"/>
          <w:marBottom w:val="0"/>
          <w:divBdr>
            <w:top w:val="none" w:sz="0" w:space="0" w:color="auto"/>
            <w:left w:val="none" w:sz="0" w:space="0" w:color="auto"/>
            <w:bottom w:val="none" w:sz="0" w:space="0" w:color="auto"/>
            <w:right w:val="none" w:sz="0" w:space="0" w:color="auto"/>
          </w:divBdr>
        </w:div>
        <w:div w:id="110903450">
          <w:marLeft w:val="0"/>
          <w:marRight w:val="0"/>
          <w:marTop w:val="0"/>
          <w:marBottom w:val="0"/>
          <w:divBdr>
            <w:top w:val="none" w:sz="0" w:space="0" w:color="auto"/>
            <w:left w:val="none" w:sz="0" w:space="0" w:color="auto"/>
            <w:bottom w:val="none" w:sz="0" w:space="0" w:color="auto"/>
            <w:right w:val="none" w:sz="0" w:space="0" w:color="auto"/>
          </w:divBdr>
        </w:div>
        <w:div w:id="157427524">
          <w:marLeft w:val="0"/>
          <w:marRight w:val="0"/>
          <w:marTop w:val="0"/>
          <w:marBottom w:val="0"/>
          <w:divBdr>
            <w:top w:val="none" w:sz="0" w:space="0" w:color="auto"/>
            <w:left w:val="none" w:sz="0" w:space="0" w:color="auto"/>
            <w:bottom w:val="none" w:sz="0" w:space="0" w:color="auto"/>
            <w:right w:val="none" w:sz="0" w:space="0" w:color="auto"/>
          </w:divBdr>
        </w:div>
        <w:div w:id="761419395">
          <w:marLeft w:val="0"/>
          <w:marRight w:val="0"/>
          <w:marTop w:val="0"/>
          <w:marBottom w:val="0"/>
          <w:divBdr>
            <w:top w:val="none" w:sz="0" w:space="0" w:color="auto"/>
            <w:left w:val="none" w:sz="0" w:space="0" w:color="auto"/>
            <w:bottom w:val="none" w:sz="0" w:space="0" w:color="auto"/>
            <w:right w:val="none" w:sz="0" w:space="0" w:color="auto"/>
          </w:divBdr>
        </w:div>
        <w:div w:id="780228168">
          <w:marLeft w:val="0"/>
          <w:marRight w:val="0"/>
          <w:marTop w:val="0"/>
          <w:marBottom w:val="0"/>
          <w:divBdr>
            <w:top w:val="none" w:sz="0" w:space="0" w:color="auto"/>
            <w:left w:val="none" w:sz="0" w:space="0" w:color="auto"/>
            <w:bottom w:val="none" w:sz="0" w:space="0" w:color="auto"/>
            <w:right w:val="none" w:sz="0" w:space="0" w:color="auto"/>
          </w:divBdr>
        </w:div>
        <w:div w:id="783576768">
          <w:marLeft w:val="0"/>
          <w:marRight w:val="0"/>
          <w:marTop w:val="0"/>
          <w:marBottom w:val="0"/>
          <w:divBdr>
            <w:top w:val="none" w:sz="0" w:space="0" w:color="auto"/>
            <w:left w:val="none" w:sz="0" w:space="0" w:color="auto"/>
            <w:bottom w:val="none" w:sz="0" w:space="0" w:color="auto"/>
            <w:right w:val="none" w:sz="0" w:space="0" w:color="auto"/>
          </w:divBdr>
        </w:div>
        <w:div w:id="788745952">
          <w:marLeft w:val="0"/>
          <w:marRight w:val="0"/>
          <w:marTop w:val="0"/>
          <w:marBottom w:val="0"/>
          <w:divBdr>
            <w:top w:val="none" w:sz="0" w:space="0" w:color="auto"/>
            <w:left w:val="none" w:sz="0" w:space="0" w:color="auto"/>
            <w:bottom w:val="none" w:sz="0" w:space="0" w:color="auto"/>
            <w:right w:val="none" w:sz="0" w:space="0" w:color="auto"/>
          </w:divBdr>
        </w:div>
        <w:div w:id="1052314761">
          <w:marLeft w:val="0"/>
          <w:marRight w:val="0"/>
          <w:marTop w:val="0"/>
          <w:marBottom w:val="0"/>
          <w:divBdr>
            <w:top w:val="single" w:sz="6" w:space="7" w:color="auto"/>
            <w:left w:val="none" w:sz="0" w:space="0" w:color="auto"/>
            <w:bottom w:val="none" w:sz="0" w:space="0" w:color="auto"/>
            <w:right w:val="none" w:sz="0" w:space="0" w:color="auto"/>
          </w:divBdr>
          <w:divsChild>
            <w:div w:id="1353919996">
              <w:marLeft w:val="0"/>
              <w:marRight w:val="0"/>
              <w:marTop w:val="0"/>
              <w:marBottom w:val="0"/>
              <w:divBdr>
                <w:top w:val="none" w:sz="0" w:space="0" w:color="auto"/>
                <w:left w:val="none" w:sz="0" w:space="0" w:color="auto"/>
                <w:bottom w:val="none" w:sz="0" w:space="0" w:color="auto"/>
                <w:right w:val="none" w:sz="0" w:space="0" w:color="auto"/>
              </w:divBdr>
            </w:div>
          </w:divsChild>
        </w:div>
        <w:div w:id="1093624358">
          <w:marLeft w:val="0"/>
          <w:marRight w:val="0"/>
          <w:marTop w:val="0"/>
          <w:marBottom w:val="0"/>
          <w:divBdr>
            <w:top w:val="none" w:sz="0" w:space="0" w:color="auto"/>
            <w:left w:val="none" w:sz="0" w:space="0" w:color="auto"/>
            <w:bottom w:val="none" w:sz="0" w:space="0" w:color="auto"/>
            <w:right w:val="none" w:sz="0" w:space="0" w:color="auto"/>
          </w:divBdr>
        </w:div>
        <w:div w:id="1850024013">
          <w:marLeft w:val="0"/>
          <w:marRight w:val="0"/>
          <w:marTop w:val="0"/>
          <w:marBottom w:val="0"/>
          <w:divBdr>
            <w:top w:val="none" w:sz="0" w:space="0" w:color="auto"/>
            <w:left w:val="none" w:sz="0" w:space="0" w:color="auto"/>
            <w:bottom w:val="none" w:sz="0" w:space="0" w:color="auto"/>
            <w:right w:val="none" w:sz="0" w:space="0" w:color="auto"/>
          </w:divBdr>
        </w:div>
        <w:div w:id="1858498096">
          <w:marLeft w:val="0"/>
          <w:marRight w:val="0"/>
          <w:marTop w:val="0"/>
          <w:marBottom w:val="0"/>
          <w:divBdr>
            <w:top w:val="none" w:sz="0" w:space="0" w:color="auto"/>
            <w:left w:val="none" w:sz="0" w:space="0" w:color="auto"/>
            <w:bottom w:val="none" w:sz="0" w:space="0" w:color="auto"/>
            <w:right w:val="none" w:sz="0" w:space="0" w:color="auto"/>
          </w:divBdr>
        </w:div>
        <w:div w:id="2016953380">
          <w:marLeft w:val="0"/>
          <w:marRight w:val="0"/>
          <w:marTop w:val="0"/>
          <w:marBottom w:val="0"/>
          <w:divBdr>
            <w:top w:val="none" w:sz="0" w:space="0" w:color="auto"/>
            <w:left w:val="none" w:sz="0" w:space="0" w:color="auto"/>
            <w:bottom w:val="none" w:sz="0" w:space="0" w:color="auto"/>
            <w:right w:val="none" w:sz="0" w:space="0" w:color="auto"/>
          </w:divBdr>
        </w:div>
        <w:div w:id="20503784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bbc.com/news/world-middle-east-27838034" TargetMode="External"/><Relationship Id="rId3" Type="http://schemas.openxmlformats.org/officeDocument/2006/relationships/hyperlink" Target="https://stat-methods.com/home/kruskal-wallis-r/" TargetMode="External"/><Relationship Id="rId7" Type="http://schemas.openxmlformats.org/officeDocument/2006/relationships/hyperlink" Target="https://www.thenewhumanitarian.org/analysis/2015/02/02/has-syria-really-beaten-polio" TargetMode="External"/><Relationship Id="rId2" Type="http://schemas.openxmlformats.org/officeDocument/2006/relationships/hyperlink" Target="http://www.r-tutor.com/elementary-statistics/non-parametric-methods/kruskal-wallis-test" TargetMode="External"/><Relationship Id="rId1" Type="http://schemas.openxmlformats.org/officeDocument/2006/relationships/hyperlink" Target="https://www.statisticssolutions.com/kruskal-wallis-test/" TargetMode="External"/><Relationship Id="rId6" Type="http://schemas.openxmlformats.org/officeDocument/2006/relationships/hyperlink" Target="https://apps.who.int/immunization_monitoring/globalsummary/incidences?c=SYR" TargetMode="External"/><Relationship Id="rId5" Type="http://schemas.openxmlformats.org/officeDocument/2006/relationships/hyperlink" Target="https://www.wilsoncenter.org/article/timeline-the-rise-spread-and-fall-the-islamic-state" TargetMode="External"/><Relationship Id="rId4" Type="http://schemas.openxmlformats.org/officeDocument/2006/relationships/hyperlink" Target="https://www.bbc.com/news/world-middle-east-27838034" TargetMode="External"/><Relationship Id="rId9" Type="http://schemas.openxmlformats.org/officeDocument/2006/relationships/hyperlink" Target="https://www.pri.org/stories/2017-02-19/timeline-islamic-states-gains-and-losses-iraq-and-syria"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hart" Target="charts/chart1.xml"/><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comments" Target="comments.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X:\Box%20Sync\Research\ACUStudy\Data\June%202019%20Syndromes%20Calculations%20Shee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[June 2019 Syndromes Calculations Sheets.xlsx]MEA!PivotTable1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Cases of Measles</a:t>
            </a:r>
            <a:r>
              <a:rPr lang="en-US" baseline="0"/>
              <a:t> by District 2015-2019</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s>
    <c:plotArea>
      <c:layout>
        <c:manualLayout>
          <c:layoutTarget val="inner"/>
          <c:xMode val="edge"/>
          <c:yMode val="edge"/>
          <c:x val="7.5452003477143828E-2"/>
          <c:y val="0.19844413012729845"/>
          <c:w val="0.81537324650562182"/>
          <c:h val="0.40711111606098743"/>
        </c:manualLayout>
      </c:layout>
      <c:barChart>
        <c:barDir val="col"/>
        <c:grouping val="clustered"/>
        <c:varyColors val="0"/>
        <c:ser>
          <c:idx val="0"/>
          <c:order val="0"/>
          <c:tx>
            <c:strRef>
              <c:f>MEA!$B$3:$B$4</c:f>
              <c:strCache>
                <c:ptCount val="1"/>
                <c:pt idx="0">
                  <c:v>2015</c:v>
                </c:pt>
              </c:strCache>
            </c:strRef>
          </c:tx>
          <c:spPr>
            <a:solidFill>
              <a:schemeClr val="accent1">
                <a:tint val="54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MEA!$B$5:$B$46</c:f>
              <c:numCache>
                <c:formatCode>#,##0</c:formatCode>
                <c:ptCount val="32"/>
                <c:pt idx="0">
                  <c:v>7</c:v>
                </c:pt>
                <c:pt idx="1">
                  <c:v>18</c:v>
                </c:pt>
                <c:pt idx="2">
                  <c:v>67</c:v>
                </c:pt>
                <c:pt idx="3">
                  <c:v>16</c:v>
                </c:pt>
                <c:pt idx="4">
                  <c:v>18</c:v>
                </c:pt>
                <c:pt idx="5">
                  <c:v>83</c:v>
                </c:pt>
                <c:pt idx="6">
                  <c:v>442</c:v>
                </c:pt>
                <c:pt idx="7">
                  <c:v>42</c:v>
                </c:pt>
                <c:pt idx="8">
                  <c:v>54</c:v>
                </c:pt>
                <c:pt idx="9">
                  <c:v>177</c:v>
                </c:pt>
                <c:pt idx="10">
                  <c:v>116</c:v>
                </c:pt>
                <c:pt idx="11">
                  <c:v>512</c:v>
                </c:pt>
                <c:pt idx="12">
                  <c:v>136</c:v>
                </c:pt>
                <c:pt idx="13">
                  <c:v>7</c:v>
                </c:pt>
                <c:pt idx="14">
                  <c:v>2</c:v>
                </c:pt>
                <c:pt idx="15">
                  <c:v>17</c:v>
                </c:pt>
                <c:pt idx="16">
                  <c:v>1</c:v>
                </c:pt>
                <c:pt idx="17">
                  <c:v>138</c:v>
                </c:pt>
                <c:pt idx="18">
                  <c:v>51</c:v>
                </c:pt>
                <c:pt idx="19">
                  <c:v>91</c:v>
                </c:pt>
                <c:pt idx="20">
                  <c:v>9</c:v>
                </c:pt>
                <c:pt idx="21">
                  <c:v>11</c:v>
                </c:pt>
                <c:pt idx="22">
                  <c:v>0</c:v>
                </c:pt>
                <c:pt idx="23">
                  <c:v>0</c:v>
                </c:pt>
                <c:pt idx="24">
                  <c:v>0</c:v>
                </c:pt>
                <c:pt idx="25">
                  <c:v>0</c:v>
                </c:pt>
                <c:pt idx="26">
                  <c:v>38</c:v>
                </c:pt>
                <c:pt idx="27">
                  <c:v>21</c:v>
                </c:pt>
                <c:pt idx="28">
                  <c:v>47</c:v>
                </c:pt>
                <c:pt idx="29">
                  <c:v>53</c:v>
                </c:pt>
                <c:pt idx="30">
                  <c:v>16</c:v>
                </c:pt>
                <c:pt idx="31">
                  <c:v>2</c:v>
                </c:pt>
              </c:numCache>
            </c:numRef>
          </c:val>
          <c:extLst>
            <c:ext xmlns:c16="http://schemas.microsoft.com/office/drawing/2014/chart" uri="{C3380CC4-5D6E-409C-BE32-E72D297353CC}">
              <c16:uniqueId val="{00000000-F39D-4348-B8B1-E8D64AEDEB8C}"/>
            </c:ext>
          </c:extLst>
        </c:ser>
        <c:ser>
          <c:idx val="1"/>
          <c:order val="1"/>
          <c:tx>
            <c:strRef>
              <c:f>MEA!$C$3:$C$4</c:f>
              <c:strCache>
                <c:ptCount val="1"/>
                <c:pt idx="0">
                  <c:v>2016</c:v>
                </c:pt>
              </c:strCache>
            </c:strRef>
          </c:tx>
          <c:spPr>
            <a:solidFill>
              <a:schemeClr val="accent1">
                <a:tint val="77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MEA!$C$5:$C$46</c:f>
              <c:numCache>
                <c:formatCode>#,##0</c:formatCode>
                <c:ptCount val="32"/>
                <c:pt idx="0">
                  <c:v>6</c:v>
                </c:pt>
                <c:pt idx="1">
                  <c:v>14</c:v>
                </c:pt>
                <c:pt idx="2">
                  <c:v>30</c:v>
                </c:pt>
                <c:pt idx="3">
                  <c:v>132</c:v>
                </c:pt>
                <c:pt idx="4">
                  <c:v>28</c:v>
                </c:pt>
                <c:pt idx="5">
                  <c:v>22</c:v>
                </c:pt>
                <c:pt idx="6">
                  <c:v>268</c:v>
                </c:pt>
                <c:pt idx="7">
                  <c:v>6</c:v>
                </c:pt>
                <c:pt idx="8">
                  <c:v>1</c:v>
                </c:pt>
                <c:pt idx="9">
                  <c:v>12</c:v>
                </c:pt>
                <c:pt idx="10">
                  <c:v>40</c:v>
                </c:pt>
                <c:pt idx="11">
                  <c:v>816</c:v>
                </c:pt>
                <c:pt idx="12">
                  <c:v>81</c:v>
                </c:pt>
                <c:pt idx="13">
                  <c:v>11</c:v>
                </c:pt>
                <c:pt idx="14">
                  <c:v>0</c:v>
                </c:pt>
                <c:pt idx="15">
                  <c:v>14</c:v>
                </c:pt>
                <c:pt idx="16">
                  <c:v>13</c:v>
                </c:pt>
                <c:pt idx="17">
                  <c:v>110</c:v>
                </c:pt>
                <c:pt idx="18">
                  <c:v>83</c:v>
                </c:pt>
                <c:pt idx="19">
                  <c:v>221</c:v>
                </c:pt>
                <c:pt idx="20">
                  <c:v>5</c:v>
                </c:pt>
                <c:pt idx="21">
                  <c:v>4</c:v>
                </c:pt>
                <c:pt idx="22">
                  <c:v>0</c:v>
                </c:pt>
                <c:pt idx="23">
                  <c:v>0</c:v>
                </c:pt>
                <c:pt idx="24">
                  <c:v>1</c:v>
                </c:pt>
                <c:pt idx="25">
                  <c:v>0</c:v>
                </c:pt>
                <c:pt idx="26">
                  <c:v>21</c:v>
                </c:pt>
                <c:pt idx="27">
                  <c:v>13</c:v>
                </c:pt>
                <c:pt idx="28">
                  <c:v>52</c:v>
                </c:pt>
                <c:pt idx="29">
                  <c:v>54</c:v>
                </c:pt>
                <c:pt idx="30">
                  <c:v>48</c:v>
                </c:pt>
                <c:pt idx="31">
                  <c:v>4</c:v>
                </c:pt>
              </c:numCache>
            </c:numRef>
          </c:val>
          <c:extLst>
            <c:ext xmlns:c16="http://schemas.microsoft.com/office/drawing/2014/chart" uri="{C3380CC4-5D6E-409C-BE32-E72D297353CC}">
              <c16:uniqueId val="{00000001-F39D-4348-B8B1-E8D64AEDEB8C}"/>
            </c:ext>
          </c:extLst>
        </c:ser>
        <c:ser>
          <c:idx val="2"/>
          <c:order val="2"/>
          <c:tx>
            <c:strRef>
              <c:f>MEA!$D$3:$D$4</c:f>
              <c:strCache>
                <c:ptCount val="1"/>
                <c:pt idx="0">
                  <c:v>2017</c:v>
                </c:pt>
              </c:strCache>
            </c:strRef>
          </c:tx>
          <c:spPr>
            <a:solidFill>
              <a:schemeClr val="accent1"/>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MEA!$D$5:$D$46</c:f>
              <c:numCache>
                <c:formatCode>#,##0</c:formatCode>
                <c:ptCount val="32"/>
                <c:pt idx="0">
                  <c:v>110</c:v>
                </c:pt>
                <c:pt idx="1">
                  <c:v>11</c:v>
                </c:pt>
                <c:pt idx="2">
                  <c:v>107</c:v>
                </c:pt>
                <c:pt idx="3">
                  <c:v>1004</c:v>
                </c:pt>
                <c:pt idx="4">
                  <c:v>126</c:v>
                </c:pt>
                <c:pt idx="5">
                  <c:v>9</c:v>
                </c:pt>
                <c:pt idx="6">
                  <c:v>545</c:v>
                </c:pt>
                <c:pt idx="7">
                  <c:v>6</c:v>
                </c:pt>
                <c:pt idx="8">
                  <c:v>11</c:v>
                </c:pt>
                <c:pt idx="9">
                  <c:v>13</c:v>
                </c:pt>
                <c:pt idx="10">
                  <c:v>7</c:v>
                </c:pt>
                <c:pt idx="11">
                  <c:v>486</c:v>
                </c:pt>
                <c:pt idx="12">
                  <c:v>101</c:v>
                </c:pt>
                <c:pt idx="13">
                  <c:v>82</c:v>
                </c:pt>
                <c:pt idx="14">
                  <c:v>4</c:v>
                </c:pt>
                <c:pt idx="15">
                  <c:v>88</c:v>
                </c:pt>
                <c:pt idx="16">
                  <c:v>72</c:v>
                </c:pt>
                <c:pt idx="17">
                  <c:v>2100</c:v>
                </c:pt>
                <c:pt idx="18">
                  <c:v>1532</c:v>
                </c:pt>
                <c:pt idx="19">
                  <c:v>572</c:v>
                </c:pt>
                <c:pt idx="20">
                  <c:v>1</c:v>
                </c:pt>
                <c:pt idx="21">
                  <c:v>6</c:v>
                </c:pt>
                <c:pt idx="22">
                  <c:v>0</c:v>
                </c:pt>
                <c:pt idx="23">
                  <c:v>0</c:v>
                </c:pt>
                <c:pt idx="24">
                  <c:v>0</c:v>
                </c:pt>
                <c:pt idx="25">
                  <c:v>0</c:v>
                </c:pt>
                <c:pt idx="26">
                  <c:v>39</c:v>
                </c:pt>
                <c:pt idx="27">
                  <c:v>57</c:v>
                </c:pt>
                <c:pt idx="28">
                  <c:v>227</c:v>
                </c:pt>
                <c:pt idx="29">
                  <c:v>211</c:v>
                </c:pt>
                <c:pt idx="30">
                  <c:v>99</c:v>
                </c:pt>
                <c:pt idx="31">
                  <c:v>38</c:v>
                </c:pt>
              </c:numCache>
            </c:numRef>
          </c:val>
          <c:extLst>
            <c:ext xmlns:c16="http://schemas.microsoft.com/office/drawing/2014/chart" uri="{C3380CC4-5D6E-409C-BE32-E72D297353CC}">
              <c16:uniqueId val="{00000002-F39D-4348-B8B1-E8D64AEDEB8C}"/>
            </c:ext>
          </c:extLst>
        </c:ser>
        <c:ser>
          <c:idx val="3"/>
          <c:order val="3"/>
          <c:tx>
            <c:strRef>
              <c:f>MEA!$E$3:$E$4</c:f>
              <c:strCache>
                <c:ptCount val="1"/>
                <c:pt idx="0">
                  <c:v>2018</c:v>
                </c:pt>
              </c:strCache>
            </c:strRef>
          </c:tx>
          <c:spPr>
            <a:solidFill>
              <a:schemeClr val="accent1">
                <a:shade val="76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MEA!$E$5:$E$46</c:f>
              <c:numCache>
                <c:formatCode>#,##0</c:formatCode>
                <c:ptCount val="32"/>
                <c:pt idx="0">
                  <c:v>180</c:v>
                </c:pt>
                <c:pt idx="1">
                  <c:v>33</c:v>
                </c:pt>
                <c:pt idx="2">
                  <c:v>484</c:v>
                </c:pt>
                <c:pt idx="3">
                  <c:v>687</c:v>
                </c:pt>
                <c:pt idx="4">
                  <c:v>337</c:v>
                </c:pt>
                <c:pt idx="5">
                  <c:v>774</c:v>
                </c:pt>
                <c:pt idx="6">
                  <c:v>117</c:v>
                </c:pt>
                <c:pt idx="7">
                  <c:v>6</c:v>
                </c:pt>
                <c:pt idx="8">
                  <c:v>37</c:v>
                </c:pt>
                <c:pt idx="9">
                  <c:v>67</c:v>
                </c:pt>
                <c:pt idx="10">
                  <c:v>19</c:v>
                </c:pt>
                <c:pt idx="11">
                  <c:v>5741</c:v>
                </c:pt>
                <c:pt idx="12">
                  <c:v>397</c:v>
                </c:pt>
                <c:pt idx="13">
                  <c:v>374</c:v>
                </c:pt>
                <c:pt idx="14">
                  <c:v>2</c:v>
                </c:pt>
                <c:pt idx="15">
                  <c:v>26</c:v>
                </c:pt>
                <c:pt idx="16">
                  <c:v>28</c:v>
                </c:pt>
                <c:pt idx="17">
                  <c:v>153</c:v>
                </c:pt>
                <c:pt idx="18">
                  <c:v>607</c:v>
                </c:pt>
                <c:pt idx="19">
                  <c:v>3310</c:v>
                </c:pt>
                <c:pt idx="20">
                  <c:v>2</c:v>
                </c:pt>
                <c:pt idx="21">
                  <c:v>24</c:v>
                </c:pt>
                <c:pt idx="22">
                  <c:v>24</c:v>
                </c:pt>
                <c:pt idx="23">
                  <c:v>6</c:v>
                </c:pt>
                <c:pt idx="24">
                  <c:v>0</c:v>
                </c:pt>
                <c:pt idx="25">
                  <c:v>0</c:v>
                </c:pt>
                <c:pt idx="26">
                  <c:v>323</c:v>
                </c:pt>
                <c:pt idx="27">
                  <c:v>158</c:v>
                </c:pt>
                <c:pt idx="28">
                  <c:v>2061</c:v>
                </c:pt>
                <c:pt idx="29">
                  <c:v>1530</c:v>
                </c:pt>
                <c:pt idx="30">
                  <c:v>372</c:v>
                </c:pt>
                <c:pt idx="31">
                  <c:v>6</c:v>
                </c:pt>
              </c:numCache>
            </c:numRef>
          </c:val>
          <c:extLst>
            <c:ext xmlns:c16="http://schemas.microsoft.com/office/drawing/2014/chart" uri="{C3380CC4-5D6E-409C-BE32-E72D297353CC}">
              <c16:uniqueId val="{00000003-F39D-4348-B8B1-E8D64AEDEB8C}"/>
            </c:ext>
          </c:extLst>
        </c:ser>
        <c:ser>
          <c:idx val="4"/>
          <c:order val="4"/>
          <c:tx>
            <c:strRef>
              <c:f>MEA!$F$3:$F$4</c:f>
              <c:strCache>
                <c:ptCount val="1"/>
                <c:pt idx="0">
                  <c:v>2019</c:v>
                </c:pt>
              </c:strCache>
            </c:strRef>
          </c:tx>
          <c:spPr>
            <a:solidFill>
              <a:schemeClr val="accent1">
                <a:shade val="53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MEA!$F$5:$F$46</c:f>
              <c:numCache>
                <c:formatCode>#,##0</c:formatCode>
                <c:ptCount val="32"/>
                <c:pt idx="0">
                  <c:v>4</c:v>
                </c:pt>
                <c:pt idx="1">
                  <c:v>0</c:v>
                </c:pt>
                <c:pt idx="2">
                  <c:v>7</c:v>
                </c:pt>
                <c:pt idx="3">
                  <c:v>32</c:v>
                </c:pt>
                <c:pt idx="4">
                  <c:v>15</c:v>
                </c:pt>
                <c:pt idx="5">
                  <c:v>28</c:v>
                </c:pt>
                <c:pt idx="6">
                  <c:v>2</c:v>
                </c:pt>
                <c:pt idx="7">
                  <c:v>1</c:v>
                </c:pt>
                <c:pt idx="8">
                  <c:v>7</c:v>
                </c:pt>
                <c:pt idx="9">
                  <c:v>1</c:v>
                </c:pt>
                <c:pt idx="10">
                  <c:v>0</c:v>
                </c:pt>
                <c:pt idx="11">
                  <c:v>30</c:v>
                </c:pt>
                <c:pt idx="12">
                  <c:v>5</c:v>
                </c:pt>
                <c:pt idx="13">
                  <c:v>7</c:v>
                </c:pt>
                <c:pt idx="17">
                  <c:v>0</c:v>
                </c:pt>
                <c:pt idx="18">
                  <c:v>0</c:v>
                </c:pt>
                <c:pt idx="19">
                  <c:v>59</c:v>
                </c:pt>
                <c:pt idx="21">
                  <c:v>1</c:v>
                </c:pt>
                <c:pt idx="23">
                  <c:v>0</c:v>
                </c:pt>
                <c:pt idx="26">
                  <c:v>14</c:v>
                </c:pt>
                <c:pt idx="27">
                  <c:v>6</c:v>
                </c:pt>
                <c:pt idx="28">
                  <c:v>98</c:v>
                </c:pt>
                <c:pt idx="29">
                  <c:v>69</c:v>
                </c:pt>
                <c:pt idx="30">
                  <c:v>4</c:v>
                </c:pt>
              </c:numCache>
            </c:numRef>
          </c:val>
          <c:extLst>
            <c:ext xmlns:c16="http://schemas.microsoft.com/office/drawing/2014/chart" uri="{C3380CC4-5D6E-409C-BE32-E72D297353CC}">
              <c16:uniqueId val="{00000004-F39D-4348-B8B1-E8D64AEDEB8C}"/>
            </c:ext>
          </c:extLst>
        </c:ser>
        <c:dLbls>
          <c:showLegendKey val="0"/>
          <c:showVal val="0"/>
          <c:showCatName val="0"/>
          <c:showSerName val="0"/>
          <c:showPercent val="0"/>
          <c:showBubbleSize val="0"/>
        </c:dLbls>
        <c:gapWidth val="58"/>
        <c:overlap val="21"/>
        <c:axId val="505321951"/>
        <c:axId val="517300783"/>
      </c:barChart>
      <c:catAx>
        <c:axId val="505321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300783"/>
        <c:crosses val="autoZero"/>
        <c:auto val="1"/>
        <c:lblAlgn val="ctr"/>
        <c:lblOffset val="100"/>
        <c:noMultiLvlLbl val="0"/>
      </c:catAx>
      <c:valAx>
        <c:axId val="517300783"/>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32195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DFC760-0552-4C30-953F-14835DE27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8034</TotalTime>
  <Pages>22</Pages>
  <Words>25557</Words>
  <Characters>145680</Characters>
  <Application>Microsoft Office Word</Application>
  <DocSecurity>0</DocSecurity>
  <Lines>1214</Lines>
  <Paragraphs>341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Sammy Mehtar</dc:creator>
  <cp:keywords/>
  <dc:description/>
  <cp:lastModifiedBy>Sammy Mehtar</cp:lastModifiedBy>
  <cp:revision>79</cp:revision>
  <dcterms:created xsi:type="dcterms:W3CDTF">2019-10-04T05:24:00Z</dcterms:created>
  <dcterms:modified xsi:type="dcterms:W3CDTF">2019-10-09T20:06:00Z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fba842e5-f70b-3cb7-aa2d-87b9df5faa6d</vt:lpwstr>
  </property>
  <property fmtid="{D5CDD505-2E9C-101B-9397-08002B2CF9AE}" pid="24" name="Mendeley Citation Style_1">
    <vt:lpwstr>http://www.zotero.org/styles/american-medical-association</vt:lpwstr>
  </property>
</Properties>
</file>