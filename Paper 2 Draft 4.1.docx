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8A0AB3" w:rsidRDefault="00A773EB" w:rsidP="008A0AB3">
      <w:pPr>
        <w:spacing w:line="240" w:lineRule="auto"/>
        <w:jc w:val="center"/>
        <w:rPr>
          <w:rFonts w:cstheme="minorHAnsi"/>
          <w:b/>
          <w:i/>
          <w:color w:val="000000" w:themeColor="text1"/>
        </w:rPr>
      </w:pPr>
      <w:r w:rsidRPr="008A0AB3">
        <w:rPr>
          <w:rFonts w:cstheme="minorHAnsi"/>
          <w:b/>
          <w:i/>
          <w:color w:val="000000" w:themeColor="text1"/>
        </w:rPr>
        <w:t>SUBMISSION TO ________________</w:t>
      </w:r>
    </w:p>
    <w:p w14:paraId="36533A15" w14:textId="77777777" w:rsidR="00A773EB" w:rsidRPr="008A0AB3" w:rsidRDefault="00A773EB" w:rsidP="008A0AB3">
      <w:pPr>
        <w:spacing w:line="240" w:lineRule="auto"/>
        <w:rPr>
          <w:rFonts w:cstheme="minorHAnsi"/>
          <w:b/>
          <w:color w:val="000000" w:themeColor="text1"/>
        </w:rPr>
      </w:pPr>
    </w:p>
    <w:p w14:paraId="31E80016" w14:textId="204D44D5"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 xml:space="preserve">Title: </w:t>
      </w:r>
      <w:r w:rsidRPr="008A0AB3">
        <w:rPr>
          <w:rFonts w:cstheme="minorHAnsi"/>
          <w:color w:val="000000" w:themeColor="text1"/>
        </w:rPr>
        <w:t xml:space="preserve">Measles </w:t>
      </w:r>
      <w:r w:rsidR="008A0AB3" w:rsidRPr="00340F9B">
        <w:rPr>
          <w:rFonts w:cstheme="minorHAnsi"/>
          <w:color w:val="000000" w:themeColor="text1"/>
        </w:rPr>
        <w:t>o</w:t>
      </w:r>
      <w:r w:rsidRPr="008A0AB3">
        <w:rPr>
          <w:rFonts w:cstheme="minorHAnsi"/>
          <w:color w:val="000000" w:themeColor="text1"/>
        </w:rPr>
        <w:t xml:space="preserve">utbreaks in </w:t>
      </w:r>
      <w:r w:rsidR="008A0AB3" w:rsidRPr="008A0AB3">
        <w:rPr>
          <w:rFonts w:cstheme="minorHAnsi"/>
          <w:color w:val="000000" w:themeColor="text1"/>
        </w:rPr>
        <w:t>c</w:t>
      </w:r>
      <w:r w:rsidRPr="008A0AB3">
        <w:rPr>
          <w:rFonts w:cstheme="minorHAnsi"/>
          <w:color w:val="000000" w:themeColor="text1"/>
        </w:rPr>
        <w:t>onflict-</w:t>
      </w:r>
      <w:r w:rsidR="008A0AB3" w:rsidRPr="008A0AB3">
        <w:rPr>
          <w:rFonts w:cstheme="minorHAnsi"/>
          <w:color w:val="000000" w:themeColor="text1"/>
        </w:rPr>
        <w:t>a</w:t>
      </w:r>
      <w:r w:rsidRPr="008A0AB3">
        <w:rPr>
          <w:rFonts w:cstheme="minorHAnsi"/>
          <w:color w:val="000000" w:themeColor="text1"/>
        </w:rPr>
        <w:t xml:space="preserve">ffected </w:t>
      </w:r>
      <w:r w:rsidR="008A0AB3" w:rsidRPr="008A0AB3">
        <w:rPr>
          <w:rFonts w:cstheme="minorHAnsi"/>
          <w:color w:val="000000" w:themeColor="text1"/>
        </w:rPr>
        <w:t>n</w:t>
      </w:r>
      <w:r w:rsidRPr="008A0AB3">
        <w:rPr>
          <w:rFonts w:cstheme="minorHAnsi"/>
          <w:color w:val="000000" w:themeColor="text1"/>
        </w:rPr>
        <w:t>orthern Syria:</w:t>
      </w:r>
      <w:r w:rsidR="008A0AB3" w:rsidRPr="008A0AB3">
        <w:rPr>
          <w:rFonts w:cstheme="minorHAnsi"/>
          <w:color w:val="000000" w:themeColor="text1"/>
        </w:rPr>
        <w:t xml:space="preserve"> Results from an ongoing</w:t>
      </w:r>
      <w:r w:rsidRPr="008A0AB3">
        <w:rPr>
          <w:rFonts w:cstheme="minorHAnsi"/>
          <w:color w:val="000000" w:themeColor="text1"/>
        </w:rPr>
        <w:t xml:space="preserve"> </w:t>
      </w:r>
      <w:r w:rsidR="008A0AB3" w:rsidRPr="008A0AB3">
        <w:rPr>
          <w:rFonts w:cstheme="minorHAnsi"/>
          <w:color w:val="000000" w:themeColor="text1"/>
        </w:rPr>
        <w:t>outbreak s</w:t>
      </w:r>
      <w:r w:rsidRPr="008A0AB3">
        <w:rPr>
          <w:rFonts w:cstheme="minorHAnsi"/>
          <w:color w:val="000000" w:themeColor="text1"/>
        </w:rPr>
        <w:t xml:space="preserve">urveillance </w:t>
      </w:r>
      <w:r w:rsidR="008A0AB3" w:rsidRPr="008A0AB3">
        <w:rPr>
          <w:rFonts w:cstheme="minorHAnsi"/>
          <w:color w:val="000000" w:themeColor="text1"/>
        </w:rPr>
        <w:t>program</w:t>
      </w:r>
      <w:r w:rsidRPr="008A0AB3">
        <w:rPr>
          <w:rFonts w:cstheme="minorHAnsi"/>
          <w:color w:val="000000" w:themeColor="text1"/>
        </w:rPr>
        <w:t xml:space="preserve"> </w:t>
      </w:r>
    </w:p>
    <w:p w14:paraId="2C581845" w14:textId="77777777" w:rsidR="00A773EB" w:rsidRPr="008A0AB3" w:rsidRDefault="00A773EB" w:rsidP="008A0AB3">
      <w:pPr>
        <w:spacing w:line="240" w:lineRule="auto"/>
        <w:rPr>
          <w:rFonts w:cstheme="minorHAnsi"/>
          <w:color w:val="000000" w:themeColor="text1"/>
        </w:rPr>
      </w:pPr>
    </w:p>
    <w:p w14:paraId="4AA7E575" w14:textId="40560EF8" w:rsidR="00A773EB" w:rsidRPr="008A0AB3" w:rsidRDefault="00A773EB" w:rsidP="008A0AB3">
      <w:pPr>
        <w:spacing w:line="240" w:lineRule="auto"/>
        <w:rPr>
          <w:rFonts w:cstheme="minorHAnsi"/>
          <w:b/>
          <w:color w:val="000000" w:themeColor="text1"/>
        </w:rPr>
      </w:pPr>
      <w:r w:rsidRPr="008A0AB3">
        <w:rPr>
          <w:rFonts w:cstheme="minorHAnsi"/>
          <w:b/>
          <w:color w:val="000000" w:themeColor="text1"/>
        </w:rPr>
        <w:t xml:space="preserve">Authors:  </w:t>
      </w:r>
      <w:r w:rsidRPr="008A0AB3">
        <w:rPr>
          <w:rFonts w:cstheme="minorHAnsi"/>
          <w:color w:val="000000" w:themeColor="text1"/>
        </w:rPr>
        <w:t xml:space="preserve">Sammy Mehtar*, </w:t>
      </w:r>
      <w:commentRangeStart w:id="0"/>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r w:rsidRPr="008A0AB3">
        <w:rPr>
          <w:rFonts w:cstheme="minorHAnsi"/>
          <w:color w:val="000000" w:themeColor="text1"/>
        </w:rPr>
        <w:t xml:space="preserve">*, Mohamed </w:t>
      </w:r>
      <w:proofErr w:type="spellStart"/>
      <w:r w:rsidRPr="008A0AB3">
        <w:rPr>
          <w:rFonts w:cstheme="minorHAnsi"/>
          <w:color w:val="000000" w:themeColor="text1"/>
        </w:rPr>
        <w:t>Redwan</w:t>
      </w:r>
      <w:commentRangeEnd w:id="0"/>
      <w:proofErr w:type="spellEnd"/>
      <w:r w:rsidR="008A0AB3" w:rsidRPr="008A0AB3">
        <w:rPr>
          <w:rStyle w:val="CommentReference"/>
          <w:rFonts w:cstheme="minorHAnsi"/>
          <w:sz w:val="22"/>
          <w:szCs w:val="22"/>
        </w:rPr>
        <w:commentReference w:id="0"/>
      </w:r>
      <w:proofErr w:type="gramStart"/>
      <w:r w:rsidRPr="008A0AB3">
        <w:rPr>
          <w:rFonts w:cstheme="minorHAnsi"/>
          <w:color w:val="000000" w:themeColor="text1"/>
        </w:rPr>
        <w:t>, ,</w:t>
      </w:r>
      <w:proofErr w:type="gramEnd"/>
      <w:r w:rsidRPr="008A0AB3">
        <w:rPr>
          <w:rFonts w:cstheme="minorHAnsi"/>
          <w:color w:val="000000" w:themeColor="text1"/>
        </w:rPr>
        <w:t xml:space="preserve"> Arthur </w:t>
      </w:r>
      <w:commentRangeStart w:id="1"/>
      <w:proofErr w:type="spellStart"/>
      <w:r w:rsidRPr="008A0AB3">
        <w:rPr>
          <w:rFonts w:cstheme="minorHAnsi"/>
          <w:color w:val="000000" w:themeColor="text1"/>
        </w:rPr>
        <w:t>Reingold</w:t>
      </w:r>
      <w:commentRangeEnd w:id="1"/>
      <w:proofErr w:type="spellEnd"/>
      <w:r w:rsidR="008A0AB3" w:rsidRPr="008A0AB3">
        <w:rPr>
          <w:rStyle w:val="CommentReference"/>
          <w:rFonts w:cstheme="minorHAnsi"/>
          <w:sz w:val="22"/>
          <w:szCs w:val="22"/>
        </w:rPr>
        <w:commentReference w:id="1"/>
      </w:r>
      <w:r w:rsidRPr="008A0AB3">
        <w:rPr>
          <w:rFonts w:cstheme="minorHAnsi"/>
          <w:color w:val="000000" w:themeColor="text1"/>
        </w:rPr>
        <w:t xml:space="preserve">, </w:t>
      </w:r>
      <w:r w:rsidR="008A0AB3" w:rsidRPr="008A0AB3">
        <w:rPr>
          <w:rFonts w:cstheme="minorHAnsi"/>
          <w:color w:val="000000" w:themeColor="text1"/>
        </w:rPr>
        <w:t>Rohini J. Haar</w:t>
      </w:r>
    </w:p>
    <w:p w14:paraId="261AA3E7" w14:textId="77777777" w:rsidR="00A773EB" w:rsidRPr="008A0AB3" w:rsidRDefault="00A773EB" w:rsidP="008A0AB3">
      <w:pPr>
        <w:spacing w:line="240" w:lineRule="auto"/>
        <w:rPr>
          <w:rFonts w:cstheme="minorHAnsi"/>
          <w:color w:val="000000" w:themeColor="text1"/>
        </w:rPr>
      </w:pPr>
    </w:p>
    <w:p w14:paraId="670EAC0F" w14:textId="77777777" w:rsidR="00A773EB" w:rsidRPr="008A0AB3" w:rsidRDefault="00A773EB" w:rsidP="008A0AB3">
      <w:pPr>
        <w:spacing w:line="240" w:lineRule="auto"/>
        <w:rPr>
          <w:rFonts w:cstheme="minorHAnsi"/>
          <w:i/>
          <w:color w:val="000000" w:themeColor="text1"/>
        </w:rPr>
      </w:pPr>
      <w:r w:rsidRPr="008A0AB3">
        <w:rPr>
          <w:rFonts w:cstheme="minorHAnsi"/>
          <w:i/>
          <w:color w:val="000000" w:themeColor="text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8A0AB3" w14:paraId="3E219380" w14:textId="77777777" w:rsidTr="0001467A">
        <w:tc>
          <w:tcPr>
            <w:tcW w:w="1800" w:type="dxa"/>
          </w:tcPr>
          <w:p w14:paraId="38EB9ECE" w14:textId="77777777" w:rsidR="00A773EB" w:rsidRPr="008A0AB3" w:rsidRDefault="00A773EB" w:rsidP="00572DF8">
            <w:pPr>
              <w:rPr>
                <w:rFonts w:cstheme="minorHAnsi"/>
                <w:color w:val="000000" w:themeColor="text1"/>
              </w:rPr>
            </w:pPr>
            <w:r w:rsidRPr="008A0AB3">
              <w:rPr>
                <w:rFonts w:cstheme="minorHAnsi"/>
                <w:color w:val="000000" w:themeColor="text1"/>
              </w:rPr>
              <w:t>Name</w:t>
            </w:r>
          </w:p>
        </w:tc>
        <w:tc>
          <w:tcPr>
            <w:tcW w:w="1120" w:type="dxa"/>
          </w:tcPr>
          <w:p w14:paraId="42381921" w14:textId="77777777" w:rsidR="00A773EB" w:rsidRPr="008A0AB3" w:rsidRDefault="00A773EB" w:rsidP="00572DF8">
            <w:pPr>
              <w:rPr>
                <w:rFonts w:cstheme="minorHAnsi"/>
                <w:color w:val="000000" w:themeColor="text1"/>
              </w:rPr>
            </w:pPr>
            <w:r w:rsidRPr="008A0AB3">
              <w:rPr>
                <w:rFonts w:cstheme="minorHAnsi"/>
                <w:color w:val="000000" w:themeColor="text1"/>
              </w:rPr>
              <w:t>Degrees</w:t>
            </w:r>
          </w:p>
        </w:tc>
        <w:tc>
          <w:tcPr>
            <w:tcW w:w="1540" w:type="dxa"/>
          </w:tcPr>
          <w:p w14:paraId="7D28EE16" w14:textId="77777777" w:rsidR="00A773EB" w:rsidRPr="008A0AB3" w:rsidRDefault="00A773EB" w:rsidP="00572DF8">
            <w:pPr>
              <w:rPr>
                <w:rFonts w:cstheme="minorHAnsi"/>
                <w:color w:val="000000" w:themeColor="text1"/>
              </w:rPr>
            </w:pPr>
            <w:r w:rsidRPr="008A0AB3">
              <w:rPr>
                <w:rFonts w:cstheme="minorHAnsi"/>
                <w:color w:val="000000" w:themeColor="text1"/>
              </w:rPr>
              <w:t>Title</w:t>
            </w:r>
          </w:p>
        </w:tc>
        <w:tc>
          <w:tcPr>
            <w:tcW w:w="2600" w:type="dxa"/>
          </w:tcPr>
          <w:p w14:paraId="2642BFCC" w14:textId="77777777" w:rsidR="00A773EB" w:rsidRPr="008A0AB3" w:rsidRDefault="00A773EB" w:rsidP="00572DF8">
            <w:pPr>
              <w:rPr>
                <w:rFonts w:cstheme="minorHAnsi"/>
                <w:color w:val="000000" w:themeColor="text1"/>
              </w:rPr>
            </w:pPr>
            <w:r w:rsidRPr="008A0AB3">
              <w:rPr>
                <w:rFonts w:cstheme="minorHAnsi"/>
                <w:color w:val="000000" w:themeColor="text1"/>
              </w:rPr>
              <w:t>Organization</w:t>
            </w:r>
          </w:p>
        </w:tc>
        <w:tc>
          <w:tcPr>
            <w:tcW w:w="2944" w:type="dxa"/>
          </w:tcPr>
          <w:p w14:paraId="69C4CE0C" w14:textId="77777777" w:rsidR="00A773EB" w:rsidRPr="008A0AB3" w:rsidRDefault="00A773EB" w:rsidP="00572DF8">
            <w:pPr>
              <w:rPr>
                <w:rFonts w:cstheme="minorHAnsi"/>
                <w:color w:val="000000" w:themeColor="text1"/>
              </w:rPr>
            </w:pPr>
            <w:r w:rsidRPr="008A0AB3">
              <w:rPr>
                <w:rFonts w:cstheme="minorHAnsi"/>
                <w:color w:val="000000" w:themeColor="text1"/>
              </w:rPr>
              <w:t>Email</w:t>
            </w:r>
          </w:p>
        </w:tc>
      </w:tr>
      <w:tr w:rsidR="00A773EB" w:rsidRPr="008A0AB3" w14:paraId="10FF5307" w14:textId="77777777" w:rsidTr="0001467A">
        <w:tc>
          <w:tcPr>
            <w:tcW w:w="1800" w:type="dxa"/>
          </w:tcPr>
          <w:p w14:paraId="292479FB" w14:textId="77777777" w:rsidR="00A773EB" w:rsidRPr="008A0AB3" w:rsidRDefault="00A773EB" w:rsidP="00572DF8">
            <w:pPr>
              <w:ind w:left="-26" w:right="-296"/>
              <w:rPr>
                <w:rFonts w:cstheme="minorHAnsi"/>
                <w:color w:val="000000" w:themeColor="text1"/>
              </w:rPr>
            </w:pPr>
          </w:p>
        </w:tc>
        <w:tc>
          <w:tcPr>
            <w:tcW w:w="1120" w:type="dxa"/>
          </w:tcPr>
          <w:p w14:paraId="77685BE9" w14:textId="77777777" w:rsidR="00A773EB" w:rsidRPr="008A0AB3" w:rsidRDefault="00A773EB" w:rsidP="00572DF8">
            <w:pPr>
              <w:rPr>
                <w:rFonts w:cstheme="minorHAnsi"/>
                <w:color w:val="000000" w:themeColor="text1"/>
              </w:rPr>
            </w:pPr>
          </w:p>
        </w:tc>
        <w:tc>
          <w:tcPr>
            <w:tcW w:w="1540" w:type="dxa"/>
          </w:tcPr>
          <w:p w14:paraId="799AEFA7" w14:textId="77777777" w:rsidR="00A773EB" w:rsidRPr="008A0AB3" w:rsidRDefault="00A773EB" w:rsidP="00572DF8">
            <w:pPr>
              <w:rPr>
                <w:rFonts w:cstheme="minorHAnsi"/>
                <w:color w:val="000000" w:themeColor="text1"/>
              </w:rPr>
            </w:pPr>
          </w:p>
        </w:tc>
        <w:tc>
          <w:tcPr>
            <w:tcW w:w="2600" w:type="dxa"/>
          </w:tcPr>
          <w:p w14:paraId="47E8DD2B" w14:textId="77777777" w:rsidR="00A773EB" w:rsidRPr="008A0AB3" w:rsidRDefault="00A773EB" w:rsidP="00572DF8">
            <w:pPr>
              <w:rPr>
                <w:rFonts w:cstheme="minorHAnsi"/>
                <w:color w:val="000000" w:themeColor="text1"/>
              </w:rPr>
            </w:pPr>
          </w:p>
        </w:tc>
        <w:tc>
          <w:tcPr>
            <w:tcW w:w="2944" w:type="dxa"/>
          </w:tcPr>
          <w:p w14:paraId="4B798C11" w14:textId="77777777" w:rsidR="00A773EB" w:rsidRPr="008A0AB3" w:rsidRDefault="00A773EB" w:rsidP="00572DF8">
            <w:pPr>
              <w:rPr>
                <w:rFonts w:cstheme="minorHAnsi"/>
                <w:color w:val="000000" w:themeColor="text1"/>
              </w:rPr>
            </w:pPr>
          </w:p>
        </w:tc>
      </w:tr>
      <w:tr w:rsidR="00A773EB" w:rsidRPr="008A0AB3" w14:paraId="39262947" w14:textId="77777777" w:rsidTr="0001467A">
        <w:tc>
          <w:tcPr>
            <w:tcW w:w="1800" w:type="dxa"/>
          </w:tcPr>
          <w:p w14:paraId="2E20E7C5" w14:textId="77777777" w:rsidR="00A773EB" w:rsidRPr="008A0AB3" w:rsidRDefault="00A773EB" w:rsidP="00572DF8">
            <w:pPr>
              <w:rPr>
                <w:rFonts w:cstheme="minorHAnsi"/>
                <w:color w:val="000000" w:themeColor="text1"/>
              </w:rPr>
            </w:pPr>
            <w:r w:rsidRPr="008A0AB3">
              <w:rPr>
                <w:rFonts w:cstheme="minorHAnsi"/>
                <w:color w:val="000000" w:themeColor="text1"/>
              </w:rPr>
              <w:t>Sammy Mehtar</w:t>
            </w:r>
          </w:p>
          <w:p w14:paraId="3F683B32" w14:textId="77777777" w:rsidR="00A773EB" w:rsidRPr="008A0AB3" w:rsidRDefault="00A773EB" w:rsidP="00572DF8">
            <w:pPr>
              <w:rPr>
                <w:rFonts w:cstheme="minorHAnsi"/>
                <w:color w:val="000000" w:themeColor="text1"/>
              </w:rPr>
            </w:pPr>
            <w:r w:rsidRPr="008A0AB3">
              <w:rPr>
                <w:rFonts w:cstheme="minorHAnsi"/>
                <w:color w:val="000000" w:themeColor="text1"/>
              </w:rPr>
              <w:t>*corresponding author</w:t>
            </w:r>
          </w:p>
        </w:tc>
        <w:tc>
          <w:tcPr>
            <w:tcW w:w="1120" w:type="dxa"/>
          </w:tcPr>
          <w:p w14:paraId="1CB3C3B5" w14:textId="77777777" w:rsidR="00A773EB" w:rsidRPr="008A0AB3" w:rsidRDefault="00A773EB" w:rsidP="00572DF8">
            <w:pPr>
              <w:rPr>
                <w:rFonts w:cstheme="minorHAnsi"/>
                <w:color w:val="000000" w:themeColor="text1"/>
              </w:rPr>
            </w:pPr>
            <w:r w:rsidRPr="008A0AB3">
              <w:rPr>
                <w:rFonts w:cstheme="minorHAnsi"/>
                <w:color w:val="000000" w:themeColor="text1"/>
              </w:rPr>
              <w:t>BA, MS in December</w:t>
            </w:r>
          </w:p>
        </w:tc>
        <w:tc>
          <w:tcPr>
            <w:tcW w:w="1540" w:type="dxa"/>
          </w:tcPr>
          <w:p w14:paraId="3767C8BA" w14:textId="77777777" w:rsidR="00A773EB" w:rsidRPr="008A0AB3" w:rsidRDefault="00A773EB" w:rsidP="00572DF8">
            <w:pPr>
              <w:rPr>
                <w:rFonts w:cstheme="minorHAnsi"/>
                <w:color w:val="000000" w:themeColor="text1"/>
              </w:rPr>
            </w:pPr>
            <w:r w:rsidRPr="008A0AB3">
              <w:rPr>
                <w:rFonts w:cstheme="minorHAnsi"/>
                <w:color w:val="000000" w:themeColor="text1"/>
              </w:rPr>
              <w:t>Medical Student</w:t>
            </w:r>
          </w:p>
        </w:tc>
        <w:tc>
          <w:tcPr>
            <w:tcW w:w="2600" w:type="dxa"/>
          </w:tcPr>
          <w:p w14:paraId="238C5679" w14:textId="77777777" w:rsidR="00A773EB" w:rsidRPr="008A0AB3" w:rsidRDefault="00A773EB" w:rsidP="00572DF8">
            <w:pPr>
              <w:rPr>
                <w:rFonts w:cstheme="minorHAnsi"/>
                <w:color w:val="000000" w:themeColor="text1"/>
              </w:rPr>
            </w:pPr>
            <w:r w:rsidRPr="008A0AB3">
              <w:rPr>
                <w:rFonts w:cstheme="minorHAnsi"/>
                <w:color w:val="000000" w:themeColor="text1"/>
              </w:rPr>
              <w:t>UC Berkeley – UCSF Joint Medical Program</w:t>
            </w:r>
          </w:p>
        </w:tc>
        <w:tc>
          <w:tcPr>
            <w:tcW w:w="2944" w:type="dxa"/>
          </w:tcPr>
          <w:p w14:paraId="59DE1DB2" w14:textId="77777777" w:rsidR="00A773EB" w:rsidRPr="008A0AB3" w:rsidRDefault="00A773EB" w:rsidP="00572DF8">
            <w:pPr>
              <w:rPr>
                <w:rFonts w:cstheme="minorHAnsi"/>
                <w:color w:val="000000" w:themeColor="text1"/>
              </w:rPr>
            </w:pPr>
            <w:r w:rsidRPr="008A0AB3">
              <w:rPr>
                <w:rFonts w:cstheme="minorHAnsi"/>
                <w:color w:val="000000" w:themeColor="text1"/>
              </w:rPr>
              <w:t>smehtar@berkeley.edu</w:t>
            </w:r>
          </w:p>
        </w:tc>
      </w:tr>
      <w:tr w:rsidR="00A773EB" w:rsidRPr="008A0AB3" w14:paraId="7DAF096C" w14:textId="77777777" w:rsidTr="0001467A">
        <w:tc>
          <w:tcPr>
            <w:tcW w:w="1800" w:type="dxa"/>
          </w:tcPr>
          <w:p w14:paraId="080A6D0D" w14:textId="77777777" w:rsidR="00A773EB" w:rsidRPr="008A0AB3" w:rsidRDefault="00A773EB" w:rsidP="00572DF8">
            <w:pPr>
              <w:rPr>
                <w:rFonts w:cstheme="minorHAnsi"/>
                <w:color w:val="000000" w:themeColor="text1"/>
              </w:rPr>
            </w:pPr>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p>
        </w:tc>
        <w:tc>
          <w:tcPr>
            <w:tcW w:w="1120" w:type="dxa"/>
          </w:tcPr>
          <w:p w14:paraId="1306408D"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71E716DE" w14:textId="72C8A097" w:rsidR="00A773EB" w:rsidRPr="008A0AB3" w:rsidRDefault="00BF02A2" w:rsidP="00572DF8">
            <w:pPr>
              <w:rPr>
                <w:rFonts w:cstheme="minorHAnsi"/>
                <w:color w:val="000000" w:themeColor="text1"/>
              </w:rPr>
            </w:pPr>
            <w:r>
              <w:rPr>
                <w:rFonts w:cstheme="minorHAnsi"/>
                <w:color w:val="000000" w:themeColor="text1"/>
              </w:rPr>
              <w:t>Surveillance Coordinator</w:t>
            </w:r>
          </w:p>
        </w:tc>
        <w:tc>
          <w:tcPr>
            <w:tcW w:w="2600" w:type="dxa"/>
          </w:tcPr>
          <w:p w14:paraId="496544F3" w14:textId="77777777" w:rsidR="00A773EB" w:rsidRPr="008A0AB3" w:rsidRDefault="00A773EB" w:rsidP="00572DF8">
            <w:pPr>
              <w:rPr>
                <w:rFonts w:cstheme="minorHAnsi"/>
                <w:b/>
                <w:color w:val="000000" w:themeColor="text1"/>
              </w:rPr>
            </w:pPr>
            <w:r w:rsidRPr="008A0AB3">
              <w:rPr>
                <w:rFonts w:cstheme="minorHAnsi"/>
                <w:color w:val="000000" w:themeColor="text1"/>
              </w:rPr>
              <w:t>ACU</w:t>
            </w:r>
          </w:p>
          <w:p w14:paraId="4D12F352" w14:textId="77777777" w:rsidR="00A773EB" w:rsidRPr="008A0AB3" w:rsidRDefault="00A773EB" w:rsidP="00572DF8">
            <w:pPr>
              <w:rPr>
                <w:rFonts w:cstheme="minorHAnsi"/>
                <w:color w:val="000000" w:themeColor="text1"/>
              </w:rPr>
            </w:pPr>
          </w:p>
        </w:tc>
        <w:tc>
          <w:tcPr>
            <w:tcW w:w="2944" w:type="dxa"/>
          </w:tcPr>
          <w:p w14:paraId="6B0D70D8" w14:textId="3EC3A61E" w:rsidR="00A773EB" w:rsidRPr="008A0AB3" w:rsidRDefault="00BF02A2" w:rsidP="00572DF8">
            <w:pPr>
              <w:rPr>
                <w:rFonts w:cstheme="minorHAnsi"/>
                <w:color w:val="000000" w:themeColor="text1"/>
              </w:rPr>
            </w:pPr>
            <w:r>
              <w:rPr>
                <w:rFonts w:cstheme="minorHAnsi"/>
                <w:color w:val="000000" w:themeColor="text1"/>
              </w:rPr>
              <w:t>Naser.m@acu-sy.org</w:t>
            </w:r>
          </w:p>
        </w:tc>
      </w:tr>
      <w:tr w:rsidR="00841744" w:rsidRPr="008A0AB3" w14:paraId="404FF9D2" w14:textId="77777777" w:rsidTr="00FD2E9E">
        <w:trPr>
          <w:trHeight w:val="497"/>
        </w:trPr>
        <w:tc>
          <w:tcPr>
            <w:tcW w:w="1800" w:type="dxa"/>
          </w:tcPr>
          <w:p w14:paraId="3E774029" w14:textId="782AD875" w:rsidR="00841744" w:rsidRPr="008A0AB3" w:rsidRDefault="00841744" w:rsidP="00572DF8">
            <w:pPr>
              <w:rPr>
                <w:rFonts w:cstheme="minorHAnsi"/>
                <w:color w:val="000000" w:themeColor="text1"/>
              </w:rPr>
            </w:pPr>
            <w:r w:rsidRPr="00841744">
              <w:rPr>
                <w:rFonts w:cstheme="minorHAnsi"/>
                <w:color w:val="000000" w:themeColor="text1"/>
              </w:rPr>
              <w:t xml:space="preserve">Ahmad </w:t>
            </w:r>
            <w:proofErr w:type="spellStart"/>
            <w:r w:rsidRPr="00841744">
              <w:rPr>
                <w:rFonts w:cstheme="minorHAnsi"/>
                <w:color w:val="000000" w:themeColor="text1"/>
              </w:rPr>
              <w:t>Alyousef</w:t>
            </w:r>
            <w:proofErr w:type="spellEnd"/>
          </w:p>
        </w:tc>
        <w:tc>
          <w:tcPr>
            <w:tcW w:w="1120" w:type="dxa"/>
          </w:tcPr>
          <w:p w14:paraId="7FE5465F" w14:textId="1D6615B7" w:rsidR="00841744" w:rsidRPr="008A0AB3" w:rsidRDefault="00841744" w:rsidP="00572DF8">
            <w:pPr>
              <w:rPr>
                <w:rFonts w:cstheme="minorHAnsi"/>
                <w:color w:val="000000" w:themeColor="text1"/>
              </w:rPr>
            </w:pPr>
            <w:r>
              <w:rPr>
                <w:rFonts w:cstheme="minorHAnsi"/>
                <w:color w:val="000000" w:themeColor="text1"/>
              </w:rPr>
              <w:t>MD</w:t>
            </w:r>
          </w:p>
        </w:tc>
        <w:tc>
          <w:tcPr>
            <w:tcW w:w="1540" w:type="dxa"/>
          </w:tcPr>
          <w:p w14:paraId="19C9B6C8" w14:textId="0C735841" w:rsidR="00841744" w:rsidRDefault="00841744" w:rsidP="00572DF8">
            <w:pPr>
              <w:rPr>
                <w:rFonts w:cstheme="minorHAnsi"/>
                <w:color w:val="000000" w:themeColor="text1"/>
              </w:rPr>
            </w:pPr>
          </w:p>
        </w:tc>
        <w:tc>
          <w:tcPr>
            <w:tcW w:w="2600" w:type="dxa"/>
          </w:tcPr>
          <w:p w14:paraId="6A75CB54" w14:textId="0F10AB79" w:rsidR="00841744" w:rsidRPr="008A0AB3" w:rsidRDefault="00841744" w:rsidP="00572DF8">
            <w:pPr>
              <w:rPr>
                <w:rFonts w:cstheme="minorHAnsi"/>
                <w:color w:val="000000" w:themeColor="text1"/>
              </w:rPr>
            </w:pPr>
            <w:r>
              <w:rPr>
                <w:rFonts w:cstheme="minorHAnsi"/>
                <w:color w:val="000000" w:themeColor="text1"/>
              </w:rPr>
              <w:t>ACU</w:t>
            </w:r>
          </w:p>
        </w:tc>
        <w:tc>
          <w:tcPr>
            <w:tcW w:w="2944" w:type="dxa"/>
          </w:tcPr>
          <w:p w14:paraId="440649F4" w14:textId="45912C48" w:rsidR="00841744" w:rsidRDefault="00FD2E9E" w:rsidP="00572DF8">
            <w:pPr>
              <w:rPr>
                <w:rFonts w:cstheme="minorHAnsi"/>
                <w:color w:val="000000" w:themeColor="text1"/>
              </w:rPr>
            </w:pPr>
            <w:r>
              <w:rPr>
                <w:rStyle w:val="gi"/>
              </w:rPr>
              <w:t>a.alyousef@acu-sy.org</w:t>
            </w:r>
          </w:p>
        </w:tc>
      </w:tr>
      <w:tr w:rsidR="00A773EB" w:rsidRPr="008A0AB3" w14:paraId="048DC683" w14:textId="77777777" w:rsidTr="0001467A">
        <w:tc>
          <w:tcPr>
            <w:tcW w:w="1800" w:type="dxa"/>
          </w:tcPr>
          <w:p w14:paraId="3F097749" w14:textId="77777777" w:rsidR="00A773EB" w:rsidRPr="008A0AB3" w:rsidRDefault="00A773EB" w:rsidP="00572DF8">
            <w:pPr>
              <w:rPr>
                <w:rFonts w:cstheme="minorHAnsi"/>
                <w:color w:val="000000" w:themeColor="text1"/>
              </w:rPr>
            </w:pPr>
            <w:commentRangeStart w:id="2"/>
            <w:r w:rsidRPr="008A0AB3">
              <w:rPr>
                <w:rFonts w:cstheme="minorHAnsi"/>
                <w:color w:val="000000" w:themeColor="text1"/>
              </w:rPr>
              <w:t xml:space="preserve">Mohamed </w:t>
            </w:r>
            <w:proofErr w:type="spellStart"/>
            <w:r w:rsidRPr="008A0AB3">
              <w:rPr>
                <w:rFonts w:cstheme="minorHAnsi"/>
                <w:color w:val="000000" w:themeColor="text1"/>
              </w:rPr>
              <w:t>Redwan</w:t>
            </w:r>
            <w:proofErr w:type="spellEnd"/>
          </w:p>
        </w:tc>
        <w:tc>
          <w:tcPr>
            <w:tcW w:w="1120" w:type="dxa"/>
          </w:tcPr>
          <w:p w14:paraId="6931F985"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3D3E4087" w14:textId="64DE5F62" w:rsidR="00A773EB" w:rsidRPr="008A0AB3" w:rsidRDefault="0004765D" w:rsidP="00572DF8">
            <w:pPr>
              <w:rPr>
                <w:rFonts w:cstheme="minorHAnsi"/>
                <w:color w:val="000000" w:themeColor="text1"/>
              </w:rPr>
            </w:pPr>
            <w:r>
              <w:rPr>
                <w:rFonts w:cstheme="minorHAnsi"/>
                <w:color w:val="000000" w:themeColor="text1"/>
              </w:rPr>
              <w:t>Response Coordinator</w:t>
            </w:r>
          </w:p>
        </w:tc>
        <w:tc>
          <w:tcPr>
            <w:tcW w:w="2600" w:type="dxa"/>
          </w:tcPr>
          <w:p w14:paraId="183E5363" w14:textId="77777777" w:rsidR="00A773EB" w:rsidRPr="008A0AB3" w:rsidRDefault="00A773EB" w:rsidP="00572DF8">
            <w:pPr>
              <w:rPr>
                <w:rFonts w:cstheme="minorHAnsi"/>
                <w:color w:val="000000" w:themeColor="text1"/>
              </w:rPr>
            </w:pPr>
            <w:r w:rsidRPr="008A0AB3">
              <w:rPr>
                <w:rFonts w:cstheme="minorHAnsi"/>
                <w:color w:val="000000" w:themeColor="text1"/>
              </w:rPr>
              <w:t>ACU</w:t>
            </w:r>
            <w:commentRangeEnd w:id="2"/>
            <w:r w:rsidRPr="008A0AB3">
              <w:rPr>
                <w:rStyle w:val="CommentReference"/>
                <w:rFonts w:cstheme="minorHAnsi"/>
                <w:sz w:val="22"/>
                <w:szCs w:val="22"/>
              </w:rPr>
              <w:commentReference w:id="2"/>
            </w:r>
          </w:p>
        </w:tc>
        <w:tc>
          <w:tcPr>
            <w:tcW w:w="2944" w:type="dxa"/>
          </w:tcPr>
          <w:p w14:paraId="2A11B65D" w14:textId="2A03ABAD" w:rsidR="00A773EB" w:rsidRPr="008A0AB3" w:rsidRDefault="0004765D" w:rsidP="00572DF8">
            <w:pPr>
              <w:rPr>
                <w:rFonts w:cstheme="minorHAnsi"/>
                <w:color w:val="000000" w:themeColor="text1"/>
              </w:rPr>
            </w:pPr>
            <w:r>
              <w:rPr>
                <w:rFonts w:cstheme="minorHAnsi"/>
                <w:color w:val="000000" w:themeColor="text1"/>
              </w:rPr>
              <w:t>Muhannad.r@acu-sy.org</w:t>
            </w:r>
          </w:p>
        </w:tc>
      </w:tr>
      <w:tr w:rsidR="00A773EB" w:rsidRPr="008A0AB3" w14:paraId="5CB5C9BB" w14:textId="77777777" w:rsidTr="0001467A">
        <w:tc>
          <w:tcPr>
            <w:tcW w:w="1800" w:type="dxa"/>
          </w:tcPr>
          <w:p w14:paraId="4E052FF5" w14:textId="77777777" w:rsidR="00A773EB" w:rsidRPr="008A0AB3" w:rsidRDefault="00A773EB" w:rsidP="00572DF8">
            <w:pPr>
              <w:rPr>
                <w:rFonts w:cstheme="minorHAnsi"/>
                <w:color w:val="000000" w:themeColor="text1"/>
              </w:rPr>
            </w:pPr>
            <w:r w:rsidRPr="008A0AB3">
              <w:rPr>
                <w:rFonts w:cstheme="minorHAnsi"/>
                <w:color w:val="000000" w:themeColor="text1"/>
              </w:rPr>
              <w:t>Rohini J. Haar</w:t>
            </w:r>
          </w:p>
          <w:p w14:paraId="380DB5D4" w14:textId="77777777" w:rsidR="00A773EB" w:rsidRPr="008A0AB3" w:rsidRDefault="00A773EB" w:rsidP="00572DF8">
            <w:pPr>
              <w:rPr>
                <w:rFonts w:cstheme="minorHAnsi"/>
                <w:color w:val="000000" w:themeColor="text1"/>
              </w:rPr>
            </w:pPr>
          </w:p>
        </w:tc>
        <w:tc>
          <w:tcPr>
            <w:tcW w:w="1120" w:type="dxa"/>
          </w:tcPr>
          <w:p w14:paraId="0105481B" w14:textId="77777777" w:rsidR="00A773EB" w:rsidRPr="008A0AB3" w:rsidRDefault="00A773EB" w:rsidP="00572DF8">
            <w:pPr>
              <w:rPr>
                <w:rFonts w:cstheme="minorHAnsi"/>
                <w:color w:val="000000" w:themeColor="text1"/>
              </w:rPr>
            </w:pPr>
            <w:r w:rsidRPr="008A0AB3">
              <w:rPr>
                <w:rFonts w:cstheme="minorHAnsi"/>
                <w:color w:val="000000" w:themeColor="text1"/>
              </w:rPr>
              <w:t>MD MPH</w:t>
            </w:r>
          </w:p>
        </w:tc>
        <w:tc>
          <w:tcPr>
            <w:tcW w:w="1540" w:type="dxa"/>
          </w:tcPr>
          <w:p w14:paraId="42ABEF3A" w14:textId="77777777" w:rsidR="00A773EB" w:rsidRPr="008A0AB3" w:rsidRDefault="00A773EB" w:rsidP="00572DF8">
            <w:pPr>
              <w:rPr>
                <w:rFonts w:cstheme="minorHAnsi"/>
                <w:color w:val="000000" w:themeColor="text1"/>
              </w:rPr>
            </w:pPr>
            <w:r w:rsidRPr="008A0AB3">
              <w:rPr>
                <w:rFonts w:cstheme="minorHAnsi"/>
                <w:color w:val="000000" w:themeColor="text1"/>
              </w:rPr>
              <w:t>Lecturer</w:t>
            </w:r>
          </w:p>
        </w:tc>
        <w:tc>
          <w:tcPr>
            <w:tcW w:w="2600" w:type="dxa"/>
          </w:tcPr>
          <w:p w14:paraId="59055F7C" w14:textId="77777777"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 Division of Epidemiology, Berkeley, CA</w:t>
            </w:r>
          </w:p>
        </w:tc>
        <w:tc>
          <w:tcPr>
            <w:tcW w:w="2944" w:type="dxa"/>
          </w:tcPr>
          <w:p w14:paraId="3E2CEE11" w14:textId="77777777" w:rsidR="00A773EB" w:rsidRPr="008A0AB3" w:rsidRDefault="00A773EB" w:rsidP="00572DF8">
            <w:pPr>
              <w:rPr>
                <w:rFonts w:cstheme="minorHAnsi"/>
                <w:color w:val="000000" w:themeColor="text1"/>
              </w:rPr>
            </w:pPr>
            <w:r w:rsidRPr="008A0AB3">
              <w:rPr>
                <w:rFonts w:cstheme="minorHAnsi"/>
              </w:rPr>
              <w:t>rohinihaar@berkeley.edu</w:t>
            </w:r>
          </w:p>
        </w:tc>
      </w:tr>
      <w:tr w:rsidR="00A773EB" w:rsidRPr="008A0AB3" w14:paraId="406FE29C" w14:textId="77777777" w:rsidTr="0001467A">
        <w:tc>
          <w:tcPr>
            <w:tcW w:w="1800" w:type="dxa"/>
          </w:tcPr>
          <w:p w14:paraId="7425948E" w14:textId="4E9E5E83" w:rsidR="00A773EB" w:rsidRPr="008A0AB3" w:rsidRDefault="00A773EB" w:rsidP="00572DF8">
            <w:pPr>
              <w:rPr>
                <w:rFonts w:cstheme="minorHAnsi"/>
                <w:color w:val="000000" w:themeColor="text1"/>
              </w:rPr>
            </w:pPr>
            <w:r w:rsidRPr="008A0AB3">
              <w:rPr>
                <w:rFonts w:cstheme="minorHAnsi"/>
                <w:color w:val="000000" w:themeColor="text1"/>
              </w:rPr>
              <w:t xml:space="preserve">Arthur </w:t>
            </w:r>
            <w:proofErr w:type="spellStart"/>
            <w:r w:rsidRPr="008A0AB3">
              <w:rPr>
                <w:rFonts w:cstheme="minorHAnsi"/>
                <w:color w:val="000000" w:themeColor="text1"/>
              </w:rPr>
              <w:t>Reingold</w:t>
            </w:r>
            <w:proofErr w:type="spellEnd"/>
          </w:p>
        </w:tc>
        <w:tc>
          <w:tcPr>
            <w:tcW w:w="1120" w:type="dxa"/>
          </w:tcPr>
          <w:p w14:paraId="60C0FDC6" w14:textId="22B10022"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66D48E3D" w14:textId="175215BE" w:rsidR="00A773EB" w:rsidRPr="008A0AB3" w:rsidRDefault="00A773EB" w:rsidP="00572DF8">
            <w:pPr>
              <w:rPr>
                <w:rFonts w:cstheme="minorHAnsi"/>
                <w:color w:val="000000" w:themeColor="text1"/>
              </w:rPr>
            </w:pPr>
            <w:r w:rsidRPr="008A0AB3">
              <w:rPr>
                <w:rFonts w:cstheme="minorHAnsi"/>
                <w:color w:val="000000" w:themeColor="text1"/>
              </w:rPr>
              <w:t>Professor</w:t>
            </w:r>
          </w:p>
        </w:tc>
        <w:tc>
          <w:tcPr>
            <w:tcW w:w="2600" w:type="dxa"/>
          </w:tcPr>
          <w:p w14:paraId="036196ED" w14:textId="46C8E0CD"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w:t>
            </w:r>
          </w:p>
        </w:tc>
        <w:tc>
          <w:tcPr>
            <w:tcW w:w="2944" w:type="dxa"/>
          </w:tcPr>
          <w:p w14:paraId="51E7B0A1" w14:textId="3838724F" w:rsidR="00A773EB" w:rsidRPr="008A0AB3" w:rsidRDefault="00FD2E9E" w:rsidP="00572DF8">
            <w:pPr>
              <w:rPr>
                <w:rFonts w:cstheme="minorHAnsi"/>
              </w:rPr>
            </w:pPr>
            <w:r>
              <w:rPr>
                <w:rFonts w:cstheme="minorHAnsi"/>
              </w:rPr>
              <w:t>reingold@berkeley.edu</w:t>
            </w:r>
          </w:p>
        </w:tc>
      </w:tr>
    </w:tbl>
    <w:p w14:paraId="4508F6AE" w14:textId="77777777"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 </w:t>
      </w:r>
    </w:p>
    <w:p w14:paraId="03EC52B2" w14:textId="77777777" w:rsidR="00A773EB" w:rsidRPr="008A0AB3" w:rsidRDefault="00A773EB" w:rsidP="008A0AB3">
      <w:pPr>
        <w:spacing w:line="240" w:lineRule="auto"/>
        <w:rPr>
          <w:rFonts w:cstheme="minorHAnsi"/>
          <w:b/>
          <w:color w:val="000000" w:themeColor="text1"/>
        </w:rPr>
      </w:pPr>
    </w:p>
    <w:p w14:paraId="1C2D3635" w14:textId="77777777"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Keywords:</w:t>
      </w:r>
      <w:r w:rsidRPr="008A0AB3">
        <w:rPr>
          <w:rFonts w:cstheme="minorHAnsi"/>
          <w:color w:val="000000" w:themeColor="text1"/>
        </w:rPr>
        <w:t xml:space="preserve"> </w:t>
      </w:r>
    </w:p>
    <w:p w14:paraId="0D8543EF" w14:textId="6C3FC7B0"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Syria, conflict, </w:t>
      </w:r>
      <w:r w:rsidR="0019344F" w:rsidRPr="008A0AB3">
        <w:rPr>
          <w:rFonts w:cstheme="minorHAnsi"/>
          <w:color w:val="000000" w:themeColor="text1"/>
        </w:rPr>
        <w:t xml:space="preserve">war, </w:t>
      </w:r>
      <w:r w:rsidRPr="008A0AB3">
        <w:rPr>
          <w:rFonts w:cstheme="minorHAnsi"/>
          <w:color w:val="000000" w:themeColor="text1"/>
        </w:rPr>
        <w:t>measles,</w:t>
      </w:r>
      <w:r w:rsidR="0019344F" w:rsidRPr="008A0AB3">
        <w:rPr>
          <w:rFonts w:cstheme="minorHAnsi"/>
          <w:color w:val="000000" w:themeColor="text1"/>
        </w:rPr>
        <w:t xml:space="preserve"> epidemic,</w:t>
      </w:r>
      <w:r w:rsidRPr="008A0AB3">
        <w:rPr>
          <w:rFonts w:cstheme="minorHAnsi"/>
          <w:color w:val="000000" w:themeColor="text1"/>
        </w:rPr>
        <w:t xml:space="preserve"> infectious diseases, surveillance</w:t>
      </w:r>
      <w:r w:rsidR="0019344F" w:rsidRPr="008A0AB3">
        <w:rPr>
          <w:rFonts w:cstheme="minorHAnsi"/>
          <w:color w:val="000000" w:themeColor="text1"/>
        </w:rPr>
        <w:t>, vaccine, vaccine-preventable disease</w:t>
      </w:r>
    </w:p>
    <w:p w14:paraId="0635D733" w14:textId="77777777" w:rsidR="00A773EB" w:rsidRPr="008A0AB3" w:rsidRDefault="00A773EB" w:rsidP="00572DF8">
      <w:pPr>
        <w:spacing w:line="240" w:lineRule="auto"/>
        <w:jc w:val="center"/>
        <w:rPr>
          <w:rFonts w:cstheme="minorHAnsi"/>
        </w:rPr>
      </w:pPr>
    </w:p>
    <w:p w14:paraId="018CE780" w14:textId="1B3A3EA2" w:rsidR="00A773EB" w:rsidRPr="008A0AB3" w:rsidRDefault="00A773EB" w:rsidP="00572DF8">
      <w:pPr>
        <w:spacing w:line="240" w:lineRule="auto"/>
        <w:jc w:val="center"/>
        <w:rPr>
          <w:rFonts w:cstheme="minorHAnsi"/>
        </w:rPr>
      </w:pPr>
    </w:p>
    <w:p w14:paraId="24817F21" w14:textId="16F6EA42" w:rsidR="00A773EB" w:rsidRPr="008A0AB3" w:rsidRDefault="00A773EB" w:rsidP="00572DF8">
      <w:pPr>
        <w:spacing w:line="240" w:lineRule="auto"/>
        <w:jc w:val="center"/>
        <w:rPr>
          <w:rFonts w:cstheme="minorHAnsi"/>
        </w:rPr>
      </w:pPr>
    </w:p>
    <w:p w14:paraId="1985B494" w14:textId="396D59FF" w:rsidR="00A773EB" w:rsidRPr="008A0AB3" w:rsidRDefault="00A773EB" w:rsidP="00572DF8">
      <w:pPr>
        <w:spacing w:line="240" w:lineRule="auto"/>
        <w:jc w:val="center"/>
        <w:rPr>
          <w:rFonts w:cstheme="minorHAnsi"/>
        </w:rPr>
      </w:pPr>
    </w:p>
    <w:p w14:paraId="33226960" w14:textId="4A314444" w:rsidR="00A773EB" w:rsidRPr="008A0AB3" w:rsidRDefault="00A773EB" w:rsidP="00572DF8">
      <w:pPr>
        <w:spacing w:line="240" w:lineRule="auto"/>
        <w:jc w:val="center"/>
        <w:rPr>
          <w:rFonts w:cstheme="minorHAnsi"/>
        </w:rPr>
      </w:pPr>
    </w:p>
    <w:p w14:paraId="3C7D2CF6" w14:textId="62D71F47" w:rsidR="0024083E" w:rsidRPr="008A0AB3" w:rsidRDefault="0024083E" w:rsidP="00572DF8">
      <w:pPr>
        <w:spacing w:line="240" w:lineRule="auto"/>
        <w:jc w:val="center"/>
        <w:rPr>
          <w:rFonts w:cstheme="minorHAnsi"/>
        </w:rPr>
      </w:pPr>
      <w:r w:rsidRPr="008A0AB3">
        <w:rPr>
          <w:rFonts w:cstheme="minorHAnsi"/>
        </w:rPr>
        <w:lastRenderedPageBreak/>
        <w:t>Paper 2 Draft #</w:t>
      </w:r>
      <w:r w:rsidR="000469B1">
        <w:rPr>
          <w:rFonts w:cstheme="minorHAnsi"/>
        </w:rPr>
        <w:t>4</w:t>
      </w:r>
    </w:p>
    <w:p w14:paraId="43520456" w14:textId="338B1907" w:rsidR="0024083E" w:rsidRPr="008A0AB3" w:rsidRDefault="0024083E" w:rsidP="00572DF8">
      <w:pPr>
        <w:spacing w:line="240" w:lineRule="auto"/>
        <w:ind w:left="1080" w:hanging="720"/>
        <w:jc w:val="both"/>
        <w:rPr>
          <w:rFonts w:cstheme="minorHAnsi"/>
        </w:rPr>
      </w:pPr>
    </w:p>
    <w:p w14:paraId="2F79E171" w14:textId="77777777" w:rsidR="000F1453" w:rsidRPr="00844A61" w:rsidRDefault="000F1453" w:rsidP="00572DF8">
      <w:pPr>
        <w:pStyle w:val="ListParagraph"/>
        <w:numPr>
          <w:ilvl w:val="0"/>
          <w:numId w:val="1"/>
        </w:numPr>
        <w:spacing w:line="240" w:lineRule="auto"/>
        <w:jc w:val="both"/>
        <w:rPr>
          <w:rFonts w:cstheme="minorHAnsi"/>
          <w:b/>
        </w:rPr>
      </w:pPr>
      <w:bookmarkStart w:id="3" w:name="Abstract"/>
      <w:r w:rsidRPr="00844A61">
        <w:rPr>
          <w:rFonts w:cstheme="minorHAnsi"/>
          <w:b/>
        </w:rPr>
        <w:t xml:space="preserve">Abstract </w:t>
      </w:r>
    </w:p>
    <w:bookmarkEnd w:id="3"/>
    <w:p w14:paraId="71CA7939" w14:textId="77777777" w:rsidR="000F1453" w:rsidRPr="00844A61" w:rsidRDefault="000F1453" w:rsidP="00572DF8">
      <w:pPr>
        <w:spacing w:line="240" w:lineRule="auto"/>
        <w:ind w:left="360" w:firstLine="360"/>
        <w:jc w:val="both"/>
        <w:rPr>
          <w:rFonts w:cstheme="minorHAnsi"/>
          <w:i/>
        </w:rPr>
      </w:pPr>
      <w:r w:rsidRPr="00844A61">
        <w:rPr>
          <w:rFonts w:cstheme="minorHAnsi"/>
          <w:i/>
        </w:rPr>
        <w:t>Background</w:t>
      </w:r>
    </w:p>
    <w:p w14:paraId="3F511971" w14:textId="604ACED3" w:rsidR="000F1453" w:rsidRPr="008A0AB3" w:rsidRDefault="000F1453" w:rsidP="00572DF8">
      <w:pPr>
        <w:pStyle w:val="ListParagraph"/>
        <w:spacing w:line="240" w:lineRule="auto"/>
        <w:jc w:val="both"/>
        <w:rPr>
          <w:rFonts w:cstheme="minorHAnsi"/>
        </w:rPr>
      </w:pPr>
      <w:r w:rsidRPr="008A0AB3">
        <w:rPr>
          <w:rFonts w:cstheme="minorHAnsi"/>
        </w:rPr>
        <w:t xml:space="preserve">The Syrian conflict has </w:t>
      </w:r>
      <w:r w:rsidR="007C7C01" w:rsidRPr="008A0AB3">
        <w:rPr>
          <w:rFonts w:cstheme="minorHAnsi"/>
        </w:rPr>
        <w:t>dramatically</w:t>
      </w:r>
      <w:r w:rsidRPr="008A0AB3">
        <w:rPr>
          <w:rFonts w:cstheme="minorHAnsi"/>
        </w:rPr>
        <w:t xml:space="preserve"> changed the public health landscape of Syria since its onset in March of 2011. Indiscriminate targeting of healthcare facilities, transports, medical personnel, and patients throughout the conflict have had tremendous impact on Syria’s healthcare capacity and priorities.</w:t>
      </w:r>
      <w:r w:rsidR="0001467A" w:rsidRPr="008A0AB3">
        <w:rPr>
          <w:rFonts w:cstheme="minorHAnsi"/>
        </w:rPr>
        <w:t xml:space="preserve"> Coupled with depleted resources and increased security risks, many routine services, including vaccinations, have been disrupted </w:t>
      </w:r>
      <w:r w:rsidR="006822AF" w:rsidRPr="008A0AB3">
        <w:rPr>
          <w:rFonts w:cstheme="minorHAnsi"/>
        </w:rPr>
        <w:t>across</w:t>
      </w:r>
      <w:r w:rsidR="0001467A" w:rsidRPr="008A0AB3">
        <w:rPr>
          <w:rFonts w:cstheme="minorHAnsi"/>
        </w:rPr>
        <w:t xml:space="preserve"> several regions </w:t>
      </w:r>
      <w:r w:rsidR="006822AF" w:rsidRPr="008A0AB3">
        <w:rPr>
          <w:rFonts w:cstheme="minorHAnsi"/>
        </w:rPr>
        <w:t>in</w:t>
      </w:r>
      <w:r w:rsidR="0001467A" w:rsidRPr="008A0AB3">
        <w:rPr>
          <w:rFonts w:cstheme="minorHAnsi"/>
        </w:rPr>
        <w:t xml:space="preserve"> Syria</w:t>
      </w:r>
      <w:commentRangeStart w:id="4"/>
      <w:r w:rsidR="006822AF" w:rsidRPr="008A0AB3">
        <w:rPr>
          <w:rFonts w:cstheme="minorHAnsi"/>
        </w:rPr>
        <w:t>.</w:t>
      </w:r>
      <w:commentRangeEnd w:id="4"/>
      <w:r w:rsidR="008A0AB3">
        <w:rPr>
          <w:rFonts w:cstheme="minorHAnsi"/>
        </w:rPr>
        <w:t xml:space="preserve"> </w:t>
      </w:r>
      <w:r w:rsidR="006822AF" w:rsidRPr="008A0AB3">
        <w:rPr>
          <w:rStyle w:val="CommentReference"/>
          <w:rFonts w:cstheme="minorHAnsi"/>
          <w:sz w:val="22"/>
          <w:szCs w:val="22"/>
        </w:rPr>
        <w:commentReference w:id="4"/>
      </w:r>
      <w:r w:rsidR="006822AF" w:rsidRPr="008A0AB3">
        <w:rPr>
          <w:rFonts w:cstheme="minorHAnsi"/>
        </w:rPr>
        <w:t xml:space="preserve"> </w:t>
      </w:r>
      <w:r w:rsidRPr="008A0AB3">
        <w:rPr>
          <w:rFonts w:cstheme="minorHAnsi"/>
        </w:rPr>
        <w:t xml:space="preserve">The Assistance Coordination Unit (ACU) has established a robust active surveillance system, known as the </w:t>
      </w:r>
      <w:r w:rsidR="00E75164">
        <w:rPr>
          <w:rFonts w:cstheme="minorHAnsi"/>
        </w:rPr>
        <w:t>Early</w:t>
      </w:r>
      <w:r w:rsidRPr="008A0AB3">
        <w:rPr>
          <w:rFonts w:cstheme="minorHAnsi"/>
        </w:rPr>
        <w:t xml:space="preserve"> Warning </w:t>
      </w:r>
      <w:r w:rsidR="0092489C">
        <w:rPr>
          <w:rFonts w:cstheme="minorHAnsi"/>
        </w:rPr>
        <w:t xml:space="preserve">Alert </w:t>
      </w:r>
      <w:r w:rsidRPr="008A0AB3">
        <w:rPr>
          <w:rFonts w:cstheme="minorHAnsi"/>
        </w:rPr>
        <w:t xml:space="preserve">and Response Network (EWARN), for infectious disease syndromes in opposition-held territories. </w:t>
      </w:r>
      <w:r w:rsidR="0077612C" w:rsidRPr="008A0AB3">
        <w:rPr>
          <w:rFonts w:cstheme="minorHAnsi"/>
        </w:rPr>
        <w:t xml:space="preserve">There is a critical need to better understand infectious diseases in conflict-affected communities and the ACU database provides a unique opportunity to do so in Syria. </w:t>
      </w:r>
      <w:r w:rsidR="007C7C01" w:rsidRPr="008A0AB3">
        <w:rPr>
          <w:rFonts w:cstheme="minorHAnsi"/>
        </w:rPr>
        <w:t xml:space="preserve">This study </w:t>
      </w:r>
      <w:r w:rsidR="008A0AB3">
        <w:rPr>
          <w:rFonts w:cstheme="minorHAnsi"/>
        </w:rPr>
        <w:t xml:space="preserve">focuses </w:t>
      </w:r>
      <w:proofErr w:type="gramStart"/>
      <w:r w:rsidR="008A0AB3">
        <w:rPr>
          <w:rFonts w:cstheme="minorHAnsi"/>
        </w:rPr>
        <w:t xml:space="preserve">on </w:t>
      </w:r>
      <w:r w:rsidR="007C7C01" w:rsidRPr="008A0AB3">
        <w:rPr>
          <w:rFonts w:cstheme="minorHAnsi"/>
        </w:rPr>
        <w:t xml:space="preserve"> trends</w:t>
      </w:r>
      <w:proofErr w:type="gramEnd"/>
      <w:r w:rsidR="007C7C01" w:rsidRPr="008A0AB3">
        <w:rPr>
          <w:rFonts w:cstheme="minorHAnsi"/>
        </w:rPr>
        <w:t xml:space="preserve"> of measles incidence in northern Syria,</w:t>
      </w:r>
      <w:r w:rsidR="008A0AB3">
        <w:rPr>
          <w:rFonts w:cstheme="minorHAnsi"/>
        </w:rPr>
        <w:t xml:space="preserve"> and analyzes </w:t>
      </w:r>
      <w:r w:rsidR="007C7C01" w:rsidRPr="008A0AB3">
        <w:rPr>
          <w:rFonts w:cstheme="minorHAnsi"/>
        </w:rPr>
        <w:t>on two consecutive epidemics in 2017 and 2018.</w:t>
      </w:r>
      <w:ins w:id="5" w:author="Rohini Haar" w:date="2019-09-25T13:54:00Z">
        <w:r w:rsidR="008A0AB3">
          <w:rPr>
            <w:rFonts w:cstheme="minorHAnsi"/>
          </w:rPr>
          <w:t xml:space="preserve"> Measles was chosen because… </w:t>
        </w:r>
      </w:ins>
    </w:p>
    <w:p w14:paraId="2549E6BC" w14:textId="77777777" w:rsidR="000F1453" w:rsidRPr="00844A61" w:rsidRDefault="000F1453" w:rsidP="00572DF8">
      <w:pPr>
        <w:spacing w:line="240" w:lineRule="auto"/>
        <w:ind w:firstLine="720"/>
        <w:jc w:val="both"/>
        <w:rPr>
          <w:rFonts w:cstheme="minorHAnsi"/>
          <w:i/>
        </w:rPr>
      </w:pPr>
      <w:r w:rsidRPr="00844A61">
        <w:rPr>
          <w:rFonts w:cstheme="minorHAnsi"/>
          <w:i/>
        </w:rPr>
        <w:t>Methods</w:t>
      </w:r>
    </w:p>
    <w:p w14:paraId="7B35E7FC" w14:textId="4AB2D7B3" w:rsidR="000F1453" w:rsidRPr="008A0AB3" w:rsidRDefault="000F1453" w:rsidP="00572DF8">
      <w:pPr>
        <w:spacing w:line="240" w:lineRule="auto"/>
        <w:ind w:left="720"/>
        <w:jc w:val="both"/>
        <w:rPr>
          <w:rFonts w:cstheme="minorHAnsi"/>
        </w:rPr>
      </w:pPr>
      <w:r w:rsidRPr="008A0AB3">
        <w:rPr>
          <w:rFonts w:cstheme="minorHAnsi"/>
        </w:rPr>
        <w:t>The ACU relies on modified World Health Organization case definitions for the 13 syndromes covered by EWARN</w:t>
      </w:r>
      <w:r w:rsidR="007B3F7A" w:rsidRPr="008A0AB3">
        <w:rPr>
          <w:rFonts w:cstheme="minorHAnsi"/>
        </w:rPr>
        <w:t xml:space="preserve">, including </w:t>
      </w:r>
      <w:r w:rsidR="007060E2">
        <w:rPr>
          <w:rFonts w:cstheme="minorHAnsi"/>
        </w:rPr>
        <w:t xml:space="preserve">suspected </w:t>
      </w:r>
      <w:r w:rsidR="007B3F7A" w:rsidRPr="008A0AB3">
        <w:rPr>
          <w:rFonts w:cstheme="minorHAnsi"/>
        </w:rPr>
        <w:t xml:space="preserve">measles, </w:t>
      </w:r>
      <w:r w:rsidR="007060E2">
        <w:rPr>
          <w:rFonts w:cstheme="minorHAnsi"/>
        </w:rPr>
        <w:t>acute flaccid paralysis</w:t>
      </w:r>
      <w:r w:rsidR="00FE25F5">
        <w:rPr>
          <w:rFonts w:cstheme="minorHAnsi"/>
        </w:rPr>
        <w:t>,</w:t>
      </w:r>
      <w:r w:rsidR="007B3F7A" w:rsidRPr="008A0AB3">
        <w:rPr>
          <w:rFonts w:cstheme="minorHAnsi"/>
        </w:rPr>
        <w:t xml:space="preserve"> and diarrheal diseases</w:t>
      </w:r>
      <w:r w:rsidR="00FE25F5">
        <w:rPr>
          <w:rFonts w:cstheme="minorHAnsi"/>
        </w:rPr>
        <w:t>,</w:t>
      </w:r>
      <w:r w:rsidR="0092489C">
        <w:rPr>
          <w:rFonts w:cstheme="minorHAnsi"/>
        </w:rPr>
        <w:t xml:space="preserve"> amongst others</w:t>
      </w:r>
      <w:r w:rsidRPr="008A0AB3">
        <w:rPr>
          <w:rFonts w:cstheme="minorHAnsi"/>
        </w:rPr>
        <w:t>. We conducted a retrospective ecological time-series analysis</w:t>
      </w:r>
      <w:r w:rsidR="00783A8C" w:rsidRPr="008A0AB3">
        <w:rPr>
          <w:rFonts w:cstheme="minorHAnsi"/>
        </w:rPr>
        <w:t xml:space="preserve"> on </w:t>
      </w:r>
      <w:commentRangeStart w:id="6"/>
      <w:r w:rsidR="00783A8C" w:rsidRPr="008A0AB3">
        <w:rPr>
          <w:rFonts w:cstheme="minorHAnsi"/>
        </w:rPr>
        <w:t>measles incidence</w:t>
      </w:r>
      <w:commentRangeEnd w:id="6"/>
      <w:r w:rsidR="002E5171" w:rsidRPr="008A0AB3">
        <w:rPr>
          <w:rStyle w:val="CommentReference"/>
          <w:rFonts w:cstheme="minorHAnsi"/>
          <w:sz w:val="22"/>
          <w:szCs w:val="22"/>
        </w:rPr>
        <w:commentReference w:id="6"/>
      </w:r>
      <w:r w:rsidRPr="008A0AB3">
        <w:rPr>
          <w:rFonts w:cstheme="minorHAnsi"/>
        </w:rPr>
        <w:t xml:space="preserve"> using EWARN data on clinical case counts</w:t>
      </w:r>
      <w:r w:rsidR="00D621CA" w:rsidRPr="008A0AB3">
        <w:rPr>
          <w:rFonts w:cstheme="minorHAnsi"/>
        </w:rPr>
        <w:t xml:space="preserve"> </w:t>
      </w:r>
      <w:r w:rsidRPr="008A0AB3">
        <w:rPr>
          <w:rFonts w:cstheme="minorHAnsi"/>
        </w:rPr>
        <w:t xml:space="preserve">between January 2015 – June 2019. </w:t>
      </w:r>
      <w:r w:rsidR="00783A8C" w:rsidRPr="008A0AB3">
        <w:rPr>
          <w:rFonts w:cstheme="minorHAnsi"/>
        </w:rPr>
        <w:t>We compared regional and temporal differences to assess for significant differences across between geographic areas or across time.</w:t>
      </w:r>
    </w:p>
    <w:p w14:paraId="5E11A8FA" w14:textId="5C795F10" w:rsidR="000F1453" w:rsidRPr="00844A61" w:rsidRDefault="000F1453" w:rsidP="00572DF8">
      <w:pPr>
        <w:spacing w:line="240" w:lineRule="auto"/>
        <w:ind w:firstLine="720"/>
        <w:jc w:val="both"/>
        <w:rPr>
          <w:rFonts w:cstheme="minorHAnsi"/>
          <w:i/>
        </w:rPr>
      </w:pPr>
      <w:r w:rsidRPr="00844A61">
        <w:rPr>
          <w:rFonts w:cstheme="minorHAnsi"/>
          <w:i/>
        </w:rPr>
        <w:t>Results</w:t>
      </w:r>
    </w:p>
    <w:p w14:paraId="3740C859" w14:textId="7B59DEF8" w:rsidR="005F4745" w:rsidRPr="008A0AB3" w:rsidRDefault="005F4745" w:rsidP="00387B0B">
      <w:pPr>
        <w:spacing w:line="240" w:lineRule="auto"/>
        <w:ind w:left="720"/>
        <w:jc w:val="both"/>
        <w:rPr>
          <w:rFonts w:cstheme="minorHAnsi"/>
        </w:rPr>
      </w:pPr>
      <w:r w:rsidRPr="008A0AB3">
        <w:rPr>
          <w:rFonts w:cstheme="minorHAnsi"/>
        </w:rPr>
        <w:t xml:space="preserve">There were 27,707 clinical cases of measles reported over the study period. </w:t>
      </w:r>
      <w:r w:rsidR="003D20B6" w:rsidRPr="008A0AB3">
        <w:rPr>
          <w:rFonts w:cstheme="minorHAnsi"/>
        </w:rPr>
        <w:t>Children &lt;5 years were at a greater risk</w:t>
      </w:r>
      <w:r w:rsidR="006F7530" w:rsidRPr="008A0AB3">
        <w:rPr>
          <w:rFonts w:cstheme="minorHAnsi"/>
        </w:rPr>
        <w:t xml:space="preserve"> than the rest of the population</w:t>
      </w:r>
      <w:r w:rsidR="003D20B6" w:rsidRPr="008A0AB3">
        <w:rPr>
          <w:rFonts w:cstheme="minorHAnsi"/>
        </w:rPr>
        <w:t xml:space="preserve"> </w:t>
      </w:r>
      <w:commentRangeStart w:id="7"/>
      <w:r w:rsidR="003D20B6" w:rsidRPr="008A0AB3">
        <w:rPr>
          <w:rFonts w:cstheme="minorHAnsi"/>
        </w:rPr>
        <w:t>(</w:t>
      </w:r>
      <w:r w:rsidR="006D054D">
        <w:rPr>
          <w:rFonts w:cstheme="minorHAnsi"/>
        </w:rPr>
        <w:t>Wilcoxon</w:t>
      </w:r>
      <w:r w:rsidR="00F84287">
        <w:rPr>
          <w:rFonts w:cstheme="minorHAnsi"/>
        </w:rPr>
        <w:t xml:space="preserve"> signed-rank test</w:t>
      </w:r>
      <w:r w:rsidR="005E2798">
        <w:rPr>
          <w:rFonts w:cstheme="minorHAnsi"/>
        </w:rPr>
        <w:t xml:space="preserve">, </w:t>
      </w:r>
      <w:r w:rsidR="003D20B6" w:rsidRPr="008A0AB3">
        <w:rPr>
          <w:rFonts w:cstheme="minorHAnsi"/>
        </w:rPr>
        <w:t>p</w:t>
      </w:r>
      <w:r w:rsidR="00F93558">
        <w:rPr>
          <w:rFonts w:cstheme="minorHAnsi"/>
        </w:rPr>
        <w:t xml:space="preserve">-value </w:t>
      </w:r>
      <w:r w:rsidR="008A0AB3">
        <w:rPr>
          <w:rFonts w:cstheme="minorHAnsi"/>
        </w:rPr>
        <w:t>&lt;</w:t>
      </w:r>
      <w:r w:rsidR="00000210">
        <w:rPr>
          <w:rFonts w:cstheme="minorHAnsi"/>
        </w:rPr>
        <w:t xml:space="preserve"> 0</w:t>
      </w:r>
      <w:r w:rsidR="008A0AB3">
        <w:rPr>
          <w:rFonts w:cstheme="minorHAnsi"/>
        </w:rPr>
        <w:t>.001</w:t>
      </w:r>
      <w:r w:rsidR="003D20B6" w:rsidRPr="008A0AB3">
        <w:rPr>
          <w:rFonts w:cstheme="minorHAnsi"/>
        </w:rPr>
        <w:t>)</w:t>
      </w:r>
      <w:r w:rsidR="006F7530" w:rsidRPr="008A0AB3">
        <w:rPr>
          <w:rFonts w:cstheme="minorHAnsi"/>
        </w:rPr>
        <w:t xml:space="preserve">, </w:t>
      </w:r>
      <w:commentRangeEnd w:id="7"/>
      <w:r w:rsidR="008A0AB3">
        <w:rPr>
          <w:rStyle w:val="CommentReference"/>
        </w:rPr>
        <w:commentReference w:id="7"/>
      </w:r>
      <w:r w:rsidR="006F7530" w:rsidRPr="008A0AB3">
        <w:rPr>
          <w:rFonts w:cstheme="minorHAnsi"/>
        </w:rPr>
        <w:t>and there was no significant difference between males and females across all ages (</w:t>
      </w:r>
      <w:r w:rsidR="00F84287">
        <w:rPr>
          <w:rFonts w:cstheme="minorHAnsi"/>
        </w:rPr>
        <w:t>Wilcoxon signed-rank test</w:t>
      </w:r>
      <w:r w:rsidR="009364A5" w:rsidRPr="008A0AB3">
        <w:rPr>
          <w:rFonts w:cstheme="minorHAnsi"/>
        </w:rPr>
        <w:t xml:space="preserve">, </w:t>
      </w:r>
      <w:r w:rsidR="006F7530" w:rsidRPr="008A0AB3">
        <w:rPr>
          <w:rFonts w:cstheme="minorHAnsi"/>
        </w:rPr>
        <w:t xml:space="preserve">p-value = 0.1431); however, there </w:t>
      </w:r>
      <w:r w:rsidR="008A0AB3">
        <w:rPr>
          <w:rFonts w:cstheme="minorHAnsi"/>
        </w:rPr>
        <w:t xml:space="preserve">was a </w:t>
      </w:r>
      <w:r w:rsidR="006F7530" w:rsidRPr="008A0AB3">
        <w:rPr>
          <w:rFonts w:cstheme="minorHAnsi"/>
        </w:rPr>
        <w:t xml:space="preserve">significant difference between males ≥5 years and females ≥5 years, with more clinical cases of </w:t>
      </w:r>
      <w:r w:rsidR="00660064" w:rsidRPr="008A0AB3">
        <w:rPr>
          <w:rFonts w:cstheme="minorHAnsi"/>
        </w:rPr>
        <w:t>fe</w:t>
      </w:r>
      <w:r w:rsidR="006F7530" w:rsidRPr="008A0AB3">
        <w:rPr>
          <w:rFonts w:cstheme="minorHAnsi"/>
        </w:rPr>
        <w:t>males (</w:t>
      </w:r>
      <w:r w:rsidR="00F84287">
        <w:rPr>
          <w:rFonts w:cstheme="minorHAnsi"/>
        </w:rPr>
        <w:t xml:space="preserve">Wilcoxon signed-rank </w:t>
      </w:r>
      <w:r w:rsidR="009364A5" w:rsidRPr="008A0AB3">
        <w:rPr>
          <w:rFonts w:cstheme="minorHAnsi"/>
        </w:rPr>
        <w:t xml:space="preserve">test, </w:t>
      </w:r>
      <w:r w:rsidR="006F7530" w:rsidRPr="008A0AB3">
        <w:rPr>
          <w:rFonts w:cstheme="minorHAnsi"/>
        </w:rPr>
        <w:t>p-value = 0.02637). There were significant differences in measles incidence across years</w:t>
      </w:r>
      <w:r w:rsidR="009364A5" w:rsidRPr="008A0AB3">
        <w:rPr>
          <w:rFonts w:cstheme="minorHAnsi"/>
        </w:rPr>
        <w:t xml:space="preserve"> (</w:t>
      </w:r>
      <w:proofErr w:type="spellStart"/>
      <w:r w:rsidR="009364A5" w:rsidRPr="008A0AB3">
        <w:rPr>
          <w:rFonts w:cstheme="minorHAnsi"/>
        </w:rPr>
        <w:t>Kruskall</w:t>
      </w:r>
      <w:proofErr w:type="spellEnd"/>
      <w:r w:rsidR="009364A5" w:rsidRPr="008A0AB3">
        <w:rPr>
          <w:rFonts w:cstheme="minorHAnsi"/>
        </w:rPr>
        <w:t>-Wallis test, p-value &lt;</w:t>
      </w:r>
      <w:r w:rsidR="009F6131">
        <w:rPr>
          <w:rFonts w:cstheme="minorHAnsi"/>
        </w:rPr>
        <w:t xml:space="preserve"> 0.001</w:t>
      </w:r>
      <w:r w:rsidR="009364A5" w:rsidRPr="008A0AB3">
        <w:rPr>
          <w:rFonts w:eastAsiaTheme="minorEastAsia" w:cstheme="minorHAnsi"/>
        </w:rPr>
        <w:t>)</w:t>
      </w:r>
      <w:r w:rsidR="006F7530" w:rsidRPr="008A0AB3">
        <w:rPr>
          <w:rFonts w:cstheme="minorHAnsi"/>
        </w:rPr>
        <w:t>, as well as across different geographic regions</w:t>
      </w:r>
      <w:r w:rsidR="009364A5" w:rsidRPr="008A0AB3">
        <w:rPr>
          <w:rFonts w:cstheme="minorHAnsi"/>
        </w:rPr>
        <w:t xml:space="preserve"> </w:t>
      </w:r>
      <w:r w:rsidR="00F93558">
        <w:rPr>
          <w:rFonts w:cstheme="minorHAnsi"/>
        </w:rPr>
        <w:t>(</w:t>
      </w:r>
      <w:proofErr w:type="spellStart"/>
      <w:r w:rsidR="009364A5" w:rsidRPr="008A0AB3">
        <w:rPr>
          <w:rFonts w:cstheme="minorHAnsi"/>
        </w:rPr>
        <w:t>Kruskall</w:t>
      </w:r>
      <w:proofErr w:type="spellEnd"/>
      <w:r w:rsidR="009364A5" w:rsidRPr="008A0AB3">
        <w:rPr>
          <w:rFonts w:cstheme="minorHAnsi"/>
        </w:rPr>
        <w:t>-Wallis test</w:t>
      </w:r>
      <w:r w:rsidR="006F7530" w:rsidRPr="008A0AB3">
        <w:rPr>
          <w:rFonts w:cstheme="minorHAnsi"/>
        </w:rPr>
        <w:t>,</w:t>
      </w:r>
      <w:r w:rsidR="009364A5" w:rsidRPr="008A0AB3">
        <w:rPr>
          <w:rFonts w:cstheme="minorHAnsi"/>
        </w:rPr>
        <w:t xml:space="preserve"> </w:t>
      </w:r>
      <w:r w:rsidR="009F6131">
        <w:rPr>
          <w:rFonts w:cstheme="minorHAnsi"/>
        </w:rPr>
        <w:t>p-value &lt; 0.001</w:t>
      </w:r>
      <w:r w:rsidR="009364A5" w:rsidRPr="008A0AB3">
        <w:rPr>
          <w:rFonts w:eastAsiaTheme="minorEastAsia" w:cstheme="minorHAnsi"/>
        </w:rPr>
        <w:t xml:space="preserve">). There were major measles </w:t>
      </w:r>
      <w:r w:rsidR="009364A5" w:rsidRPr="008A0AB3">
        <w:rPr>
          <w:rFonts w:cstheme="minorHAnsi"/>
        </w:rPr>
        <w:t xml:space="preserve">outbreaks in 2017 and 2018, </w:t>
      </w:r>
      <w:r w:rsidR="003F37FA" w:rsidRPr="008A0AB3">
        <w:rPr>
          <w:rFonts w:cstheme="minorHAnsi"/>
        </w:rPr>
        <w:t>primarily in</w:t>
      </w:r>
      <w:r w:rsidR="006F7530" w:rsidRPr="008A0AB3">
        <w:rPr>
          <w:rFonts w:cstheme="minorHAnsi"/>
        </w:rPr>
        <w:t xml:space="preserve"> the eastern governorates of Ar-Raqqa and Deir-</w:t>
      </w:r>
      <w:proofErr w:type="spellStart"/>
      <w:r w:rsidR="006F7530" w:rsidRPr="008A0AB3">
        <w:rPr>
          <w:rFonts w:cstheme="minorHAnsi"/>
        </w:rPr>
        <w:t>ez</w:t>
      </w:r>
      <w:proofErr w:type="spellEnd"/>
      <w:r w:rsidR="006F7530" w:rsidRPr="008A0AB3">
        <w:rPr>
          <w:rFonts w:cstheme="minorHAnsi"/>
        </w:rPr>
        <w:t>-</w:t>
      </w:r>
      <w:proofErr w:type="spellStart"/>
      <w:r w:rsidR="006F7530" w:rsidRPr="008A0AB3">
        <w:rPr>
          <w:rFonts w:cstheme="minorHAnsi"/>
        </w:rPr>
        <w:t>Zor</w:t>
      </w:r>
      <w:proofErr w:type="spellEnd"/>
      <w:r w:rsidR="003F37FA" w:rsidRPr="008A0AB3">
        <w:rPr>
          <w:rFonts w:cstheme="minorHAnsi"/>
        </w:rPr>
        <w:t>.</w:t>
      </w:r>
    </w:p>
    <w:p w14:paraId="35D267C9" w14:textId="77777777" w:rsidR="00815C31" w:rsidRPr="00844A61" w:rsidRDefault="000F1453" w:rsidP="00572DF8">
      <w:pPr>
        <w:spacing w:line="240" w:lineRule="auto"/>
        <w:ind w:firstLine="720"/>
        <w:jc w:val="both"/>
        <w:rPr>
          <w:rFonts w:cstheme="minorHAnsi"/>
          <w:i/>
        </w:rPr>
      </w:pPr>
      <w:commentRangeStart w:id="8"/>
      <w:r w:rsidRPr="00844A61">
        <w:rPr>
          <w:rFonts w:cstheme="minorHAnsi"/>
          <w:i/>
        </w:rPr>
        <w:t>Conclusions</w:t>
      </w:r>
      <w:commentRangeEnd w:id="8"/>
      <w:r w:rsidR="00622284" w:rsidRPr="00844A61">
        <w:rPr>
          <w:rStyle w:val="CommentReference"/>
          <w:rFonts w:cstheme="minorHAnsi"/>
          <w:i/>
          <w:sz w:val="22"/>
          <w:szCs w:val="22"/>
        </w:rPr>
        <w:commentReference w:id="8"/>
      </w:r>
    </w:p>
    <w:p w14:paraId="4C80787A" w14:textId="71CA6A1E" w:rsidR="004A3012" w:rsidRPr="008A0AB3" w:rsidRDefault="00FB693E" w:rsidP="00973F94">
      <w:pPr>
        <w:spacing w:line="240" w:lineRule="auto"/>
        <w:ind w:left="720"/>
        <w:jc w:val="both"/>
        <w:rPr>
          <w:rFonts w:cstheme="minorHAnsi"/>
        </w:rPr>
      </w:pPr>
      <w:r>
        <w:rPr>
          <w:rFonts w:cstheme="minorHAnsi"/>
        </w:rPr>
        <w:t>Outbreaks of measles in 2017 and 2019</w:t>
      </w:r>
      <w:r w:rsidRPr="008A0AB3">
        <w:rPr>
          <w:rFonts w:cstheme="minorHAnsi"/>
        </w:rPr>
        <w:t xml:space="preserve"> </w:t>
      </w:r>
      <w:r w:rsidR="0048668E" w:rsidRPr="008A0AB3">
        <w:rPr>
          <w:rFonts w:cstheme="minorHAnsi"/>
        </w:rPr>
        <w:t xml:space="preserve">were the largest since Syria had eliminated </w:t>
      </w:r>
      <w:r>
        <w:rPr>
          <w:rFonts w:cstheme="minorHAnsi"/>
        </w:rPr>
        <w:t xml:space="preserve">the </w:t>
      </w:r>
      <w:r w:rsidR="003B2A38">
        <w:rPr>
          <w:rFonts w:cstheme="minorHAnsi"/>
        </w:rPr>
        <w:t>disease</w:t>
      </w:r>
      <w:r w:rsidRPr="008A0AB3">
        <w:rPr>
          <w:rFonts w:cstheme="minorHAnsi"/>
        </w:rPr>
        <w:t xml:space="preserve"> </w:t>
      </w:r>
      <w:r w:rsidR="0048668E" w:rsidRPr="008A0AB3">
        <w:rPr>
          <w:rFonts w:cstheme="minorHAnsi"/>
        </w:rPr>
        <w:t xml:space="preserve">in 1999. </w:t>
      </w:r>
      <w:r w:rsidR="004A3012" w:rsidRPr="008A0AB3">
        <w:rPr>
          <w:rFonts w:cstheme="minorHAnsi"/>
        </w:rPr>
        <w:t xml:space="preserve">The </w:t>
      </w:r>
      <w:r w:rsidR="00973F94" w:rsidRPr="008A0AB3">
        <w:rPr>
          <w:rFonts w:cstheme="minorHAnsi"/>
        </w:rPr>
        <w:t>r</w:t>
      </w:r>
      <w:r w:rsidR="004A3012" w:rsidRPr="008A0AB3">
        <w:rPr>
          <w:rFonts w:cstheme="minorHAnsi"/>
        </w:rPr>
        <w:t xml:space="preserve">egions </w:t>
      </w:r>
      <w:r w:rsidR="00973F94" w:rsidRPr="008A0AB3">
        <w:rPr>
          <w:rFonts w:cstheme="minorHAnsi"/>
        </w:rPr>
        <w:t xml:space="preserve">most </w:t>
      </w:r>
      <w:r w:rsidR="004A3012" w:rsidRPr="008A0AB3">
        <w:rPr>
          <w:rFonts w:cstheme="minorHAnsi"/>
        </w:rPr>
        <w:t xml:space="preserve">affected </w:t>
      </w:r>
      <w:r w:rsidR="00973F94" w:rsidRPr="008A0AB3">
        <w:rPr>
          <w:rFonts w:cstheme="minorHAnsi"/>
        </w:rPr>
        <w:t xml:space="preserve">by </w:t>
      </w:r>
      <w:r w:rsidR="004A3012" w:rsidRPr="008A0AB3">
        <w:rPr>
          <w:rFonts w:cstheme="minorHAnsi"/>
        </w:rPr>
        <w:t xml:space="preserve">the </w:t>
      </w:r>
      <w:r w:rsidR="0048668E" w:rsidRPr="008A0AB3">
        <w:rPr>
          <w:rFonts w:cstheme="minorHAnsi"/>
        </w:rPr>
        <w:t xml:space="preserve">2017 and 2018 measles </w:t>
      </w:r>
      <w:r w:rsidR="004A3012" w:rsidRPr="008A0AB3">
        <w:rPr>
          <w:rFonts w:cstheme="minorHAnsi"/>
        </w:rPr>
        <w:t xml:space="preserve">outbreaks were </w:t>
      </w:r>
      <w:r w:rsidR="008F67DD" w:rsidRPr="008A0AB3">
        <w:rPr>
          <w:rFonts w:cstheme="minorHAnsi"/>
        </w:rPr>
        <w:t xml:space="preserve">regions </w:t>
      </w:r>
      <w:r w:rsidR="004A3012" w:rsidRPr="008A0AB3">
        <w:rPr>
          <w:rFonts w:cstheme="minorHAnsi"/>
        </w:rPr>
        <w:t xml:space="preserve">heavily </w:t>
      </w:r>
      <w:r w:rsidR="00973F94" w:rsidRPr="008A0AB3">
        <w:rPr>
          <w:rFonts w:cstheme="minorHAnsi"/>
        </w:rPr>
        <w:t>targeted</w:t>
      </w:r>
      <w:r w:rsidR="004A3012" w:rsidRPr="008A0AB3">
        <w:rPr>
          <w:rFonts w:cstheme="minorHAnsi"/>
        </w:rPr>
        <w:t xml:space="preserve"> in the conflict</w:t>
      </w:r>
      <w:r w:rsidR="008F67DD" w:rsidRPr="008A0AB3">
        <w:rPr>
          <w:rFonts w:cstheme="minorHAnsi"/>
        </w:rPr>
        <w:t xml:space="preserve"> and </w:t>
      </w:r>
      <w:r w:rsidR="00026976" w:rsidRPr="008A0AB3">
        <w:rPr>
          <w:rFonts w:cstheme="minorHAnsi"/>
          <w:i/>
          <w:iCs/>
        </w:rPr>
        <w:t>Daesh</w:t>
      </w:r>
      <w:r w:rsidR="000E255A">
        <w:rPr>
          <w:rFonts w:cstheme="minorHAnsi"/>
        </w:rPr>
        <w:t xml:space="preserve"> </w:t>
      </w:r>
      <w:r w:rsidR="00026976" w:rsidRPr="008A0AB3">
        <w:rPr>
          <w:rFonts w:cstheme="minorHAnsi"/>
        </w:rPr>
        <w:t>strongholds until 2017</w:t>
      </w:r>
      <w:r w:rsidR="00973F94" w:rsidRPr="008A0AB3">
        <w:rPr>
          <w:rFonts w:cstheme="minorHAnsi"/>
        </w:rPr>
        <w:t xml:space="preserve">. There was limited </w:t>
      </w:r>
      <w:r w:rsidR="004A3012" w:rsidRPr="008A0AB3">
        <w:rPr>
          <w:rFonts w:cstheme="minorHAnsi"/>
        </w:rPr>
        <w:t>access to aid organizations or government services</w:t>
      </w:r>
      <w:r w:rsidR="0048668E" w:rsidRPr="008A0AB3">
        <w:rPr>
          <w:rFonts w:cstheme="minorHAnsi"/>
        </w:rPr>
        <w:t xml:space="preserve"> and</w:t>
      </w:r>
      <w:r w:rsidR="004A3012" w:rsidRPr="008A0AB3">
        <w:rPr>
          <w:rFonts w:cstheme="minorHAnsi"/>
        </w:rPr>
        <w:t xml:space="preserve"> vaccination rates </w:t>
      </w:r>
      <w:r w:rsidR="0048668E" w:rsidRPr="008A0AB3">
        <w:rPr>
          <w:rFonts w:cstheme="minorHAnsi"/>
        </w:rPr>
        <w:t>decreased</w:t>
      </w:r>
      <w:r w:rsidR="00972813" w:rsidRPr="008A0AB3">
        <w:rPr>
          <w:rFonts w:cstheme="minorHAnsi"/>
        </w:rPr>
        <w:t xml:space="preserve"> during that time</w:t>
      </w:r>
      <w:r w:rsidR="004A3012" w:rsidRPr="008A0AB3">
        <w:rPr>
          <w:rFonts w:cstheme="minorHAnsi"/>
        </w:rPr>
        <w:t>.</w:t>
      </w:r>
      <w:r w:rsidR="0048668E" w:rsidRPr="008A0AB3">
        <w:rPr>
          <w:rFonts w:cstheme="minorHAnsi"/>
        </w:rPr>
        <w:t xml:space="preserve"> Furthermore, 2017 was the first year in which all children &lt;5 years were born during the conflict</w:t>
      </w:r>
      <w:r w:rsidR="003465AF" w:rsidRPr="008A0AB3">
        <w:rPr>
          <w:rFonts w:cstheme="minorHAnsi"/>
        </w:rPr>
        <w:t xml:space="preserve">, most </w:t>
      </w:r>
      <w:r w:rsidR="001C1C97" w:rsidRPr="008A0AB3">
        <w:rPr>
          <w:rFonts w:cstheme="minorHAnsi"/>
        </w:rPr>
        <w:t>never having had</w:t>
      </w:r>
      <w:r w:rsidR="003465AF" w:rsidRPr="008A0AB3">
        <w:rPr>
          <w:rFonts w:cstheme="minorHAnsi"/>
        </w:rPr>
        <w:t xml:space="preserve"> access to routine care</w:t>
      </w:r>
      <w:r w:rsidR="001C1C97" w:rsidRPr="008A0AB3">
        <w:rPr>
          <w:rFonts w:cstheme="minorHAnsi"/>
        </w:rPr>
        <w:t xml:space="preserve">. </w:t>
      </w:r>
      <w:r w:rsidR="004A3012" w:rsidRPr="008A0AB3">
        <w:rPr>
          <w:rFonts w:cstheme="minorHAnsi"/>
        </w:rPr>
        <w:t xml:space="preserve">Further studies relating the severity of the conflict or attacks on healthcare facilities should be </w:t>
      </w:r>
      <w:r w:rsidR="004A3012" w:rsidRPr="008A0AB3">
        <w:rPr>
          <w:rFonts w:cstheme="minorHAnsi"/>
        </w:rPr>
        <w:lastRenderedPageBreak/>
        <w:t xml:space="preserve">conducted to better assess </w:t>
      </w:r>
      <w:r w:rsidR="0048668E" w:rsidRPr="008A0AB3">
        <w:rPr>
          <w:rFonts w:cstheme="minorHAnsi"/>
        </w:rPr>
        <w:t>the</w:t>
      </w:r>
      <w:r w:rsidR="004A3012" w:rsidRPr="008A0AB3">
        <w:rPr>
          <w:rFonts w:cstheme="minorHAnsi"/>
        </w:rPr>
        <w:t xml:space="preserve"> relationship </w:t>
      </w:r>
      <w:r w:rsidR="00485BAD" w:rsidRPr="008A0AB3">
        <w:rPr>
          <w:rFonts w:cstheme="minorHAnsi"/>
        </w:rPr>
        <w:t xml:space="preserve">between conflict and </w:t>
      </w:r>
      <w:r w:rsidR="004A3012" w:rsidRPr="008A0AB3">
        <w:rPr>
          <w:rFonts w:cstheme="minorHAnsi"/>
        </w:rPr>
        <w:t xml:space="preserve">vaccine preventable diseases. </w:t>
      </w:r>
    </w:p>
    <w:p w14:paraId="63E45984" w14:textId="77777777" w:rsidR="000F1453" w:rsidRPr="008A0AB3" w:rsidRDefault="000F1453" w:rsidP="00572DF8">
      <w:pPr>
        <w:pStyle w:val="ListParagraph"/>
        <w:spacing w:line="240" w:lineRule="auto"/>
        <w:rPr>
          <w:rFonts w:cstheme="minorHAnsi"/>
        </w:rPr>
      </w:pPr>
    </w:p>
    <w:p w14:paraId="4A4B1271" w14:textId="77777777" w:rsidR="000F1453" w:rsidRPr="00844A61" w:rsidRDefault="000F1453" w:rsidP="00572DF8">
      <w:pPr>
        <w:pStyle w:val="ListParagraph"/>
        <w:numPr>
          <w:ilvl w:val="0"/>
          <w:numId w:val="1"/>
        </w:numPr>
        <w:spacing w:line="240" w:lineRule="auto"/>
        <w:jc w:val="both"/>
        <w:rPr>
          <w:rFonts w:cstheme="minorHAnsi"/>
          <w:b/>
        </w:rPr>
      </w:pPr>
      <w:bookmarkStart w:id="9" w:name="Introduction"/>
      <w:r w:rsidRPr="00844A61">
        <w:rPr>
          <w:rFonts w:cstheme="minorHAnsi"/>
          <w:b/>
        </w:rPr>
        <w:t>Introduction</w:t>
      </w:r>
      <w:bookmarkEnd w:id="9"/>
      <w:r w:rsidRPr="00844A61">
        <w:rPr>
          <w:rFonts w:cstheme="minorHAnsi"/>
          <w:b/>
        </w:rPr>
        <w:t>/Background</w:t>
      </w:r>
    </w:p>
    <w:p w14:paraId="3D0F4BB2" w14:textId="3AA48294" w:rsidR="003E76C6" w:rsidRPr="008A0AB3" w:rsidRDefault="003E76C6" w:rsidP="00572DF8">
      <w:pPr>
        <w:spacing w:line="240" w:lineRule="auto"/>
        <w:jc w:val="both"/>
        <w:rPr>
          <w:rFonts w:cstheme="minorHAnsi"/>
        </w:rPr>
      </w:pPr>
      <w:r w:rsidRPr="008A0AB3">
        <w:rPr>
          <w:rFonts w:cstheme="minorHAnsi"/>
        </w:rPr>
        <w:t xml:space="preserve">Armed conflict </w:t>
      </w:r>
      <w:r w:rsidR="00D82D78" w:rsidRPr="008A0AB3">
        <w:rPr>
          <w:rFonts w:cstheme="minorHAnsi"/>
        </w:rPr>
        <w:t>is a major source of death and injury worldwide.</w:t>
      </w:r>
      <w:r w:rsidR="00D35341"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sidRPr="008A0AB3">
        <w:rPr>
          <w:rFonts w:cstheme="minorHAnsi"/>
        </w:rPr>
        <w:fldChar w:fldCharType="separate"/>
      </w:r>
      <w:r w:rsidR="00D35341" w:rsidRPr="008A0AB3">
        <w:rPr>
          <w:rFonts w:cstheme="minorHAnsi"/>
          <w:noProof/>
          <w:vertAlign w:val="superscript"/>
        </w:rPr>
        <w:t>1–4</w:t>
      </w:r>
      <w:r w:rsidR="00D35341" w:rsidRPr="008A0AB3">
        <w:rPr>
          <w:rFonts w:cstheme="minorHAnsi"/>
        </w:rPr>
        <w:fldChar w:fldCharType="end"/>
      </w:r>
      <w:r w:rsidRPr="008A0AB3">
        <w:rPr>
          <w:rFonts w:cstheme="minorHAnsi"/>
        </w:rPr>
        <w:t xml:space="preserve"> Some of the effects of armed conflict on public health are direct and </w:t>
      </w:r>
      <w:r w:rsidR="00ED466E">
        <w:rPr>
          <w:rFonts w:cstheme="minorHAnsi"/>
        </w:rPr>
        <w:t>self-evident</w:t>
      </w:r>
      <w:r w:rsidR="00450CB0" w:rsidRPr="008A0AB3">
        <w:rPr>
          <w:rFonts w:cstheme="minorHAnsi"/>
        </w:rPr>
        <w:t xml:space="preserve">, such as battlefield wounds or traumatic injuries. </w:t>
      </w:r>
      <w:r w:rsidR="005F7686">
        <w:rPr>
          <w:rFonts w:cstheme="minorHAnsi"/>
        </w:rPr>
        <w:t>I</w:t>
      </w:r>
      <w:r w:rsidR="00450CB0" w:rsidRPr="008A0AB3">
        <w:rPr>
          <w:rFonts w:cstheme="minorHAnsi"/>
        </w:rPr>
        <w:t xml:space="preserve">ndirect consequences </w:t>
      </w:r>
      <w:r w:rsidR="005F7686">
        <w:rPr>
          <w:rFonts w:cstheme="minorHAnsi"/>
        </w:rPr>
        <w:t>are more tortuous</w:t>
      </w:r>
      <w:r w:rsidR="00450CB0" w:rsidRPr="008A0AB3">
        <w:rPr>
          <w:rFonts w:cstheme="minorHAnsi"/>
        </w:rPr>
        <w:t xml:space="preserve">, </w:t>
      </w:r>
      <w:r w:rsidR="00BD40A2">
        <w:rPr>
          <w:rFonts w:cstheme="minorHAnsi"/>
        </w:rPr>
        <w:t>and includes</w:t>
      </w:r>
      <w:r w:rsidR="00450CB0" w:rsidRPr="008A0AB3">
        <w:rPr>
          <w:rFonts w:cstheme="minorHAnsi"/>
        </w:rPr>
        <w:t xml:space="preserve"> disrupted health systems, displaced populations and health workforce,</w:t>
      </w:r>
      <w:r w:rsidR="00AD044C">
        <w:rPr>
          <w:rFonts w:cstheme="minorHAnsi"/>
        </w:rPr>
        <w:t xml:space="preserve"> the</w:t>
      </w:r>
      <w:r w:rsidR="00450CB0" w:rsidRPr="008A0AB3">
        <w:rPr>
          <w:rFonts w:cstheme="minorHAnsi"/>
        </w:rPr>
        <w:t xml:space="preserve"> breakdown of infrastructure</w:t>
      </w:r>
      <w:r w:rsidR="005F7686">
        <w:rPr>
          <w:rFonts w:cstheme="minorHAnsi"/>
        </w:rPr>
        <w:t xml:space="preserve">, </w:t>
      </w:r>
      <w:r w:rsidR="00450CB0" w:rsidRPr="008A0AB3">
        <w:rPr>
          <w:rFonts w:cstheme="minorHAnsi"/>
        </w:rPr>
        <w:t xml:space="preserve">and heightened risk of disease transmission, </w:t>
      </w:r>
      <w:r w:rsidR="00BD40A2">
        <w:rPr>
          <w:rFonts w:cstheme="minorHAnsi"/>
        </w:rPr>
        <w:t xml:space="preserve">which </w:t>
      </w:r>
      <w:r w:rsidR="00450CB0" w:rsidRPr="008A0AB3">
        <w:rPr>
          <w:rFonts w:cstheme="minorHAnsi"/>
        </w:rPr>
        <w:t>may impact a significantly larger group of inhabitants over years or decades.</w:t>
      </w:r>
      <w:r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8A0AB3">
        <w:rPr>
          <w:rFonts w:cstheme="minorHAnsi"/>
        </w:rPr>
        <w:fldChar w:fldCharType="separate"/>
      </w:r>
      <w:r w:rsidR="00450CB0" w:rsidRPr="008A0AB3">
        <w:rPr>
          <w:rFonts w:cstheme="minorHAnsi"/>
          <w:noProof/>
          <w:vertAlign w:val="superscript"/>
        </w:rPr>
        <w:t>1,2,4,5</w:t>
      </w:r>
      <w:r w:rsidRPr="008A0AB3">
        <w:rPr>
          <w:rFonts w:cstheme="minorHAnsi"/>
        </w:rPr>
        <w:fldChar w:fldCharType="end"/>
      </w:r>
      <w:r w:rsidRPr="008A0AB3">
        <w:rPr>
          <w:rFonts w:cstheme="minorHAnsi"/>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8A0AB3">
        <w:rPr>
          <w:rFonts w:cstheme="minorHAnsi"/>
        </w:rPr>
        <w:fldChar w:fldCharType="begin" w:fldLock="1"/>
      </w:r>
      <w:r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8A0AB3">
        <w:rPr>
          <w:rFonts w:cstheme="minorHAnsi"/>
        </w:rPr>
        <w:fldChar w:fldCharType="separate"/>
      </w:r>
      <w:r w:rsidRPr="008A0AB3">
        <w:rPr>
          <w:rFonts w:cstheme="minorHAnsi"/>
          <w:noProof/>
          <w:vertAlign w:val="superscript"/>
        </w:rPr>
        <w:t>1,2</w:t>
      </w:r>
      <w:r w:rsidRPr="008A0AB3">
        <w:rPr>
          <w:rFonts w:cstheme="minorHAnsi"/>
        </w:rPr>
        <w:fldChar w:fldCharType="end"/>
      </w:r>
    </w:p>
    <w:p w14:paraId="0ED7D2EB" w14:textId="50B6084B" w:rsidR="003E76C6" w:rsidRPr="008A0AB3" w:rsidRDefault="003E76C6" w:rsidP="00572DF8">
      <w:pPr>
        <w:spacing w:line="240" w:lineRule="auto"/>
        <w:jc w:val="both"/>
        <w:rPr>
          <w:rFonts w:cstheme="minorHAnsi"/>
        </w:rPr>
      </w:pPr>
      <w:commentRangeStart w:id="10"/>
      <w:r w:rsidRPr="008A0AB3">
        <w:rPr>
          <w:rFonts w:cstheme="minorHAnsi"/>
        </w:rPr>
        <w:t xml:space="preserve">Since its onset in 2011, the Syrian conflict has </w:t>
      </w:r>
      <w:r w:rsidR="00B2236B" w:rsidRPr="008A0AB3">
        <w:rPr>
          <w:rFonts w:cstheme="minorHAnsi"/>
        </w:rPr>
        <w:t>evolved into a</w:t>
      </w:r>
      <w:r w:rsidRPr="008A0AB3">
        <w:rPr>
          <w:rFonts w:cstheme="minorHAnsi"/>
        </w:rPr>
        <w:t xml:space="preserve"> complex humanitarian disaster, resulting</w:t>
      </w:r>
      <w:r w:rsidR="003E7A2E" w:rsidRPr="008A0AB3">
        <w:rPr>
          <w:rFonts w:cstheme="minorHAnsi"/>
        </w:rPr>
        <w:t xml:space="preserve"> in</w:t>
      </w:r>
      <w:r w:rsidRPr="008A0AB3">
        <w:rPr>
          <w:rFonts w:cstheme="minorHAnsi"/>
        </w:rPr>
        <w:t xml:space="preserve"> over 5.6 million refugees, 6.6 million internally displaced persons</w:t>
      </w:r>
      <w:r w:rsidR="003E7A2E" w:rsidRPr="008A0AB3">
        <w:rPr>
          <w:rFonts w:cstheme="minorHAnsi"/>
        </w:rPr>
        <w:t xml:space="preserve">, and an untold number of casualties </w:t>
      </w:r>
      <w:r w:rsidRPr="008A0AB3">
        <w:rPr>
          <w:rFonts w:cstheme="minorHAnsi"/>
        </w:rPr>
        <w:t>out of an estimated pre-war population of 23 million people.</w:t>
      </w:r>
      <w:r w:rsidRPr="008A0AB3">
        <w:rPr>
          <w:rFonts w:cstheme="minorHAnsi"/>
        </w:rPr>
        <w:fldChar w:fldCharType="begin" w:fldLock="1"/>
      </w:r>
      <w:r w:rsidR="00136CD3" w:rsidRPr="008A0AB3">
        <w:rPr>
          <w:rFonts w:cstheme="minorHAnsi"/>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8A0AB3">
        <w:rPr>
          <w:rFonts w:cstheme="minorHAnsi"/>
        </w:rPr>
        <w:fldChar w:fldCharType="separate"/>
      </w:r>
      <w:r w:rsidR="0075299F" w:rsidRPr="008A0AB3">
        <w:rPr>
          <w:rFonts w:cstheme="minorHAnsi"/>
          <w:noProof/>
          <w:vertAlign w:val="superscript"/>
        </w:rPr>
        <w:t>6–8</w:t>
      </w:r>
      <w:r w:rsidRPr="008A0AB3">
        <w:rPr>
          <w:rFonts w:cstheme="minorHAnsi"/>
        </w:rPr>
        <w:fldChar w:fldCharType="end"/>
      </w:r>
      <w:r w:rsidRPr="008A0AB3">
        <w:rPr>
          <w:rFonts w:cstheme="minorHAnsi"/>
        </w:rPr>
        <w:t xml:space="preserve"> During this period, Syria has suffered </w:t>
      </w:r>
      <w:r w:rsidR="00E96F14" w:rsidRPr="008A0AB3">
        <w:rPr>
          <w:rFonts w:cstheme="minorHAnsi"/>
        </w:rPr>
        <w:t xml:space="preserve">significant </w:t>
      </w:r>
      <w:r w:rsidRPr="008A0AB3">
        <w:rPr>
          <w:rFonts w:cstheme="minorHAnsi"/>
        </w:rPr>
        <w:t>health and healthcare challenges, including the reemergence of vaccine preventable diseases, such as polio and measles, targeted attacks on healthcare facilities, workers, patients, and supplies, and the disruption of public health services</w:t>
      </w:r>
      <w:r w:rsidR="00080424">
        <w:rPr>
          <w:rFonts w:cstheme="minorHAnsi"/>
        </w:rPr>
        <w:t xml:space="preserve"> in opposition</w:t>
      </w:r>
      <w:r w:rsidR="00E671B7">
        <w:rPr>
          <w:rFonts w:cstheme="minorHAnsi"/>
        </w:rPr>
        <w:t>-</w:t>
      </w:r>
      <w:r w:rsidR="00080424">
        <w:rPr>
          <w:rFonts w:cstheme="minorHAnsi"/>
        </w:rPr>
        <w:t>held territories</w:t>
      </w:r>
      <w:r w:rsidRPr="008A0AB3">
        <w:rPr>
          <w:rFonts w:cstheme="minorHAnsi"/>
        </w:rPr>
        <w:t>.</w:t>
      </w:r>
      <w:r w:rsidR="00633A96" w:rsidRPr="008A0AB3">
        <w:rPr>
          <w:rFonts w:cstheme="minorHAnsi"/>
        </w:rPr>
        <w:fldChar w:fldCharType="begin" w:fldLock="1"/>
      </w:r>
      <w:r w:rsidR="004B40FC" w:rsidRPr="008A0AB3">
        <w:rPr>
          <w:rFonts w:cstheme="minorHAnsi"/>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sidRPr="008A0AB3">
        <w:rPr>
          <w:rFonts w:cstheme="minorHAnsi"/>
        </w:rPr>
        <w:fldChar w:fldCharType="separate"/>
      </w:r>
      <w:r w:rsidR="004B40FC" w:rsidRPr="008A0AB3">
        <w:rPr>
          <w:rFonts w:cstheme="minorHAnsi"/>
          <w:noProof/>
          <w:vertAlign w:val="superscript"/>
        </w:rPr>
        <w:t>4,9–17</w:t>
      </w:r>
      <w:r w:rsidR="00633A96" w:rsidRPr="008A0AB3">
        <w:rPr>
          <w:rFonts w:cstheme="minorHAnsi"/>
        </w:rPr>
        <w:fldChar w:fldCharType="end"/>
      </w:r>
      <w:r w:rsidRPr="008A0AB3">
        <w:rPr>
          <w:rFonts w:cstheme="minorHAnsi"/>
        </w:rPr>
        <w:t xml:space="preserve"> These challenges, coupled with massive inflation, limited supplies, energy shortages, lack of safe transportation, the loss of vital infrastructure such as water </w:t>
      </w:r>
      <w:r w:rsidR="00B60706">
        <w:rPr>
          <w:rFonts w:cstheme="minorHAnsi"/>
        </w:rPr>
        <w:t xml:space="preserve">and </w:t>
      </w:r>
      <w:r w:rsidRPr="008A0AB3">
        <w:rPr>
          <w:rFonts w:cstheme="minorHAnsi"/>
        </w:rPr>
        <w:t>sanitation, and the flight of over</w:t>
      </w:r>
      <w:commentRangeStart w:id="11"/>
      <w:r w:rsidRPr="008A0AB3">
        <w:rPr>
          <w:rFonts w:cstheme="minorHAnsi"/>
        </w:rPr>
        <w:t xml:space="preserve"> half of Syria’s physicians</w:t>
      </w:r>
      <w:commentRangeEnd w:id="11"/>
      <w:r w:rsidRPr="008A0AB3">
        <w:rPr>
          <w:rStyle w:val="CommentReference"/>
          <w:rFonts w:cstheme="minorHAnsi"/>
          <w:sz w:val="22"/>
          <w:szCs w:val="22"/>
        </w:rPr>
        <w:commentReference w:id="11"/>
      </w:r>
      <w:r w:rsidRPr="008A0AB3">
        <w:rPr>
          <w:rFonts w:cstheme="minorHAnsi"/>
        </w:rPr>
        <w:t xml:space="preserve"> have led to dramatic changes</w:t>
      </w:r>
      <w:r w:rsidR="00E671B7">
        <w:rPr>
          <w:rFonts w:cstheme="minorHAnsi"/>
        </w:rPr>
        <w:t xml:space="preserve"> in the public health landscape of Syria, </w:t>
      </w:r>
      <w:commentRangeStart w:id="12"/>
      <w:r w:rsidR="00E671B7">
        <w:rPr>
          <w:rFonts w:cstheme="minorHAnsi"/>
        </w:rPr>
        <w:t xml:space="preserve">including </w:t>
      </w:r>
      <w:r w:rsidRPr="008A0AB3">
        <w:rPr>
          <w:rFonts w:cstheme="minorHAnsi"/>
        </w:rPr>
        <w:t>the epidemiology of infectious diseases.</w:t>
      </w:r>
      <w:commentRangeEnd w:id="12"/>
      <w:r w:rsidR="00FB7362">
        <w:rPr>
          <w:rStyle w:val="CommentReference"/>
        </w:rPr>
        <w:commentReference w:id="12"/>
      </w:r>
      <w:r w:rsidR="005E2F1C" w:rsidRPr="008A0AB3">
        <w:rPr>
          <w:rFonts w:cstheme="minorHAnsi"/>
        </w:rPr>
        <w:fldChar w:fldCharType="begin" w:fldLock="1"/>
      </w:r>
      <w:r w:rsidR="004B40FC" w:rsidRPr="008A0AB3">
        <w:rPr>
          <w:rFonts w:cstheme="minorHAnsi"/>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sidRPr="008A0AB3">
        <w:rPr>
          <w:rFonts w:cstheme="minorHAnsi"/>
        </w:rPr>
        <w:fldChar w:fldCharType="separate"/>
      </w:r>
      <w:r w:rsidR="004B40FC" w:rsidRPr="008A0AB3">
        <w:rPr>
          <w:rFonts w:cstheme="minorHAnsi"/>
          <w:noProof/>
          <w:vertAlign w:val="superscript"/>
        </w:rPr>
        <w:t>18–23</w:t>
      </w:r>
      <w:r w:rsidR="005E2F1C" w:rsidRPr="008A0AB3">
        <w:rPr>
          <w:rFonts w:cstheme="minorHAnsi"/>
        </w:rPr>
        <w:fldChar w:fldCharType="end"/>
      </w:r>
      <w:commentRangeEnd w:id="10"/>
      <w:r w:rsidR="00BA14E2" w:rsidRPr="008A0AB3">
        <w:rPr>
          <w:rStyle w:val="CommentReference"/>
          <w:rFonts w:cstheme="minorHAnsi"/>
          <w:sz w:val="22"/>
          <w:szCs w:val="22"/>
        </w:rPr>
        <w:commentReference w:id="10"/>
      </w:r>
    </w:p>
    <w:p w14:paraId="0B65D4B4" w14:textId="170E5751" w:rsidR="005C39F4" w:rsidRPr="008A0AB3" w:rsidRDefault="00361FED" w:rsidP="00572DF8">
      <w:pPr>
        <w:spacing w:line="240" w:lineRule="auto"/>
        <w:jc w:val="both"/>
        <w:rPr>
          <w:rFonts w:cstheme="minorHAnsi"/>
        </w:rPr>
      </w:pPr>
      <w:r w:rsidRPr="008A0AB3">
        <w:rPr>
          <w:rFonts w:cstheme="minorHAnsi"/>
        </w:rPr>
        <w:t>The conflict has also disrupted the public health surveillance capacity of Syria, primarily in regions that fell outside of government control, since the Syrian Ministry of Health could no longer operate in those territories.</w:t>
      </w:r>
      <w:r w:rsidR="004B40FC" w:rsidRPr="008A0AB3">
        <w:rPr>
          <w:rFonts w:cstheme="minorHAnsi"/>
        </w:rPr>
        <w:fldChar w:fldCharType="begin" w:fldLock="1"/>
      </w:r>
      <w:r w:rsidR="00934E1B" w:rsidRPr="008A0AB3">
        <w:rPr>
          <w:rFonts w:cstheme="minorHAnsi"/>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sidRPr="008A0AB3">
        <w:rPr>
          <w:rFonts w:cstheme="minorHAnsi"/>
        </w:rPr>
        <w:fldChar w:fldCharType="separate"/>
      </w:r>
      <w:r w:rsidR="004B40FC" w:rsidRPr="008A0AB3">
        <w:rPr>
          <w:rFonts w:cstheme="minorHAnsi"/>
          <w:noProof/>
          <w:vertAlign w:val="superscript"/>
        </w:rPr>
        <w:t>24,25</w:t>
      </w:r>
      <w:r w:rsidR="004B40FC" w:rsidRPr="008A0AB3">
        <w:rPr>
          <w:rFonts w:cstheme="minorHAnsi"/>
        </w:rPr>
        <w:fldChar w:fldCharType="end"/>
      </w:r>
      <w:r w:rsidRPr="008A0AB3">
        <w:rPr>
          <w:rFonts w:cstheme="minorHAnsi"/>
        </w:rPr>
        <w:t xml:space="preserve"> Initially, this contributed to diminished preventative services and uncoordinated or delayed response efforts in those areas</w:t>
      </w:r>
      <w:r w:rsidR="000A15FA" w:rsidRPr="008A0AB3">
        <w:rPr>
          <w:rFonts w:cstheme="minorHAnsi"/>
        </w:rPr>
        <w:t>.</w:t>
      </w:r>
      <w:r w:rsidR="00934E1B" w:rsidRPr="008A0AB3">
        <w:rPr>
          <w:rFonts w:cstheme="minorHAnsi"/>
        </w:rPr>
        <w:fldChar w:fldCharType="begin" w:fldLock="1"/>
      </w:r>
      <w:r w:rsidR="00934E1B"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sidRPr="008A0AB3">
        <w:rPr>
          <w:rFonts w:cstheme="minorHAnsi"/>
        </w:rPr>
        <w:fldChar w:fldCharType="separate"/>
      </w:r>
      <w:r w:rsidR="00934E1B" w:rsidRPr="008A0AB3">
        <w:rPr>
          <w:rFonts w:cstheme="minorHAnsi"/>
          <w:noProof/>
          <w:vertAlign w:val="superscript"/>
        </w:rPr>
        <w:t>11,17,26</w:t>
      </w:r>
      <w:r w:rsidR="00934E1B" w:rsidRPr="008A0AB3">
        <w:rPr>
          <w:rFonts w:cstheme="minorHAnsi"/>
        </w:rPr>
        <w:fldChar w:fldCharType="end"/>
      </w:r>
      <w:r w:rsidRPr="008A0AB3">
        <w:rPr>
          <w:rFonts w:cstheme="minorHAnsi"/>
        </w:rPr>
        <w:t xml:space="preserve"> </w:t>
      </w:r>
      <w:r w:rsidR="000A15FA" w:rsidRPr="008A0AB3">
        <w:rPr>
          <w:rFonts w:cstheme="minorHAnsi"/>
        </w:rPr>
        <w:t xml:space="preserve">The Wild Polio Virus Type-1 (WPV-1) outbreak in 2013 was a motivating cause for the two separate surveillance efforts that have since been established, one covering territories controlled by the Syrian government, operated by the </w:t>
      </w:r>
      <w:r w:rsidR="00934E1B" w:rsidRPr="008A0AB3">
        <w:rPr>
          <w:rFonts w:cstheme="minorHAnsi"/>
        </w:rPr>
        <w:t xml:space="preserve">Syrian </w:t>
      </w:r>
      <w:r w:rsidR="000A15FA" w:rsidRPr="008A0AB3">
        <w:rPr>
          <w:rFonts w:cstheme="minorHAnsi"/>
        </w:rPr>
        <w:t>Ministry of Health, and one for opposition-held territories, operated by the non-governmental organization, the Assistance Coordination Unit (ACU).</w:t>
      </w:r>
      <w:r w:rsidR="00934E1B" w:rsidRPr="008A0AB3">
        <w:rPr>
          <w:rFonts w:cstheme="minorHAnsi"/>
        </w:rPr>
        <w:fldChar w:fldCharType="begin" w:fldLock="1"/>
      </w:r>
      <w:r w:rsidR="009A2BBF"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sidRPr="008A0AB3">
        <w:rPr>
          <w:rFonts w:cstheme="minorHAnsi"/>
        </w:rPr>
        <w:fldChar w:fldCharType="separate"/>
      </w:r>
      <w:r w:rsidR="00283D82" w:rsidRPr="008A0AB3">
        <w:rPr>
          <w:rFonts w:cstheme="minorHAnsi"/>
          <w:noProof/>
          <w:vertAlign w:val="superscript"/>
        </w:rPr>
        <w:t>17,25,27–29</w:t>
      </w:r>
      <w:r w:rsidR="00934E1B" w:rsidRPr="008A0AB3">
        <w:rPr>
          <w:rFonts w:cstheme="minorHAnsi"/>
        </w:rPr>
        <w:fldChar w:fldCharType="end"/>
      </w:r>
      <w:r w:rsidR="000A15FA" w:rsidRPr="008A0AB3">
        <w:rPr>
          <w:rFonts w:cstheme="minorHAnsi"/>
        </w:rPr>
        <w:t xml:space="preserve"> </w:t>
      </w:r>
      <w:r w:rsidR="00B16A0F" w:rsidRPr="008A0AB3">
        <w:rPr>
          <w:rFonts w:cstheme="minorHAnsi"/>
        </w:rPr>
        <w:t xml:space="preserve">The ACU had established an operational </w:t>
      </w:r>
      <w:r w:rsidR="000D0AC1">
        <w:rPr>
          <w:rFonts w:cstheme="minorHAnsi"/>
        </w:rPr>
        <w:t>acute flaccid paralysis (AFP</w:t>
      </w:r>
      <w:r w:rsidR="00AF4EA5">
        <w:rPr>
          <w:rFonts w:cstheme="minorHAnsi"/>
        </w:rPr>
        <w:t>)</w:t>
      </w:r>
      <w:r w:rsidR="000D0AC1">
        <w:rPr>
          <w:rFonts w:cstheme="minorHAnsi"/>
        </w:rPr>
        <w:t xml:space="preserve"> </w:t>
      </w:r>
      <w:r w:rsidR="00B16A0F" w:rsidRPr="008A0AB3">
        <w:rPr>
          <w:rFonts w:cstheme="minorHAnsi"/>
        </w:rPr>
        <w:t xml:space="preserve">surveillance system </w:t>
      </w:r>
      <w:r w:rsidR="00AF4EA5">
        <w:rPr>
          <w:rFonts w:cstheme="minorHAnsi"/>
        </w:rPr>
        <w:t xml:space="preserve">for polio </w:t>
      </w:r>
      <w:r w:rsidR="00B16A0F" w:rsidRPr="008A0AB3">
        <w:rPr>
          <w:rFonts w:cstheme="minorHAnsi"/>
        </w:rPr>
        <w:t xml:space="preserve">by </w:t>
      </w:r>
      <w:r w:rsidR="00D60D09">
        <w:rPr>
          <w:rFonts w:cstheme="minorHAnsi"/>
        </w:rPr>
        <w:t xml:space="preserve">the end of </w:t>
      </w:r>
      <w:r w:rsidR="00B16A0F" w:rsidRPr="008A0AB3">
        <w:rPr>
          <w:rFonts w:cstheme="minorHAnsi"/>
        </w:rPr>
        <w:t>201</w:t>
      </w:r>
      <w:r w:rsidR="000D0AC1">
        <w:rPr>
          <w:rFonts w:cstheme="minorHAnsi"/>
        </w:rPr>
        <w:t>3</w:t>
      </w:r>
      <w:r w:rsidR="00B16A0F" w:rsidRPr="008A0AB3">
        <w:rPr>
          <w:rFonts w:cstheme="minorHAnsi"/>
        </w:rPr>
        <w:t xml:space="preserve">; however, ACU’s methods and coverage of multiple infectious disease syndromes did not fully develop until the start of 2015. </w:t>
      </w:r>
      <w:r w:rsidR="005C39F4" w:rsidRPr="008A0AB3">
        <w:rPr>
          <w:rFonts w:cstheme="minorHAnsi"/>
        </w:rPr>
        <w:t>Both surveillance systems are modeled after and supported by the WHO’s Emergency Surveillance and Response System (EWARS).</w:t>
      </w:r>
      <w:r w:rsidR="00124A77" w:rsidRPr="008A0AB3">
        <w:rPr>
          <w:rFonts w:cstheme="minorHAnsi"/>
        </w:rPr>
        <w:fldChar w:fldCharType="begin" w:fldLock="1"/>
      </w:r>
      <w:r w:rsidR="009A2BBF"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sidRPr="008A0AB3">
        <w:rPr>
          <w:rFonts w:cstheme="minorHAnsi"/>
        </w:rPr>
        <w:fldChar w:fldCharType="separate"/>
      </w:r>
      <w:r w:rsidR="00283D82" w:rsidRPr="008A0AB3">
        <w:rPr>
          <w:rFonts w:cstheme="minorHAnsi"/>
          <w:noProof/>
          <w:vertAlign w:val="superscript"/>
        </w:rPr>
        <w:t>25,28,30</w:t>
      </w:r>
      <w:r w:rsidR="00124A77" w:rsidRPr="008A0AB3">
        <w:rPr>
          <w:rFonts w:cstheme="minorHAnsi"/>
        </w:rPr>
        <w:fldChar w:fldCharType="end"/>
      </w:r>
      <w:r w:rsidR="005C39F4" w:rsidRPr="008A0AB3">
        <w:rPr>
          <w:rFonts w:cstheme="minorHAnsi"/>
        </w:rPr>
        <w:t xml:space="preserve"> The surveillance system of the Syrian MOH shares the same name, EWARS, while the surveillance system operated by the ACU is known as the </w:t>
      </w:r>
      <w:r w:rsidR="00345AED">
        <w:rPr>
          <w:rFonts w:cstheme="minorHAnsi"/>
        </w:rPr>
        <w:t>Early</w:t>
      </w:r>
      <w:r w:rsidR="005C39F4" w:rsidRPr="008A0AB3">
        <w:rPr>
          <w:rFonts w:cstheme="minorHAnsi"/>
        </w:rPr>
        <w:t xml:space="preserve"> Warning </w:t>
      </w:r>
      <w:r w:rsidR="00345AED">
        <w:rPr>
          <w:rFonts w:cstheme="minorHAnsi"/>
        </w:rPr>
        <w:t xml:space="preserve">Alert </w:t>
      </w:r>
      <w:r w:rsidR="005C39F4" w:rsidRPr="008A0AB3">
        <w:rPr>
          <w:rFonts w:cstheme="minorHAnsi"/>
        </w:rPr>
        <w:t xml:space="preserve">and Response Network (EWARN). </w:t>
      </w:r>
      <w:r w:rsidR="00B16A0F" w:rsidRPr="008A0AB3">
        <w:rPr>
          <w:rFonts w:cstheme="minorHAnsi"/>
        </w:rPr>
        <w:t>ACU publishes weekly and annual epidemiologic reports to the WHO, the Gaziantep Health Cluster, and in their online newsletter but this data has not been collated and analyzed</w:t>
      </w:r>
      <w:r w:rsidR="00B60706">
        <w:rPr>
          <w:rFonts w:cstheme="minorHAnsi"/>
        </w:rPr>
        <w:t xml:space="preserve"> publicly until now</w:t>
      </w:r>
      <w:r w:rsidR="00B16A0F" w:rsidRPr="008A0AB3">
        <w:rPr>
          <w:rFonts w:cstheme="minorHAnsi"/>
        </w:rPr>
        <w:t>.</w:t>
      </w:r>
    </w:p>
    <w:p w14:paraId="4E4CC781" w14:textId="3624FCE8" w:rsidR="00C26A57" w:rsidRPr="008A0AB3" w:rsidRDefault="00C26A57" w:rsidP="00572DF8">
      <w:pPr>
        <w:spacing w:line="240" w:lineRule="auto"/>
        <w:jc w:val="both"/>
        <w:rPr>
          <w:rFonts w:cstheme="minorHAnsi"/>
        </w:rPr>
      </w:pPr>
      <w:r w:rsidRPr="008A0AB3">
        <w:rPr>
          <w:rFonts w:cstheme="minorHAnsi"/>
          <w:highlight w:val="yellow"/>
        </w:rPr>
        <w:t>S</w:t>
      </w:r>
      <w:commentRangeStart w:id="13"/>
      <w:commentRangeStart w:id="14"/>
      <w:r w:rsidR="00886959" w:rsidRPr="008A0AB3">
        <w:rPr>
          <w:rFonts w:cstheme="minorHAnsi"/>
          <w:highlight w:val="yellow"/>
        </w:rPr>
        <w:t xml:space="preserve">everal studies have sought to describe </w:t>
      </w:r>
      <w:commentRangeEnd w:id="13"/>
      <w:r w:rsidR="0080059B" w:rsidRPr="008A0AB3">
        <w:rPr>
          <w:rStyle w:val="CommentReference"/>
          <w:rFonts w:cstheme="minorHAnsi"/>
          <w:sz w:val="22"/>
          <w:szCs w:val="22"/>
          <w:highlight w:val="yellow"/>
        </w:rPr>
        <w:commentReference w:id="13"/>
      </w:r>
      <w:commentRangeEnd w:id="14"/>
      <w:r w:rsidR="0080059B" w:rsidRPr="008A0AB3">
        <w:rPr>
          <w:rStyle w:val="CommentReference"/>
          <w:rFonts w:cstheme="minorHAnsi"/>
          <w:sz w:val="22"/>
          <w:szCs w:val="22"/>
          <w:highlight w:val="yellow"/>
        </w:rPr>
        <w:commentReference w:id="14"/>
      </w:r>
      <w:r w:rsidR="00886959" w:rsidRPr="008A0AB3">
        <w:rPr>
          <w:rFonts w:cstheme="minorHAnsi"/>
          <w:highlight w:val="yellow"/>
        </w:rPr>
        <w:t>the immed</w:t>
      </w:r>
      <w:r w:rsidR="00886959" w:rsidRPr="008A0AB3">
        <w:rPr>
          <w:rFonts w:cstheme="minorHAnsi"/>
        </w:rPr>
        <w:t>iate and local health impacts of the conflict</w:t>
      </w:r>
      <w:r w:rsidRPr="008A0AB3">
        <w:rPr>
          <w:rFonts w:cstheme="minorHAnsi"/>
        </w:rPr>
        <w:t xml:space="preserve">. </w:t>
      </w:r>
      <w:r w:rsidR="00ED4473" w:rsidRPr="008A0AB3">
        <w:rPr>
          <w:rFonts w:cstheme="minorHAnsi"/>
        </w:rPr>
        <w:t>The impacts of the conflict on health and healthcare has resulted in greater casualties than the conflict itself.</w:t>
      </w:r>
      <w:r w:rsidR="00ED4473" w:rsidRPr="008A0AB3">
        <w:rPr>
          <w:rFonts w:cstheme="minorHAnsi"/>
        </w:rPr>
        <w:fldChar w:fldCharType="begin" w:fldLock="1"/>
      </w:r>
      <w:r w:rsidR="00A40734" w:rsidRPr="008A0AB3">
        <w:rPr>
          <w:rFonts w:cstheme="minorHAnsi"/>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sidRPr="008A0AB3">
        <w:rPr>
          <w:rFonts w:cstheme="minorHAnsi"/>
        </w:rPr>
        <w:fldChar w:fldCharType="separate"/>
      </w:r>
      <w:r w:rsidR="00ED4473" w:rsidRPr="008A0AB3">
        <w:rPr>
          <w:rFonts w:cstheme="minorHAnsi"/>
          <w:noProof/>
          <w:vertAlign w:val="superscript"/>
        </w:rPr>
        <w:t>31</w:t>
      </w:r>
      <w:r w:rsidR="00ED4473" w:rsidRPr="008A0AB3">
        <w:rPr>
          <w:rFonts w:cstheme="minorHAnsi"/>
        </w:rPr>
        <w:fldChar w:fldCharType="end"/>
      </w:r>
      <w:r w:rsidR="00ED4473" w:rsidRPr="008A0AB3">
        <w:rPr>
          <w:rFonts w:cstheme="minorHAnsi"/>
        </w:rPr>
        <w:t xml:space="preserve"> </w:t>
      </w:r>
      <w:r w:rsidR="00195CFC" w:rsidRPr="008A0AB3">
        <w:rPr>
          <w:rFonts w:cstheme="minorHAnsi"/>
        </w:rPr>
        <w:t>Access to medication and specialty care for non-infectious diseases has diminished, affecting hundreds of thousands of patients suffering from a variety of illnesses, such as diabetes mellitus or cancer.</w:t>
      </w:r>
      <w:r w:rsidR="009A2BBF" w:rsidRPr="008A0AB3">
        <w:rPr>
          <w:rFonts w:cstheme="minorHAnsi"/>
        </w:rPr>
        <w:fldChar w:fldCharType="begin" w:fldLock="1"/>
      </w:r>
      <w:r w:rsidR="009A2BBF"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8A0AB3">
        <w:rPr>
          <w:rFonts w:cstheme="minorHAnsi"/>
        </w:rPr>
        <w:fldChar w:fldCharType="separate"/>
      </w:r>
      <w:r w:rsidR="009A2BBF" w:rsidRPr="008A0AB3">
        <w:rPr>
          <w:rFonts w:cstheme="minorHAnsi"/>
          <w:noProof/>
          <w:vertAlign w:val="superscript"/>
        </w:rPr>
        <w:t>3</w:t>
      </w:r>
      <w:r w:rsidR="009A2BBF" w:rsidRPr="008A0AB3">
        <w:rPr>
          <w:rFonts w:cstheme="minorHAnsi"/>
        </w:rPr>
        <w:fldChar w:fldCharType="end"/>
      </w:r>
      <w:r w:rsidR="009A2BBF" w:rsidRPr="008A0AB3">
        <w:rPr>
          <w:rFonts w:cstheme="minorHAnsi"/>
        </w:rPr>
        <w:t xml:space="preserve"> </w:t>
      </w:r>
      <w:r w:rsidR="00B60706">
        <w:rPr>
          <w:rFonts w:cstheme="minorHAnsi"/>
        </w:rPr>
        <w:t>In some regions,</w:t>
      </w:r>
      <w:r w:rsidR="00B60706" w:rsidRPr="008A0AB3">
        <w:rPr>
          <w:rFonts w:cstheme="minorHAnsi"/>
        </w:rPr>
        <w:t xml:space="preserve"> </w:t>
      </w:r>
      <w:r w:rsidR="009A2BBF" w:rsidRPr="008A0AB3">
        <w:rPr>
          <w:rFonts w:cstheme="minorHAnsi"/>
        </w:rPr>
        <w:t>critical care centers are staffed by undertrained physicians and lack proper equipment or ability to follow evidence-based protocols.</w:t>
      </w:r>
      <w:r w:rsidR="009A2BBF" w:rsidRPr="008A0AB3">
        <w:rPr>
          <w:rFonts w:cstheme="minorHAnsi"/>
        </w:rPr>
        <w:fldChar w:fldCharType="begin" w:fldLock="1"/>
      </w:r>
      <w:r w:rsidR="00F718A3"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sidRPr="008A0AB3">
        <w:rPr>
          <w:rFonts w:cstheme="minorHAnsi"/>
        </w:rPr>
        <w:fldChar w:fldCharType="separate"/>
      </w:r>
      <w:r w:rsidR="004C6903" w:rsidRPr="008A0AB3">
        <w:rPr>
          <w:rFonts w:cstheme="minorHAnsi"/>
          <w:noProof/>
          <w:vertAlign w:val="superscript"/>
        </w:rPr>
        <w:t>3,23</w:t>
      </w:r>
      <w:r w:rsidR="009A2BBF" w:rsidRPr="008A0AB3">
        <w:rPr>
          <w:rFonts w:cstheme="minorHAnsi"/>
        </w:rPr>
        <w:fldChar w:fldCharType="end"/>
      </w:r>
      <w:r w:rsidR="00741FCC" w:rsidRPr="008A0AB3">
        <w:rPr>
          <w:rFonts w:cstheme="minorHAnsi"/>
        </w:rPr>
        <w:t xml:space="preserve"> A case study on Aleppo of the effects of the conflict on health and healthcare found that in 2015 there </w:t>
      </w:r>
      <w:r w:rsidR="00741FCC" w:rsidRPr="008A0AB3">
        <w:rPr>
          <w:rFonts w:cstheme="minorHAnsi"/>
        </w:rPr>
        <w:lastRenderedPageBreak/>
        <w:t xml:space="preserve">was about one physician for every 7,000 people, compared to </w:t>
      </w:r>
      <w:r w:rsidR="0086705C" w:rsidRPr="008A0AB3">
        <w:rPr>
          <w:rFonts w:cstheme="minorHAnsi"/>
        </w:rPr>
        <w:t>one for every 800 prior to the conflict.</w:t>
      </w:r>
      <w:r w:rsidR="0086705C" w:rsidRPr="008A0AB3">
        <w:rPr>
          <w:rFonts w:cstheme="minorHAnsi"/>
        </w:rPr>
        <w:fldChar w:fldCharType="begin" w:fldLock="1"/>
      </w:r>
      <w:r w:rsidR="004C6903" w:rsidRPr="008A0AB3">
        <w:rPr>
          <w:rFonts w:cstheme="minorHAnsi"/>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sidRPr="008A0AB3">
        <w:rPr>
          <w:rFonts w:cstheme="minorHAnsi"/>
        </w:rPr>
        <w:fldChar w:fldCharType="separate"/>
      </w:r>
      <w:r w:rsidR="0086705C" w:rsidRPr="008A0AB3">
        <w:rPr>
          <w:rFonts w:cstheme="minorHAnsi"/>
          <w:noProof/>
          <w:vertAlign w:val="superscript"/>
        </w:rPr>
        <w:t>16</w:t>
      </w:r>
      <w:r w:rsidR="0086705C" w:rsidRPr="008A0AB3">
        <w:rPr>
          <w:rFonts w:cstheme="minorHAnsi"/>
        </w:rPr>
        <w:fldChar w:fldCharType="end"/>
      </w:r>
      <w:r w:rsidR="004C6903" w:rsidRPr="008A0AB3">
        <w:rPr>
          <w:rFonts w:cstheme="minorHAnsi"/>
        </w:rPr>
        <w:t xml:space="preserve"> </w:t>
      </w:r>
      <w:r w:rsidR="00F718A3" w:rsidRPr="008A0AB3">
        <w:rPr>
          <w:rFonts w:cstheme="minorHAnsi"/>
        </w:rPr>
        <w:t xml:space="preserve">Sanctions and the collapse of the exchange rate has resulted in skyrocketing costs for </w:t>
      </w:r>
      <w:r w:rsidR="00D60D09">
        <w:rPr>
          <w:rFonts w:cstheme="minorHAnsi"/>
        </w:rPr>
        <w:t>commodities</w:t>
      </w:r>
      <w:r w:rsidR="00F718A3" w:rsidRPr="008A0AB3">
        <w:rPr>
          <w:rFonts w:cstheme="minorHAnsi"/>
        </w:rPr>
        <w:t>, including health services and medications.</w:t>
      </w:r>
      <w:r w:rsidR="00F718A3" w:rsidRPr="008A0AB3">
        <w:rPr>
          <w:rFonts w:cstheme="minorHAnsi"/>
        </w:rPr>
        <w:fldChar w:fldCharType="begin" w:fldLock="1"/>
      </w:r>
      <w:r w:rsidR="00ED4473" w:rsidRPr="008A0AB3">
        <w:rPr>
          <w:rFonts w:cstheme="minorHAnsi"/>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sidRPr="008A0AB3">
        <w:rPr>
          <w:rFonts w:cstheme="minorHAnsi"/>
        </w:rPr>
        <w:fldChar w:fldCharType="separate"/>
      </w:r>
      <w:r w:rsidR="00F718A3" w:rsidRPr="008A0AB3">
        <w:rPr>
          <w:rFonts w:cstheme="minorHAnsi"/>
          <w:noProof/>
          <w:vertAlign w:val="superscript"/>
        </w:rPr>
        <w:t>14</w:t>
      </w:r>
      <w:r w:rsidR="00F718A3" w:rsidRPr="008A0AB3">
        <w:rPr>
          <w:rFonts w:cstheme="minorHAnsi"/>
        </w:rPr>
        <w:fldChar w:fldCharType="end"/>
      </w:r>
      <w:r w:rsidR="00F718A3" w:rsidRPr="008A0AB3">
        <w:rPr>
          <w:rFonts w:cstheme="minorHAnsi"/>
        </w:rPr>
        <w:t xml:space="preserve"> </w:t>
      </w:r>
      <w:r w:rsidR="00805462" w:rsidRPr="008A0AB3">
        <w:rPr>
          <w:rFonts w:cstheme="minorHAnsi"/>
        </w:rPr>
        <w:t>The conflict has reintroduced many previously controlled infectious diseases, not only into Syria but into neighboring countries as well.</w:t>
      </w:r>
      <w:r w:rsidR="00805462" w:rsidRPr="008A0AB3">
        <w:rPr>
          <w:rFonts w:cstheme="minorHAnsi"/>
        </w:rPr>
        <w:fldChar w:fldCharType="begin" w:fldLock="1"/>
      </w:r>
      <w:r w:rsidR="009E12F2" w:rsidRPr="008A0AB3">
        <w:rPr>
          <w:rFonts w:cstheme="minorHAnsi"/>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sidRPr="008A0AB3">
        <w:rPr>
          <w:rFonts w:cstheme="minorHAnsi"/>
        </w:rPr>
        <w:fldChar w:fldCharType="separate"/>
      </w:r>
      <w:r w:rsidR="00805462" w:rsidRPr="008A0AB3">
        <w:rPr>
          <w:rFonts w:cstheme="minorHAnsi"/>
          <w:noProof/>
          <w:vertAlign w:val="superscript"/>
        </w:rPr>
        <w:t>11</w:t>
      </w:r>
      <w:r w:rsidR="00805462" w:rsidRPr="008A0AB3">
        <w:rPr>
          <w:rFonts w:cstheme="minorHAnsi"/>
        </w:rPr>
        <w:fldChar w:fldCharType="end"/>
      </w:r>
      <w:r w:rsidR="00805462" w:rsidRPr="008A0AB3">
        <w:rPr>
          <w:rFonts w:cstheme="minorHAnsi"/>
        </w:rPr>
        <w:t xml:space="preserve"> The main burdens of disease in children &lt;5 years has been infectious disease and malnutrition.</w:t>
      </w:r>
      <w:commentRangeStart w:id="15"/>
      <w:r w:rsidR="009E12F2" w:rsidRPr="008A0AB3">
        <w:rPr>
          <w:rFonts w:cstheme="minorHAnsi"/>
        </w:rPr>
        <w:fldChar w:fldCharType="begin" w:fldLock="1"/>
      </w:r>
      <w:r w:rsidR="00A40734" w:rsidRPr="008A0AB3">
        <w:rPr>
          <w:rFonts w:cstheme="minorHAnsi"/>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sidRPr="008A0AB3">
        <w:rPr>
          <w:rFonts w:cstheme="minorHAnsi"/>
        </w:rPr>
        <w:fldChar w:fldCharType="separate"/>
      </w:r>
      <w:r w:rsidR="009E12F2" w:rsidRPr="008A0AB3">
        <w:rPr>
          <w:rFonts w:cstheme="minorHAnsi"/>
          <w:noProof/>
          <w:vertAlign w:val="superscript"/>
        </w:rPr>
        <w:t>32</w:t>
      </w:r>
      <w:r w:rsidR="009E12F2" w:rsidRPr="008A0AB3">
        <w:rPr>
          <w:rFonts w:cstheme="minorHAnsi"/>
        </w:rPr>
        <w:fldChar w:fldCharType="end"/>
      </w:r>
      <w:commentRangeEnd w:id="15"/>
      <w:r w:rsidR="00B60706">
        <w:rPr>
          <w:rStyle w:val="CommentReference"/>
        </w:rPr>
        <w:commentReference w:id="15"/>
      </w:r>
      <w:ins w:id="16" w:author="Rohini Haar" w:date="2019-09-25T14:10:00Z">
        <w:r w:rsidR="00B60706">
          <w:rPr>
            <w:rFonts w:cstheme="minorHAnsi"/>
          </w:rPr>
          <w:t xml:space="preserve"> </w:t>
        </w:r>
      </w:ins>
    </w:p>
    <w:p w14:paraId="024F2393" w14:textId="4204127F" w:rsidR="005F63A5" w:rsidRPr="008A0AB3" w:rsidRDefault="00C26A57" w:rsidP="005F63A5">
      <w:pPr>
        <w:spacing w:line="240" w:lineRule="auto"/>
        <w:jc w:val="both"/>
        <w:rPr>
          <w:rFonts w:cstheme="minorHAnsi"/>
        </w:rPr>
      </w:pPr>
      <w:r w:rsidRPr="008A0AB3">
        <w:rPr>
          <w:rFonts w:cstheme="minorHAnsi"/>
        </w:rPr>
        <w:t>However,</w:t>
      </w:r>
      <w:r w:rsidR="00886959" w:rsidRPr="008A0AB3">
        <w:rPr>
          <w:rFonts w:cstheme="minorHAnsi"/>
        </w:rPr>
        <w:t xml:space="preserve"> little is known about</w:t>
      </w:r>
      <w:r w:rsidR="004D2E3D" w:rsidRPr="008A0AB3">
        <w:rPr>
          <w:rFonts w:cstheme="minorHAnsi"/>
        </w:rPr>
        <w:t xml:space="preserve"> the specifics of how the </w:t>
      </w:r>
      <w:r w:rsidR="00886959" w:rsidRPr="008A0AB3">
        <w:rPr>
          <w:rFonts w:cstheme="minorHAnsi"/>
        </w:rPr>
        <w:t xml:space="preserve">epidemiology </w:t>
      </w:r>
      <w:r w:rsidR="009E12F2" w:rsidRPr="008A0AB3">
        <w:rPr>
          <w:rFonts w:cstheme="minorHAnsi"/>
        </w:rPr>
        <w:t>of vaccine preventable diseases</w:t>
      </w:r>
      <w:r w:rsidR="004D2E3D" w:rsidRPr="008A0AB3">
        <w:rPr>
          <w:rFonts w:cstheme="minorHAnsi"/>
        </w:rPr>
        <w:t xml:space="preserve"> have been shaped</w:t>
      </w:r>
      <w:r w:rsidR="009E12F2" w:rsidRPr="008A0AB3">
        <w:rPr>
          <w:rFonts w:cstheme="minorHAnsi"/>
        </w:rPr>
        <w:t xml:space="preserve"> </w:t>
      </w:r>
      <w:r w:rsidR="00886959" w:rsidRPr="008A0AB3">
        <w:rPr>
          <w:rFonts w:cstheme="minorHAnsi"/>
        </w:rPr>
        <w:t>over the course of the war, especially in territories beyond the reach of the Syrian Ministry of the Heath.</w:t>
      </w:r>
      <w:r w:rsidR="00D06318" w:rsidRPr="008A0AB3">
        <w:rPr>
          <w:rFonts w:cstheme="minorHAnsi"/>
        </w:rPr>
        <w:t xml:space="preserve"> </w:t>
      </w:r>
      <w:r w:rsidR="00B60706">
        <w:rPr>
          <w:rFonts w:cstheme="minorHAnsi"/>
        </w:rPr>
        <w:t xml:space="preserve">There are </w:t>
      </w:r>
      <w:proofErr w:type="gramStart"/>
      <w:r w:rsidR="00B60706">
        <w:rPr>
          <w:rFonts w:cstheme="minorHAnsi"/>
        </w:rPr>
        <w:t>particular questions</w:t>
      </w:r>
      <w:proofErr w:type="gramEnd"/>
      <w:r w:rsidR="00B60706">
        <w:rPr>
          <w:rFonts w:cstheme="minorHAnsi"/>
        </w:rPr>
        <w:t xml:space="preserve"> on how health disruptions varied over time and region to impact health. </w:t>
      </w:r>
      <w:r w:rsidR="00A24C1C" w:rsidRPr="008A0AB3">
        <w:rPr>
          <w:rFonts w:cstheme="minorHAnsi"/>
        </w:rPr>
        <w:t xml:space="preserve">This study hopes to contribute to our understanding of the impacts of the Syrian conflict and the relationships between health and conflict more broadly by using a longitudinal </w:t>
      </w:r>
      <w:r w:rsidR="00A40734" w:rsidRPr="008A0AB3">
        <w:rPr>
          <w:rFonts w:cstheme="minorHAnsi"/>
        </w:rPr>
        <w:t xml:space="preserve">surveillance </w:t>
      </w:r>
      <w:r w:rsidR="00A24C1C" w:rsidRPr="008A0AB3">
        <w:rPr>
          <w:rFonts w:cstheme="minorHAnsi"/>
        </w:rPr>
        <w:t>dataset collected in the midst of</w:t>
      </w:r>
      <w:r w:rsidR="001C5051" w:rsidRPr="008A0AB3">
        <w:rPr>
          <w:rFonts w:cstheme="minorHAnsi"/>
        </w:rPr>
        <w:t xml:space="preserve"> the Syrian</w:t>
      </w:r>
      <w:r w:rsidR="00A24C1C" w:rsidRPr="008A0AB3">
        <w:rPr>
          <w:rFonts w:cstheme="minorHAnsi"/>
        </w:rPr>
        <w:t xml:space="preserve"> conflict</w:t>
      </w:r>
      <w:r w:rsidR="00D06318" w:rsidRPr="008A0AB3">
        <w:rPr>
          <w:rFonts w:cstheme="minorHAnsi"/>
        </w:rPr>
        <w:t xml:space="preserve"> to study the epidemiology of measles</w:t>
      </w:r>
      <w:bookmarkStart w:id="17" w:name="Methods"/>
      <w:r w:rsidR="00A40734" w:rsidRPr="008A0AB3">
        <w:rPr>
          <w:rFonts w:cstheme="minorHAnsi"/>
        </w:rPr>
        <w:t>, given its relationship to conflict and displacement.</w:t>
      </w:r>
      <w:r w:rsidR="00A40734" w:rsidRPr="008A0AB3">
        <w:rPr>
          <w:rStyle w:val="CommentReference"/>
          <w:rFonts w:cstheme="minorHAnsi"/>
          <w:sz w:val="22"/>
          <w:szCs w:val="22"/>
        </w:rPr>
        <w:fldChar w:fldCharType="begin" w:fldLock="1"/>
      </w:r>
      <w:r w:rsidR="00A40734" w:rsidRPr="008A0AB3">
        <w:rPr>
          <w:rStyle w:val="CommentReference"/>
          <w:rFonts w:cstheme="minorHAnsi"/>
          <w:sz w:val="22"/>
          <w:szCs w:val="22"/>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sidRPr="008A0AB3">
        <w:rPr>
          <w:rStyle w:val="CommentReference"/>
          <w:rFonts w:cstheme="minorHAnsi"/>
          <w:sz w:val="22"/>
          <w:szCs w:val="22"/>
        </w:rPr>
        <w:fldChar w:fldCharType="separate"/>
      </w:r>
      <w:r w:rsidR="00A40734" w:rsidRPr="008A0AB3">
        <w:rPr>
          <w:rStyle w:val="CommentReference"/>
          <w:rFonts w:cstheme="minorHAnsi"/>
          <w:noProof/>
          <w:sz w:val="22"/>
          <w:szCs w:val="22"/>
          <w:vertAlign w:val="superscript"/>
        </w:rPr>
        <w:t>33</w:t>
      </w:r>
      <w:r w:rsidR="00A40734" w:rsidRPr="008A0AB3">
        <w:rPr>
          <w:rStyle w:val="CommentReference"/>
          <w:rFonts w:cstheme="minorHAnsi"/>
          <w:sz w:val="22"/>
          <w:szCs w:val="22"/>
        </w:rPr>
        <w:fldChar w:fldCharType="end"/>
      </w:r>
    </w:p>
    <w:p w14:paraId="2F9A2684" w14:textId="582F4F6A" w:rsidR="005C39F4" w:rsidRPr="00844A61" w:rsidRDefault="005C39F4" w:rsidP="00844A61">
      <w:pPr>
        <w:pStyle w:val="ListParagraph"/>
        <w:numPr>
          <w:ilvl w:val="0"/>
          <w:numId w:val="1"/>
        </w:numPr>
        <w:spacing w:line="240" w:lineRule="auto"/>
        <w:jc w:val="both"/>
        <w:rPr>
          <w:rFonts w:cstheme="minorHAnsi"/>
          <w:b/>
        </w:rPr>
      </w:pPr>
      <w:r w:rsidRPr="00844A61">
        <w:rPr>
          <w:rFonts w:cstheme="minorHAnsi"/>
          <w:b/>
        </w:rPr>
        <w:t>Methods</w:t>
      </w:r>
    </w:p>
    <w:bookmarkEnd w:id="17"/>
    <w:p w14:paraId="19652D12" w14:textId="61AE9DC8" w:rsidR="00330DEF" w:rsidRPr="008A0AB3" w:rsidRDefault="005C39F4" w:rsidP="00572DF8">
      <w:pPr>
        <w:spacing w:line="240" w:lineRule="auto"/>
        <w:jc w:val="both"/>
        <w:rPr>
          <w:rFonts w:cstheme="minorHAnsi"/>
        </w:rPr>
      </w:pPr>
      <w:r w:rsidRPr="008A0AB3">
        <w:rPr>
          <w:rFonts w:cstheme="minorHAnsi"/>
        </w:rPr>
        <w:t xml:space="preserve">We conducted a retrospective </w:t>
      </w:r>
      <w:r w:rsidR="00330DEF">
        <w:rPr>
          <w:rFonts w:cstheme="minorHAnsi"/>
        </w:rPr>
        <w:t xml:space="preserve">analysis of </w:t>
      </w:r>
      <w:r w:rsidRPr="008A0AB3">
        <w:rPr>
          <w:rFonts w:cstheme="minorHAnsi"/>
        </w:rPr>
        <w:t>ecological</w:t>
      </w:r>
      <w:r w:rsidR="00931E7A" w:rsidRPr="008A0AB3">
        <w:rPr>
          <w:rFonts w:cstheme="minorHAnsi"/>
        </w:rPr>
        <w:t xml:space="preserve"> </w:t>
      </w:r>
      <w:r w:rsidRPr="008A0AB3">
        <w:rPr>
          <w:rFonts w:cstheme="minorHAnsi"/>
        </w:rPr>
        <w:t>infectious disease surveillance data collected primarily in northern Syria between January 1</w:t>
      </w:r>
      <w:r w:rsidRPr="008A0AB3">
        <w:rPr>
          <w:rFonts w:cstheme="minorHAnsi"/>
          <w:vertAlign w:val="superscript"/>
        </w:rPr>
        <w:t>st</w:t>
      </w:r>
      <w:r w:rsidRPr="008A0AB3">
        <w:rPr>
          <w:rFonts w:cstheme="minorHAnsi"/>
        </w:rPr>
        <w:t>, 2015 and July 31</w:t>
      </w:r>
      <w:r w:rsidRPr="008A0AB3">
        <w:rPr>
          <w:rFonts w:cstheme="minorHAnsi"/>
          <w:vertAlign w:val="superscript"/>
        </w:rPr>
        <w:t>st</w:t>
      </w:r>
      <w:r w:rsidRPr="008A0AB3">
        <w:rPr>
          <w:rFonts w:cstheme="minorHAnsi"/>
        </w:rPr>
        <w:t xml:space="preserve">, 2019 by the Early Warning </w:t>
      </w:r>
      <w:r w:rsidR="00297613">
        <w:rPr>
          <w:rFonts w:cstheme="minorHAnsi"/>
        </w:rPr>
        <w:t xml:space="preserve">Alert </w:t>
      </w:r>
      <w:r w:rsidRPr="008A0AB3">
        <w:rPr>
          <w:rFonts w:cstheme="minorHAnsi"/>
        </w:rPr>
        <w:t xml:space="preserve">and Response Network </w:t>
      </w:r>
      <w:r w:rsidR="001466B3" w:rsidRPr="008A0AB3">
        <w:rPr>
          <w:rFonts w:cstheme="minorHAnsi"/>
        </w:rPr>
        <w:t xml:space="preserve">(EWARN) </w:t>
      </w:r>
      <w:r w:rsidRPr="008A0AB3">
        <w:rPr>
          <w:rFonts w:cstheme="minorHAnsi"/>
        </w:rPr>
        <w:t>operated by the Assistance Coordination Unit</w:t>
      </w:r>
      <w:r w:rsidR="001466B3" w:rsidRPr="008A0AB3">
        <w:rPr>
          <w:rFonts w:cstheme="minorHAnsi"/>
        </w:rPr>
        <w:t xml:space="preserve"> (ACU)</w:t>
      </w:r>
      <w:r w:rsidRPr="008A0AB3">
        <w:rPr>
          <w:rFonts w:cstheme="minorHAnsi"/>
        </w:rPr>
        <w:t>.</w:t>
      </w:r>
    </w:p>
    <w:p w14:paraId="23444812" w14:textId="687F9B2A" w:rsidR="00A53584" w:rsidRPr="00844A61" w:rsidRDefault="00A53584" w:rsidP="00844A61">
      <w:pPr>
        <w:spacing w:line="240" w:lineRule="auto"/>
        <w:jc w:val="both"/>
        <w:rPr>
          <w:rFonts w:cstheme="minorHAnsi"/>
          <w:i/>
        </w:rPr>
      </w:pPr>
      <w:r w:rsidRPr="00844A61">
        <w:rPr>
          <w:rFonts w:cstheme="minorHAnsi"/>
          <w:i/>
        </w:rPr>
        <w:t>Surveillance System</w:t>
      </w:r>
    </w:p>
    <w:p w14:paraId="415EA1E4" w14:textId="3450B6EE" w:rsidR="001466B3" w:rsidRPr="008A0AB3" w:rsidRDefault="001466B3" w:rsidP="00572DF8">
      <w:pPr>
        <w:spacing w:line="240" w:lineRule="auto"/>
        <w:jc w:val="both"/>
        <w:rPr>
          <w:rFonts w:cstheme="minorHAnsi"/>
        </w:rPr>
      </w:pPr>
      <w:r w:rsidRPr="008A0AB3">
        <w:rPr>
          <w:rFonts w:cstheme="minorHAnsi"/>
        </w:rPr>
        <w:t xml:space="preserve">Alongside its other projects, the ACU maintains EWARN, established in </w:t>
      </w:r>
      <w:r w:rsidR="00297613">
        <w:rPr>
          <w:rFonts w:cstheme="minorHAnsi"/>
        </w:rPr>
        <w:t>2013</w:t>
      </w:r>
      <w:r w:rsidRPr="008A0AB3">
        <w:rPr>
          <w:rFonts w:cstheme="minorHAnsi"/>
        </w:rPr>
        <w:t xml:space="preserve"> and modeled after the World Health Organization’s (WHO) Early Warning and Response System (EWARS).</w:t>
      </w:r>
      <w:r w:rsidRPr="008A0AB3">
        <w:rPr>
          <w:rFonts w:cstheme="minorHAnsi"/>
        </w:rPr>
        <w:fldChar w:fldCharType="begin" w:fldLock="1"/>
      </w:r>
      <w:r w:rsidR="00124A77"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sidRPr="008A0AB3">
        <w:rPr>
          <w:rFonts w:cstheme="minorHAnsi"/>
        </w:rPr>
        <w:fldChar w:fldCharType="separate"/>
      </w:r>
      <w:r w:rsidR="00934E1B" w:rsidRPr="008A0AB3">
        <w:rPr>
          <w:rFonts w:cstheme="minorHAnsi"/>
          <w:noProof/>
          <w:vertAlign w:val="superscript"/>
        </w:rPr>
        <w:t>28</w:t>
      </w:r>
      <w:r w:rsidRPr="008A0AB3">
        <w:rPr>
          <w:rFonts w:cstheme="minorHAnsi"/>
        </w:rPr>
        <w:fldChar w:fldCharType="end"/>
      </w:r>
      <w:r w:rsidRPr="008A0AB3">
        <w:rPr>
          <w:rFonts w:cstheme="minorHAnsi"/>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8A0AB3">
        <w:rPr>
          <w:rFonts w:cstheme="minorHAnsi"/>
        </w:rPr>
        <w:fldChar w:fldCharType="begin" w:fldLock="1"/>
      </w:r>
      <w:r w:rsidR="00A40734"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30,34,35</w:t>
      </w:r>
      <w:r w:rsidRPr="008A0AB3">
        <w:rPr>
          <w:rFonts w:cstheme="minorHAnsi"/>
        </w:rPr>
        <w:fldChar w:fldCharType="end"/>
      </w:r>
    </w:p>
    <w:p w14:paraId="66758C4E" w14:textId="4309CCC9" w:rsidR="001466B3" w:rsidRPr="008A0AB3" w:rsidRDefault="001466B3" w:rsidP="00572DF8">
      <w:pPr>
        <w:spacing w:line="240" w:lineRule="auto"/>
        <w:jc w:val="both"/>
        <w:rPr>
          <w:rFonts w:cstheme="minorHAnsi"/>
        </w:rPr>
      </w:pPr>
      <w:r w:rsidRPr="008A0AB3">
        <w:rPr>
          <w:rFonts w:cstheme="minorHAnsi"/>
        </w:rPr>
        <w:t>EWARN covers 13 diseases and conditions, selected for their potential to cause epidemics, their association with high morbidity and mortality, and the potential for intervention in Syria.</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EWARN’s objective is the early detection of outbreaks and to communicate epidemiological data with partner organizations. </w:t>
      </w:r>
    </w:p>
    <w:p w14:paraId="31139CFB" w14:textId="608E5B91" w:rsidR="00330DEF" w:rsidRPr="008524B4" w:rsidRDefault="001466B3" w:rsidP="008524B4">
      <w:pPr>
        <w:spacing w:line="240" w:lineRule="auto"/>
        <w:jc w:val="both"/>
        <w:rPr>
          <w:ins w:id="18" w:author="Rohini Haar" w:date="2019-09-25T23:51:00Z"/>
          <w:rFonts w:cstheme="minorHAnsi"/>
          <w:i/>
        </w:rPr>
      </w:pPr>
      <w:r w:rsidRPr="008A0AB3">
        <w:rPr>
          <w:rFonts w:cstheme="minorHAnsi"/>
        </w:rPr>
        <w:t xml:space="preserve">EWARN’s follows a zero-reporting protocol, which distinguishes between missing cases and </w:t>
      </w:r>
      <w:r w:rsidR="006D2767" w:rsidRPr="008A0AB3">
        <w:rPr>
          <w:rFonts w:cstheme="minorHAnsi"/>
        </w:rPr>
        <w:t>zero</w:t>
      </w:r>
      <w:r w:rsidRPr="008A0AB3">
        <w:rPr>
          <w:rFonts w:cstheme="minorHAnsi"/>
        </w:rPr>
        <w:t xml:space="preserve"> cases; if cases in a district in a given week are not reported due to some constraint or lack of coverage, it is reported as </w:t>
      </w:r>
      <w:r w:rsidR="006D2767" w:rsidRPr="008A0AB3">
        <w:rPr>
          <w:rFonts w:cstheme="minorHAnsi"/>
        </w:rPr>
        <w:t>missing, distinct from</w:t>
      </w:r>
      <w:r w:rsidRPr="008A0AB3">
        <w:rPr>
          <w:rFonts w:cstheme="minorHAnsi"/>
        </w:rPr>
        <w:t xml:space="preserve"> districts </w:t>
      </w:r>
      <w:r w:rsidR="006D2767" w:rsidRPr="008A0AB3">
        <w:rPr>
          <w:rFonts w:cstheme="minorHAnsi"/>
        </w:rPr>
        <w:t>that report</w:t>
      </w:r>
      <w:r w:rsidRPr="008A0AB3">
        <w:rPr>
          <w:rFonts w:cstheme="minorHAnsi"/>
        </w:rPr>
        <w:t xml:space="preserve"> zero cases for a given week. Note that cases are not </w:t>
      </w:r>
      <w:commentRangeStart w:id="19"/>
      <w:r w:rsidRPr="008A0AB3">
        <w:rPr>
          <w:rFonts w:cstheme="minorHAnsi"/>
        </w:rPr>
        <w:t xml:space="preserve">laboratory </w:t>
      </w:r>
      <w:commentRangeEnd w:id="19"/>
      <w:r w:rsidRPr="008A0AB3">
        <w:rPr>
          <w:rFonts w:cstheme="minorHAnsi"/>
        </w:rPr>
        <w:commentReference w:id="19"/>
      </w:r>
      <w:r w:rsidRPr="008A0AB3">
        <w:rPr>
          <w:rFonts w:cstheme="minorHAnsi"/>
        </w:rPr>
        <w:t>confirmed, but rather meet the defined clinical and epidemiologic protocols discussed in the methods section.</w:t>
      </w:r>
    </w:p>
    <w:p w14:paraId="1F9DB502" w14:textId="77777777" w:rsidR="00720764" w:rsidRPr="008524B4" w:rsidRDefault="00720764" w:rsidP="008524B4">
      <w:pPr>
        <w:spacing w:line="240" w:lineRule="auto"/>
        <w:jc w:val="both"/>
        <w:rPr>
          <w:rFonts w:cstheme="minorHAnsi"/>
          <w:i/>
        </w:rPr>
      </w:pPr>
      <w:r w:rsidRPr="008524B4">
        <w:rPr>
          <w:rFonts w:cstheme="minorHAnsi"/>
          <w:i/>
        </w:rPr>
        <w:t>Administrative Divisions</w:t>
      </w:r>
    </w:p>
    <w:p w14:paraId="67286C62" w14:textId="06A214B2" w:rsidR="00330DEF" w:rsidRPr="008A0AB3" w:rsidRDefault="00720764" w:rsidP="00572DF8">
      <w:pPr>
        <w:spacing w:line="240" w:lineRule="auto"/>
        <w:jc w:val="both"/>
        <w:rPr>
          <w:rFonts w:cstheme="minorHAnsi"/>
        </w:rPr>
      </w:pPr>
      <w:r w:rsidRPr="008A0AB3">
        <w:rPr>
          <w:rFonts w:cstheme="minorHAnsi"/>
        </w:rPr>
        <w:t xml:space="preserve">Syria is administratively divided into 14 governorates, </w:t>
      </w:r>
      <w:r w:rsidR="00330DEF">
        <w:rPr>
          <w:rFonts w:cstheme="minorHAnsi"/>
        </w:rPr>
        <w:t>(</w:t>
      </w:r>
      <w:proofErr w:type="spellStart"/>
      <w:r w:rsidRPr="008A0AB3">
        <w:rPr>
          <w:rFonts w:cstheme="minorHAnsi"/>
          <w:i/>
          <w:iCs/>
        </w:rPr>
        <w:t>muhafazat</w:t>
      </w:r>
      <w:proofErr w:type="spellEnd"/>
      <w:r w:rsidR="00330DEF">
        <w:rPr>
          <w:rFonts w:cstheme="minorHAnsi"/>
          <w:i/>
          <w:iCs/>
        </w:rPr>
        <w:t>)</w:t>
      </w:r>
      <w:r w:rsidRPr="008A0AB3">
        <w:rPr>
          <w:rFonts w:cstheme="minorHAnsi"/>
        </w:rPr>
        <w:t>, which are further divided into 65 districts</w:t>
      </w:r>
      <w:r w:rsidR="00330DEF">
        <w:rPr>
          <w:rFonts w:cstheme="minorHAnsi"/>
        </w:rPr>
        <w:t xml:space="preserve"> (</w:t>
      </w:r>
      <w:proofErr w:type="spellStart"/>
      <w:r w:rsidRPr="008A0AB3">
        <w:rPr>
          <w:rFonts w:cstheme="minorHAnsi"/>
          <w:i/>
          <w:iCs/>
        </w:rPr>
        <w:t>manatiq</w:t>
      </w:r>
      <w:proofErr w:type="spellEnd"/>
      <w:r w:rsidR="00330DEF">
        <w:rPr>
          <w:rFonts w:cstheme="minorHAnsi"/>
          <w:i/>
          <w:iCs/>
        </w:rPr>
        <w:t>)</w:t>
      </w:r>
      <w:r w:rsidRPr="008A0AB3">
        <w:rPr>
          <w:rFonts w:cstheme="minorHAnsi"/>
        </w:rPr>
        <w:t>, and 281 subdistricts</w:t>
      </w:r>
      <w:r w:rsidR="00330DEF">
        <w:rPr>
          <w:rFonts w:cstheme="minorHAnsi"/>
        </w:rPr>
        <w:t xml:space="preserve"> (</w:t>
      </w:r>
      <w:proofErr w:type="spellStart"/>
      <w:r w:rsidRPr="008A0AB3">
        <w:rPr>
          <w:rFonts w:cstheme="minorHAnsi"/>
          <w:i/>
          <w:iCs/>
        </w:rPr>
        <w:t>nawahi</w:t>
      </w:r>
      <w:proofErr w:type="spellEnd"/>
      <w:r w:rsidR="00330DEF">
        <w:rPr>
          <w:rFonts w:cstheme="minorHAnsi"/>
          <w:i/>
          <w:iCs/>
        </w:rPr>
        <w:t>)</w:t>
      </w:r>
      <w:r w:rsidRPr="008A0AB3">
        <w:rPr>
          <w:rFonts w:cstheme="minorHAnsi"/>
        </w:rPr>
        <w:t xml:space="preserve">. These administrative divisions have </w:t>
      </w:r>
      <w:r w:rsidR="00330DEF">
        <w:rPr>
          <w:rFonts w:cstheme="minorHAnsi"/>
        </w:rPr>
        <w:t>remained in place</w:t>
      </w:r>
      <w:r w:rsidR="00330DEF" w:rsidRPr="008A0AB3">
        <w:rPr>
          <w:rFonts w:cstheme="minorHAnsi"/>
        </w:rPr>
        <w:t xml:space="preserve"> </w:t>
      </w:r>
      <w:r w:rsidRPr="008A0AB3">
        <w:rPr>
          <w:rFonts w:cstheme="minorHAnsi"/>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Pr>
          <w:rFonts w:cstheme="minorHAnsi"/>
        </w:rPr>
        <w:t xml:space="preserve">and ongoing security concerns </w:t>
      </w:r>
      <w:r w:rsidRPr="008A0AB3">
        <w:rPr>
          <w:rFonts w:cstheme="minorHAnsi"/>
        </w:rPr>
        <w:t>compelled us to restrict</w:t>
      </w:r>
      <w:commentRangeStart w:id="20"/>
      <w:commentRangeEnd w:id="20"/>
      <w:r w:rsidRPr="008A0AB3">
        <w:rPr>
          <w:rStyle w:val="CommentReference"/>
          <w:rFonts w:cstheme="minorHAnsi"/>
          <w:sz w:val="22"/>
          <w:szCs w:val="22"/>
        </w:rPr>
        <w:commentReference w:id="20"/>
      </w:r>
      <w:r w:rsidRPr="008A0AB3">
        <w:rPr>
          <w:rFonts w:cstheme="minorHAnsi"/>
        </w:rPr>
        <w:t xml:space="preserve"> this study to the district level</w:t>
      </w:r>
      <w:r w:rsidR="00330DEF">
        <w:rPr>
          <w:rFonts w:cstheme="minorHAnsi"/>
        </w:rPr>
        <w:t xml:space="preserve">. </w:t>
      </w:r>
    </w:p>
    <w:p w14:paraId="7816D065" w14:textId="5715E00F" w:rsidR="00720764" w:rsidRPr="00844A61" w:rsidRDefault="00DF5F7E" w:rsidP="00844A61">
      <w:pPr>
        <w:spacing w:line="240" w:lineRule="auto"/>
        <w:jc w:val="both"/>
        <w:rPr>
          <w:rFonts w:cstheme="minorHAnsi"/>
          <w:i/>
        </w:rPr>
      </w:pPr>
      <w:r w:rsidRPr="00844A61">
        <w:rPr>
          <w:rFonts w:cstheme="minorHAnsi"/>
          <w:i/>
        </w:rPr>
        <w:t xml:space="preserve">Total </w:t>
      </w:r>
      <w:commentRangeStart w:id="21"/>
      <w:r w:rsidR="00720764" w:rsidRPr="00844A61">
        <w:rPr>
          <w:rFonts w:cstheme="minorHAnsi"/>
          <w:i/>
        </w:rPr>
        <w:t>Population</w:t>
      </w:r>
      <w:commentRangeEnd w:id="21"/>
      <w:r w:rsidR="00720764" w:rsidRPr="00844A61">
        <w:rPr>
          <w:rStyle w:val="CommentReference"/>
          <w:rFonts w:cstheme="minorHAnsi"/>
          <w:i/>
          <w:sz w:val="22"/>
          <w:szCs w:val="22"/>
        </w:rPr>
        <w:commentReference w:id="21"/>
      </w:r>
    </w:p>
    <w:p w14:paraId="1E45A3FC" w14:textId="1300AE7C" w:rsidR="00720764" w:rsidRPr="008A0AB3" w:rsidRDefault="00720764" w:rsidP="00572DF8">
      <w:pPr>
        <w:pStyle w:val="Essay"/>
        <w:spacing w:line="240" w:lineRule="auto"/>
        <w:rPr>
          <w:rFonts w:asciiTheme="minorHAnsi" w:eastAsia="Times New Roman" w:hAnsiTheme="minorHAnsi" w:cstheme="minorHAnsi"/>
          <w:sz w:val="22"/>
          <w:szCs w:val="22"/>
        </w:rPr>
      </w:pPr>
      <w:r w:rsidRPr="008A0AB3">
        <w:rPr>
          <w:rFonts w:asciiTheme="minorHAnsi" w:hAnsiTheme="minorHAnsi" w:cstheme="minorHAnsi"/>
          <w:sz w:val="22"/>
          <w:szCs w:val="22"/>
        </w:rPr>
        <w:lastRenderedPageBreak/>
        <w:t xml:space="preserve">Population estimates for Syria between 2015 </w:t>
      </w:r>
      <w:r w:rsidR="00330DEF">
        <w:rPr>
          <w:rFonts w:asciiTheme="minorHAnsi" w:hAnsiTheme="minorHAnsi" w:cstheme="minorHAnsi"/>
          <w:sz w:val="22"/>
          <w:szCs w:val="22"/>
        </w:rPr>
        <w:t xml:space="preserve">and </w:t>
      </w:r>
      <w:r w:rsidRPr="008A0AB3">
        <w:rPr>
          <w:rFonts w:asciiTheme="minorHAnsi" w:hAnsiTheme="minorHAnsi" w:cstheme="minorHAnsi"/>
          <w:sz w:val="22"/>
          <w:szCs w:val="22"/>
        </w:rPr>
        <w:t>2019 were obtained from the ACU but originally were collected and distributed by the United Nations Office for the Coordination of Humanitarian Affairs (UNOCHA).</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36&lt;/sup&gt;","plainTextFormattedCitation":"36","previouslyFormattedCitation":"&lt;sup&gt;36&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36</w:t>
      </w:r>
      <w:r w:rsidRPr="008A0AB3">
        <w:rPr>
          <w:rFonts w:asciiTheme="minorHAnsi" w:hAnsiTheme="minorHAnsi" w:cstheme="minorHAnsi"/>
          <w:sz w:val="22"/>
          <w:szCs w:val="22"/>
        </w:rPr>
        <w:fldChar w:fldCharType="end"/>
      </w:r>
      <w:commentRangeStart w:id="22"/>
      <w:commentRangeEnd w:id="22"/>
      <w:r w:rsidRPr="008A0AB3">
        <w:rPr>
          <w:rStyle w:val="CommentReference"/>
          <w:rFonts w:asciiTheme="minorHAnsi" w:hAnsiTheme="minorHAnsi" w:cstheme="minorHAnsi"/>
          <w:sz w:val="22"/>
          <w:szCs w:val="22"/>
        </w:rPr>
        <w:commentReference w:id="22"/>
      </w:r>
      <w:r w:rsidRPr="008A0AB3">
        <w:rPr>
          <w:rFonts w:asciiTheme="minorHAnsi" w:hAnsiTheme="minorHAnsi" w:cstheme="minorHAnsi"/>
          <w:sz w:val="22"/>
          <w:szCs w:val="22"/>
        </w:rPr>
        <w:t xml:space="preserve"> These population estimates are conducted annually and distributed to UN agencies and other governmental and non-governmental organizations (NGOs) working on health-related concerns in Syria.</w:t>
      </w:r>
    </w:p>
    <w:p w14:paraId="78E73114" w14:textId="5755160D" w:rsidR="00720764" w:rsidRPr="008A0AB3" w:rsidRDefault="0072076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2015-2016 population estimates were conducted at the district-level, while 2017-2019 were conducted at the subdistrict-level, limiting our </w:t>
      </w:r>
      <w:commentRangeStart w:id="23"/>
      <w:commentRangeStart w:id="24"/>
      <w:commentRangeStart w:id="25"/>
      <w:r w:rsidRPr="008A0AB3">
        <w:rPr>
          <w:rFonts w:asciiTheme="minorHAnsi" w:hAnsiTheme="minorHAnsi" w:cstheme="minorHAnsi"/>
          <w:sz w:val="22"/>
          <w:szCs w:val="22"/>
        </w:rPr>
        <w:t>population-dependent statistics</w:t>
      </w:r>
      <w:commentRangeEnd w:id="23"/>
      <w:r w:rsidRPr="008A0AB3">
        <w:rPr>
          <w:rStyle w:val="CommentReference"/>
          <w:rFonts w:asciiTheme="minorHAnsi" w:hAnsiTheme="minorHAnsi" w:cstheme="minorHAnsi"/>
          <w:sz w:val="22"/>
          <w:szCs w:val="22"/>
        </w:rPr>
        <w:commentReference w:id="23"/>
      </w:r>
      <w:commentRangeEnd w:id="24"/>
      <w:r w:rsidRPr="008A0AB3">
        <w:rPr>
          <w:rStyle w:val="CommentReference"/>
          <w:rFonts w:asciiTheme="minorHAnsi" w:hAnsiTheme="minorHAnsi" w:cstheme="minorHAnsi"/>
          <w:sz w:val="22"/>
          <w:szCs w:val="22"/>
        </w:rPr>
        <w:commentReference w:id="24"/>
      </w:r>
      <w:commentRangeEnd w:id="25"/>
      <w:r w:rsidR="00330DEF">
        <w:rPr>
          <w:rStyle w:val="CommentReference"/>
          <w:rFonts w:asciiTheme="minorHAnsi" w:hAnsiTheme="minorHAnsi"/>
        </w:rPr>
        <w:commentReference w:id="25"/>
      </w:r>
      <w:r w:rsidRPr="008A0AB3">
        <w:rPr>
          <w:rFonts w:asciiTheme="minorHAnsi" w:hAnsiTheme="minorHAnsi" w:cstheme="minorHAnsi"/>
          <w:sz w:val="22"/>
          <w:szCs w:val="22"/>
        </w:rPr>
        <w:t xml:space="preserve"> to the district-level despite subdistrict-level granularity of the surveillance data. </w:t>
      </w:r>
      <w:r w:rsidR="00330DEF">
        <w:rPr>
          <w:rFonts w:asciiTheme="minorHAnsi" w:hAnsiTheme="minorHAnsi" w:cstheme="minorHAnsi"/>
          <w:sz w:val="22"/>
          <w:szCs w:val="22"/>
        </w:rPr>
        <w:t>Demographic c</w:t>
      </w:r>
      <w:r w:rsidRPr="008A0AB3">
        <w:rPr>
          <w:rFonts w:asciiTheme="minorHAnsi" w:hAnsiTheme="minorHAnsi" w:cstheme="minorHAnsi"/>
          <w:sz w:val="22"/>
          <w:szCs w:val="22"/>
        </w:rPr>
        <w:t xml:space="preserve">haracteristics, including age and sex, are not a part of the population data, </w:t>
      </w:r>
      <w:commentRangeStart w:id="26"/>
      <w:commentRangeStart w:id="27"/>
      <w:r w:rsidRPr="008A0AB3">
        <w:rPr>
          <w:rFonts w:asciiTheme="minorHAnsi" w:hAnsiTheme="minorHAnsi" w:cstheme="minorHAnsi"/>
          <w:sz w:val="22"/>
          <w:szCs w:val="22"/>
        </w:rPr>
        <w:t>limiting our ability to estimate attack rat</w:t>
      </w:r>
      <w:commentRangeEnd w:id="26"/>
      <w:r w:rsidRPr="008A0AB3">
        <w:rPr>
          <w:rStyle w:val="CommentReference"/>
          <w:rFonts w:asciiTheme="minorHAnsi" w:hAnsiTheme="minorHAnsi" w:cstheme="minorHAnsi"/>
          <w:sz w:val="22"/>
          <w:szCs w:val="22"/>
        </w:rPr>
        <w:commentReference w:id="26"/>
      </w:r>
      <w:commentRangeEnd w:id="27"/>
      <w:r w:rsidR="00330DEF">
        <w:rPr>
          <w:rStyle w:val="CommentReference"/>
          <w:rFonts w:asciiTheme="minorHAnsi" w:hAnsiTheme="minorHAnsi"/>
        </w:rPr>
        <w:commentReference w:id="27"/>
      </w:r>
      <w:r w:rsidRPr="008A0AB3">
        <w:rPr>
          <w:rFonts w:asciiTheme="minorHAnsi" w:hAnsiTheme="minorHAnsi" w:cstheme="minorHAnsi"/>
          <w:sz w:val="22"/>
          <w:szCs w:val="22"/>
        </w:rPr>
        <w:t>es for subsets of the population.</w:t>
      </w:r>
    </w:p>
    <w:p w14:paraId="3368A657" w14:textId="3327CFDB" w:rsidR="00A175CC" w:rsidDel="00330DEF" w:rsidRDefault="00A175CC" w:rsidP="00330DEF">
      <w:pPr>
        <w:pStyle w:val="Essay"/>
        <w:spacing w:line="240" w:lineRule="auto"/>
        <w:rPr>
          <w:del w:id="28" w:author="Rohini Haar" w:date="2019-09-25T23:53:00Z"/>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Population was estimated annually by UNOCHA, while EWARN surveillance data was collected on a weekly basis, leading to distortions in incidence. </w:t>
      </w:r>
      <w:commentRangeStart w:id="29"/>
      <w:commentRangeStart w:id="30"/>
      <w:r w:rsidRPr="008A0AB3">
        <w:rPr>
          <w:rFonts w:asciiTheme="minorHAnsi" w:eastAsia="Times New Roman" w:hAnsiTheme="minorHAnsi" w:cstheme="minorHAnsi"/>
          <w:sz w:val="22"/>
          <w:szCs w:val="22"/>
        </w:rPr>
        <w:t>Changes in population</w:t>
      </w:r>
      <w:commentRangeEnd w:id="29"/>
      <w:r w:rsidRPr="008A0AB3">
        <w:rPr>
          <w:rStyle w:val="CommentReference"/>
          <w:rFonts w:asciiTheme="minorHAnsi" w:hAnsiTheme="minorHAnsi" w:cstheme="minorHAnsi"/>
          <w:sz w:val="22"/>
          <w:szCs w:val="22"/>
        </w:rPr>
        <w:commentReference w:id="29"/>
      </w:r>
      <w:commentRangeEnd w:id="30"/>
      <w:r w:rsidR="00297613">
        <w:rPr>
          <w:rStyle w:val="CommentReference"/>
          <w:rFonts w:asciiTheme="minorHAnsi" w:hAnsiTheme="minorHAnsi"/>
        </w:rPr>
        <w:commentReference w:id="30"/>
      </w:r>
      <w:r w:rsidRPr="008A0AB3">
        <w:rPr>
          <w:rFonts w:asciiTheme="minorHAnsi" w:eastAsia="Times New Roman" w:hAnsiTheme="minorHAnsi" w:cstheme="minorHAnsi"/>
          <w:sz w:val="22"/>
          <w:szCs w:val="22"/>
        </w:rPr>
        <w:t xml:space="preserve"> appeared as discrete jumps at the beginning of each year. This was addressed by linearly imputing weekly population estimates to minimize artifacts in estimates of incidence</w:t>
      </w:r>
      <w:r w:rsidR="0019424C" w:rsidRPr="008A0AB3">
        <w:rPr>
          <w:rFonts w:asciiTheme="minorHAnsi" w:eastAsia="Times New Roman" w:hAnsiTheme="minorHAnsi" w:cstheme="minorHAnsi"/>
          <w:sz w:val="22"/>
          <w:szCs w:val="22"/>
        </w:rPr>
        <w:t xml:space="preserve"> and better represent change in population over time</w:t>
      </w:r>
      <w:r w:rsidRPr="008A0AB3">
        <w:rPr>
          <w:rFonts w:asciiTheme="minorHAnsi" w:eastAsia="Times New Roman" w:hAnsiTheme="minorHAnsi" w:cstheme="minorHAnsi"/>
          <w:sz w:val="22"/>
          <w:szCs w:val="22"/>
        </w:rPr>
        <w:t>.</w:t>
      </w:r>
    </w:p>
    <w:p w14:paraId="0ED7BAA6" w14:textId="77777777" w:rsidR="00330DEF" w:rsidRPr="008A0AB3" w:rsidRDefault="00330DEF" w:rsidP="00572DF8">
      <w:pPr>
        <w:pStyle w:val="Essay"/>
        <w:spacing w:line="240" w:lineRule="auto"/>
        <w:rPr>
          <w:ins w:id="31" w:author="Rohini Haar" w:date="2019-09-25T23:53:00Z"/>
          <w:rFonts w:asciiTheme="minorHAnsi" w:eastAsia="Times New Roman" w:hAnsiTheme="minorHAnsi" w:cstheme="minorHAnsi"/>
          <w:sz w:val="22"/>
          <w:szCs w:val="22"/>
        </w:rPr>
      </w:pPr>
    </w:p>
    <w:p w14:paraId="7D211966" w14:textId="77777777" w:rsidR="00DF5F7E" w:rsidRPr="00844A61" w:rsidRDefault="00DF5F7E" w:rsidP="00844A61">
      <w:pPr>
        <w:pStyle w:val="Essay"/>
        <w:spacing w:line="240" w:lineRule="auto"/>
        <w:rPr>
          <w:rFonts w:cstheme="minorHAnsi"/>
          <w:i/>
        </w:rPr>
      </w:pPr>
      <w:commentRangeStart w:id="32"/>
      <w:r w:rsidRPr="00844A61">
        <w:rPr>
          <w:rFonts w:asciiTheme="minorHAnsi" w:hAnsiTheme="minorHAnsi" w:cstheme="minorHAnsi"/>
          <w:i/>
          <w:sz w:val="22"/>
          <w:szCs w:val="22"/>
        </w:rPr>
        <w:t>Study Population</w:t>
      </w:r>
      <w:commentRangeEnd w:id="32"/>
      <w:r w:rsidR="006F10B4" w:rsidRPr="00844A61">
        <w:rPr>
          <w:rStyle w:val="CommentReference"/>
          <w:rFonts w:asciiTheme="minorHAnsi" w:hAnsiTheme="minorHAnsi" w:cstheme="minorHAnsi"/>
          <w:i/>
          <w:sz w:val="22"/>
          <w:szCs w:val="22"/>
        </w:rPr>
        <w:commentReference w:id="32"/>
      </w:r>
    </w:p>
    <w:p w14:paraId="4A1AE931" w14:textId="161F2E57" w:rsidR="00DF5F7E" w:rsidDel="00330DEF" w:rsidRDefault="00DF5F7E" w:rsidP="00330DEF">
      <w:pPr>
        <w:spacing w:line="240" w:lineRule="auto"/>
        <w:jc w:val="both"/>
        <w:rPr>
          <w:del w:id="33" w:author="Rohini Haar" w:date="2019-09-25T23:55:00Z"/>
          <w:rFonts w:cstheme="minorHAnsi"/>
          <w:i/>
        </w:rPr>
      </w:pPr>
      <w:r w:rsidRPr="008A0AB3">
        <w:rPr>
          <w:rFonts w:cstheme="minorHAnsi"/>
        </w:rPr>
        <w:t xml:space="preserve">The study population consisted of every outpatient presenting at a healthcare facility within the EWARN coverage area that met the conditions for one of the </w:t>
      </w:r>
      <w:r w:rsidRPr="008A0AB3">
        <w:rPr>
          <w:rFonts w:cstheme="minorHAnsi"/>
          <w:highlight w:val="lightGray"/>
        </w:rPr>
        <w:t>1</w:t>
      </w:r>
      <w:r w:rsidR="00796BCE">
        <w:rPr>
          <w:rFonts w:cstheme="minorHAnsi"/>
          <w:highlight w:val="lightGray"/>
        </w:rPr>
        <w:t>3</w:t>
      </w:r>
      <w:r w:rsidRPr="008A0AB3">
        <w:rPr>
          <w:rFonts w:cstheme="minorHAnsi"/>
          <w:highlight w:val="lightGray"/>
        </w:rPr>
        <w:t xml:space="preserve"> </w:t>
      </w:r>
      <w:commentRangeStart w:id="34"/>
      <w:r w:rsidRPr="008A0AB3">
        <w:rPr>
          <w:rFonts w:cstheme="minorHAnsi"/>
          <w:highlight w:val="lightGray"/>
        </w:rPr>
        <w:t>syndromic</w:t>
      </w:r>
      <w:r w:rsidRPr="008A0AB3">
        <w:rPr>
          <w:rFonts w:cstheme="minorHAnsi"/>
        </w:rPr>
        <w:t xml:space="preserve"> </w:t>
      </w:r>
      <w:commentRangeEnd w:id="34"/>
      <w:r w:rsidRPr="008A0AB3">
        <w:rPr>
          <w:rStyle w:val="CommentReference"/>
          <w:rFonts w:cstheme="minorHAnsi"/>
          <w:sz w:val="22"/>
          <w:szCs w:val="22"/>
        </w:rPr>
        <w:commentReference w:id="34"/>
      </w:r>
      <w:r w:rsidRPr="008A0AB3">
        <w:rPr>
          <w:rFonts w:cstheme="minorHAnsi"/>
        </w:rPr>
        <w:t>case definitions</w:t>
      </w:r>
      <w:r w:rsidR="00330DEF">
        <w:rPr>
          <w:rFonts w:cstheme="minorHAnsi"/>
        </w:rPr>
        <w:t xml:space="preserve"> </w:t>
      </w:r>
      <w:commentRangeStart w:id="35"/>
      <w:r w:rsidR="00330DEF">
        <w:rPr>
          <w:rFonts w:cstheme="minorHAnsi"/>
        </w:rPr>
        <w:t>(see Table 1)</w:t>
      </w:r>
      <w:commentRangeEnd w:id="35"/>
      <w:r w:rsidR="00844A61">
        <w:rPr>
          <w:rStyle w:val="CommentReference"/>
        </w:rPr>
        <w:commentReference w:id="35"/>
      </w:r>
      <w:r w:rsidRPr="008A0AB3">
        <w:rPr>
          <w:rFonts w:cstheme="minorHAnsi"/>
        </w:rPr>
        <w:t>. Cases were de</w:t>
      </w:r>
      <w:ins w:id="36" w:author="Rohini Haar" w:date="2019-09-25T23:55:00Z">
        <w:r w:rsidR="00330DEF">
          <w:rPr>
            <w:rFonts w:cstheme="minorHAnsi"/>
          </w:rPr>
          <w:t>-</w:t>
        </w:r>
      </w:ins>
      <w:r w:rsidRPr="008A0AB3">
        <w:rPr>
          <w:rFonts w:cstheme="minorHAnsi"/>
        </w:rPr>
        <w:t>identified and aggregated by sex (male, female), age (≤</w:t>
      </w:r>
      <w:r w:rsidR="00B3276B">
        <w:rPr>
          <w:rFonts w:cstheme="minorHAnsi"/>
        </w:rPr>
        <w:t>5</w:t>
      </w:r>
      <w:r w:rsidRPr="008A0AB3">
        <w:rPr>
          <w:rFonts w:cstheme="minorHAnsi"/>
        </w:rPr>
        <w:t xml:space="preserve"> years old, &gt; </w:t>
      </w:r>
      <w:r w:rsidR="00B3276B">
        <w:rPr>
          <w:rFonts w:cstheme="minorHAnsi"/>
        </w:rPr>
        <w:t>5</w:t>
      </w:r>
      <w:r w:rsidRPr="008A0AB3">
        <w:rPr>
          <w:rFonts w:cstheme="minorHAnsi"/>
        </w:rPr>
        <w:t xml:space="preserve"> years old), and subdistrict into weekly case-counts for each syndrome by the ACU.</w:t>
      </w:r>
    </w:p>
    <w:p w14:paraId="4718755A" w14:textId="77777777" w:rsidR="00330DEF" w:rsidRPr="008A0AB3" w:rsidRDefault="00330DEF" w:rsidP="00572DF8">
      <w:pPr>
        <w:spacing w:line="240" w:lineRule="auto"/>
        <w:jc w:val="both"/>
        <w:rPr>
          <w:ins w:id="37" w:author="Rohini Haar" w:date="2019-09-25T23:55:00Z"/>
          <w:rFonts w:cstheme="minorHAnsi"/>
        </w:rPr>
      </w:pPr>
    </w:p>
    <w:p w14:paraId="2B64734F" w14:textId="629DEBBD" w:rsidR="00A53584" w:rsidRPr="00844A61" w:rsidRDefault="004167EA" w:rsidP="00844A61">
      <w:pPr>
        <w:spacing w:line="240" w:lineRule="auto"/>
        <w:jc w:val="both"/>
        <w:rPr>
          <w:rFonts w:cstheme="minorHAnsi"/>
          <w:i/>
        </w:rPr>
      </w:pPr>
      <w:r>
        <w:rPr>
          <w:rFonts w:cstheme="minorHAnsi"/>
          <w:i/>
        </w:rPr>
        <w:t>State</w:t>
      </w:r>
      <w:r w:rsidR="00A53584" w:rsidRPr="00844A61">
        <w:rPr>
          <w:rFonts w:cstheme="minorHAnsi"/>
          <w:i/>
        </w:rPr>
        <w:t xml:space="preserve"> vs</w:t>
      </w:r>
      <w:r>
        <w:rPr>
          <w:rFonts w:cstheme="minorHAnsi"/>
          <w:i/>
        </w:rPr>
        <w:t>. Non-State H</w:t>
      </w:r>
      <w:r w:rsidR="00330DEF">
        <w:rPr>
          <w:rFonts w:cstheme="minorHAnsi"/>
          <w:i/>
        </w:rPr>
        <w:t>eld</w:t>
      </w:r>
      <w:r w:rsidR="00A53584" w:rsidRPr="00844A61">
        <w:rPr>
          <w:rFonts w:cstheme="minorHAnsi"/>
          <w:i/>
        </w:rPr>
        <w:t xml:space="preserve"> </w:t>
      </w:r>
      <w:r>
        <w:rPr>
          <w:rFonts w:cstheme="minorHAnsi"/>
          <w:i/>
        </w:rPr>
        <w:t>T</w:t>
      </w:r>
      <w:r w:rsidR="00A53584" w:rsidRPr="00844A61">
        <w:rPr>
          <w:rFonts w:cstheme="minorHAnsi"/>
          <w:i/>
        </w:rPr>
        <w:t>erritor</w:t>
      </w:r>
      <w:r w:rsidR="004148A6">
        <w:rPr>
          <w:rFonts w:cstheme="minorHAnsi"/>
          <w:i/>
        </w:rPr>
        <w:t>ies</w:t>
      </w:r>
    </w:p>
    <w:p w14:paraId="205B9038" w14:textId="7C1EF258" w:rsidR="00A53584" w:rsidRPr="008A0AB3" w:rsidRDefault="00A53584" w:rsidP="00572DF8">
      <w:pPr>
        <w:spacing w:line="240" w:lineRule="auto"/>
        <w:jc w:val="both"/>
        <w:rPr>
          <w:rFonts w:cstheme="minorHAnsi"/>
        </w:rPr>
      </w:pPr>
      <w:r w:rsidRPr="008A0AB3">
        <w:rPr>
          <w:rFonts w:cstheme="minorHAnsi"/>
        </w:rPr>
        <w:t xml:space="preserve">The Syrian conflict has developed into a complex, international </w:t>
      </w:r>
      <w:r w:rsidR="00330DEF">
        <w:rPr>
          <w:rFonts w:cstheme="minorHAnsi"/>
        </w:rPr>
        <w:t xml:space="preserve">conflict </w:t>
      </w:r>
      <w:r w:rsidRPr="008A0AB3">
        <w:rPr>
          <w:rFonts w:cstheme="minorHAnsi"/>
        </w:rPr>
        <w:t>with many actors</w:t>
      </w:r>
      <w:r w:rsidR="00330DEF">
        <w:rPr>
          <w:rFonts w:cstheme="minorHAnsi"/>
        </w:rPr>
        <w:t xml:space="preserve">, factions and proxies, each with their own </w:t>
      </w:r>
      <w:r w:rsidRPr="008A0AB3">
        <w:rPr>
          <w:rFonts w:cstheme="minorHAnsi"/>
        </w:rPr>
        <w:t xml:space="preserve">competing interests. For the purposes of this paper, however, the complex geopolitical landscape will be simplified into two categories: territories that are under the control of the Syrian government, which will be referred to as </w:t>
      </w:r>
      <w:r w:rsidR="004148A6">
        <w:rPr>
          <w:rFonts w:cstheme="minorHAnsi"/>
        </w:rPr>
        <w:t xml:space="preserve">state </w:t>
      </w:r>
      <w:r w:rsidRPr="008A0AB3">
        <w:rPr>
          <w:rFonts w:cstheme="minorHAnsi"/>
        </w:rPr>
        <w:t xml:space="preserve">held territories, and those that the Syrian government is not in control over, which will be referred to as </w:t>
      </w:r>
      <w:r w:rsidR="004148A6">
        <w:rPr>
          <w:rFonts w:cstheme="minorHAnsi"/>
        </w:rPr>
        <w:t xml:space="preserve">non-state </w:t>
      </w:r>
      <w:r w:rsidRPr="008A0AB3">
        <w:rPr>
          <w:rFonts w:cstheme="minorHAnsi"/>
        </w:rPr>
        <w:t>held territories.</w:t>
      </w:r>
    </w:p>
    <w:p w14:paraId="37B53A80" w14:textId="5DA3DD6D" w:rsidR="00330DEF" w:rsidRPr="008A0AB3" w:rsidRDefault="00A53584" w:rsidP="00572DF8">
      <w:pPr>
        <w:spacing w:line="240" w:lineRule="auto"/>
        <w:jc w:val="both"/>
        <w:rPr>
          <w:rFonts w:cstheme="minorHAnsi"/>
        </w:rPr>
      </w:pPr>
      <w:r w:rsidRPr="008A0AB3">
        <w:rPr>
          <w:rFonts w:cstheme="minorHAnsi"/>
        </w:rPr>
        <w:t>This is a dynamic landscape that has not remained constant for any extended period throughout the conflict, and as the geopolitical realities shift, so, too, do the coverage regions of EWARN.</w:t>
      </w:r>
      <w:r w:rsidR="00675427" w:rsidRPr="008A0AB3">
        <w:rPr>
          <w:rFonts w:cstheme="minorHAnsi"/>
        </w:rPr>
        <w:t xml:space="preserve"> </w:t>
      </w:r>
      <w:r w:rsidRPr="008A0AB3">
        <w:rPr>
          <w:rFonts w:cstheme="minorHAnsi"/>
        </w:rPr>
        <w:t xml:space="preserve">The governorates of Damascus, Rural Damascus, and </w:t>
      </w:r>
      <w:commentRangeStart w:id="38"/>
      <w:proofErr w:type="spellStart"/>
      <w:r w:rsidRPr="008A0AB3">
        <w:rPr>
          <w:rFonts w:cstheme="minorHAnsi"/>
        </w:rPr>
        <w:t>Lattakia</w:t>
      </w:r>
      <w:proofErr w:type="spellEnd"/>
      <w:r w:rsidR="00C60DB6">
        <w:rPr>
          <w:rFonts w:cstheme="minorHAnsi"/>
        </w:rPr>
        <w:t>,</w:t>
      </w:r>
      <w:r w:rsidRPr="008A0AB3">
        <w:rPr>
          <w:rFonts w:cstheme="minorHAnsi"/>
        </w:rPr>
        <w:t xml:space="preserve"> </w:t>
      </w:r>
      <w:commentRangeEnd w:id="38"/>
      <w:r w:rsidR="00034BBA" w:rsidRPr="008A0AB3">
        <w:rPr>
          <w:rStyle w:val="CommentReference"/>
          <w:rFonts w:cstheme="minorHAnsi"/>
          <w:sz w:val="22"/>
          <w:szCs w:val="22"/>
        </w:rPr>
        <w:commentReference w:id="38"/>
      </w:r>
      <w:r w:rsidRPr="008A0AB3">
        <w:rPr>
          <w:rFonts w:cstheme="minorHAnsi"/>
        </w:rPr>
        <w:t>and the districts of As-</w:t>
      </w:r>
      <w:proofErr w:type="spellStart"/>
      <w:r w:rsidRPr="008A0AB3">
        <w:rPr>
          <w:rFonts w:cstheme="minorHAnsi"/>
        </w:rPr>
        <w:t>Safira</w:t>
      </w:r>
      <w:proofErr w:type="spellEnd"/>
      <w:r w:rsidRPr="008A0AB3">
        <w:rPr>
          <w:rFonts w:cstheme="minorHAnsi"/>
        </w:rPr>
        <w:t xml:space="preserve">, </w:t>
      </w:r>
      <w:proofErr w:type="spellStart"/>
      <w:r w:rsidRPr="008A0AB3">
        <w:rPr>
          <w:rFonts w:cstheme="minorHAnsi"/>
        </w:rPr>
        <w:t>Tadmor</w:t>
      </w:r>
      <w:proofErr w:type="spellEnd"/>
      <w:r w:rsidRPr="008A0AB3">
        <w:rPr>
          <w:rFonts w:cstheme="minorHAnsi"/>
        </w:rPr>
        <w:t>, and Al-</w:t>
      </w:r>
      <w:proofErr w:type="spellStart"/>
      <w:r w:rsidRPr="008A0AB3">
        <w:rPr>
          <w:rFonts w:cstheme="minorHAnsi"/>
        </w:rPr>
        <w:t>Fiq</w:t>
      </w:r>
      <w:proofErr w:type="spellEnd"/>
      <w:r w:rsidRPr="008A0AB3">
        <w:rPr>
          <w:rFonts w:cstheme="minorHAnsi"/>
        </w:rPr>
        <w:t xml:space="preserve"> are not included because they have remained outside of EWARN’s coverage region for most, if not all, of the conflict. The other 11 governorates and constituent districts have been included, despite</w:t>
      </w:r>
      <w:r w:rsidR="00675427" w:rsidRPr="008A0AB3">
        <w:rPr>
          <w:rFonts w:cstheme="minorHAnsi"/>
        </w:rPr>
        <w:t xml:space="preserve"> </w:t>
      </w:r>
      <w:r w:rsidRPr="008A0AB3">
        <w:rPr>
          <w:rFonts w:cstheme="minorHAnsi"/>
        </w:rPr>
        <w:t>changes in coverage throughout the conflict. Districts that fall out of coverage are reported as having</w:t>
      </w:r>
      <w:commentRangeStart w:id="39"/>
      <w:r w:rsidRPr="008A0AB3">
        <w:rPr>
          <w:rFonts w:cstheme="minorHAnsi"/>
        </w:rPr>
        <w:t xml:space="preserve"> </w:t>
      </w:r>
      <w:r w:rsidR="003E6F6F" w:rsidRPr="008A0AB3">
        <w:rPr>
          <w:rFonts w:cstheme="minorHAnsi"/>
        </w:rPr>
        <w:t>missing</w:t>
      </w:r>
      <w:r w:rsidRPr="008A0AB3">
        <w:rPr>
          <w:rFonts w:cstheme="minorHAnsi"/>
        </w:rPr>
        <w:t xml:space="preserve"> case</w:t>
      </w:r>
      <w:commentRangeEnd w:id="39"/>
      <w:r w:rsidR="00807E88">
        <w:rPr>
          <w:rFonts w:cstheme="minorHAnsi"/>
        </w:rPr>
        <w:t xml:space="preserve"> reports</w:t>
      </w:r>
      <w:r w:rsidR="003E6F6F" w:rsidRPr="008A0AB3">
        <w:rPr>
          <w:rStyle w:val="CommentReference"/>
          <w:rFonts w:cstheme="minorHAnsi"/>
          <w:sz w:val="22"/>
          <w:szCs w:val="22"/>
        </w:rPr>
        <w:commentReference w:id="39"/>
      </w:r>
      <w:r w:rsidR="00330DEF">
        <w:rPr>
          <w:rFonts w:cstheme="minorHAnsi"/>
        </w:rPr>
        <w:t xml:space="preserve">. </w:t>
      </w:r>
    </w:p>
    <w:p w14:paraId="335FCF35" w14:textId="77777777" w:rsidR="00DF5F7E" w:rsidRPr="00844A61" w:rsidRDefault="00DF5F7E" w:rsidP="00844A61">
      <w:pPr>
        <w:spacing w:line="240" w:lineRule="auto"/>
        <w:jc w:val="both"/>
        <w:rPr>
          <w:rFonts w:cstheme="minorHAnsi"/>
          <w:i/>
        </w:rPr>
      </w:pPr>
      <w:r w:rsidRPr="00844A61">
        <w:rPr>
          <w:rFonts w:cstheme="minorHAnsi"/>
          <w:i/>
        </w:rPr>
        <w:t>Case Classification</w:t>
      </w:r>
      <w:commentRangeStart w:id="40"/>
      <w:r w:rsidRPr="00844A61">
        <w:rPr>
          <w:rFonts w:cstheme="minorHAnsi"/>
          <w:i/>
        </w:rPr>
        <w:t>s</w:t>
      </w:r>
      <w:commentRangeEnd w:id="40"/>
      <w:r w:rsidRPr="00844A61">
        <w:rPr>
          <w:rStyle w:val="CommentReference"/>
          <w:rFonts w:cstheme="minorHAnsi"/>
          <w:i/>
          <w:sz w:val="22"/>
          <w:szCs w:val="22"/>
        </w:rPr>
        <w:commentReference w:id="40"/>
      </w:r>
    </w:p>
    <w:p w14:paraId="65154256" w14:textId="0361C256" w:rsidR="00DF5F7E" w:rsidRPr="008A0AB3" w:rsidRDefault="00DF5F7E" w:rsidP="00572DF8">
      <w:pPr>
        <w:spacing w:line="240" w:lineRule="auto"/>
        <w:jc w:val="both"/>
        <w:rPr>
          <w:rFonts w:cstheme="minorHAnsi"/>
        </w:rPr>
      </w:pPr>
      <w:r w:rsidRPr="008A0AB3">
        <w:rPr>
          <w:rFonts w:cstheme="minorHAnsi"/>
        </w:rPr>
        <w:t xml:space="preserve">According to the WHO, “countries are advised to use the clinical classification scheme until their </w:t>
      </w:r>
      <w:commentRangeStart w:id="41"/>
      <w:commentRangeStart w:id="42"/>
      <w:proofErr w:type="spellStart"/>
      <w:r w:rsidRPr="008A0AB3">
        <w:rPr>
          <w:rFonts w:cstheme="minorHAnsi"/>
        </w:rPr>
        <w:t>programmes</w:t>
      </w:r>
      <w:proofErr w:type="spellEnd"/>
      <w:r w:rsidRPr="008A0AB3">
        <w:rPr>
          <w:rFonts w:cstheme="minorHAnsi"/>
        </w:rPr>
        <w:t xml:space="preserve"> </w:t>
      </w:r>
      <w:commentRangeEnd w:id="41"/>
      <w:r w:rsidRPr="008A0AB3">
        <w:rPr>
          <w:rStyle w:val="CommentReference"/>
          <w:rFonts w:cstheme="minorHAnsi"/>
          <w:sz w:val="22"/>
          <w:szCs w:val="22"/>
        </w:rPr>
        <w:commentReference w:id="41"/>
      </w:r>
      <w:commentRangeEnd w:id="42"/>
      <w:r w:rsidR="00330DEF">
        <w:rPr>
          <w:rStyle w:val="CommentReference"/>
        </w:rPr>
        <w:commentReference w:id="42"/>
      </w:r>
      <w:r w:rsidRPr="008A0AB3">
        <w:rPr>
          <w:rFonts w:cstheme="minorHAnsi"/>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8A0AB3">
        <w:rPr>
          <w:rFonts w:cstheme="minorHAnsi"/>
        </w:rPr>
        <w:fldChar w:fldCharType="begin" w:fldLock="1"/>
      </w:r>
      <w:r w:rsidR="00A40734" w:rsidRPr="008A0AB3">
        <w:rPr>
          <w:rFonts w:cstheme="minorHAnsi"/>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37&lt;/sup&gt;","plainTextFormattedCitation":"37","previouslyFormattedCitation":"&lt;sup&gt;37&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37</w:t>
      </w:r>
      <w:r w:rsidRPr="008A0AB3">
        <w:rPr>
          <w:rFonts w:cstheme="minorHAnsi"/>
        </w:rPr>
        <w:fldChar w:fldCharType="end"/>
      </w:r>
      <w:r w:rsidRPr="008A0AB3">
        <w:rPr>
          <w:rFonts w:cstheme="minorHAnsi"/>
        </w:rPr>
        <w:t xml:space="preserve"> </w:t>
      </w:r>
    </w:p>
    <w:p w14:paraId="7B9ED340" w14:textId="788572B2" w:rsidR="00DF5F7E" w:rsidRPr="008A0AB3" w:rsidRDefault="00DF5F7E" w:rsidP="00572DF8">
      <w:pPr>
        <w:spacing w:line="240" w:lineRule="auto"/>
        <w:jc w:val="both"/>
        <w:rPr>
          <w:rFonts w:cstheme="minorHAnsi"/>
          <w:i/>
          <w:iCs/>
        </w:rPr>
      </w:pPr>
      <w:commentRangeStart w:id="43"/>
      <w:r w:rsidRPr="008A0AB3">
        <w:rPr>
          <w:rFonts w:cstheme="minorHAnsi"/>
        </w:rPr>
        <w:lastRenderedPageBreak/>
        <w:t>ACU p</w:t>
      </w:r>
      <w:commentRangeEnd w:id="43"/>
      <w:r w:rsidR="00330DEF">
        <w:rPr>
          <w:rStyle w:val="CommentReference"/>
        </w:rPr>
        <w:commentReference w:id="43"/>
      </w:r>
      <w:r w:rsidRPr="008A0AB3">
        <w:rPr>
          <w:rFonts w:cstheme="minorHAnsi"/>
        </w:rPr>
        <w:t>rovides guidelines for EWARN case classifications that are updated annually.</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Cases that meet the definition for one of EWARN’s syndromes are classified as Syndromic Cases (</w:t>
      </w:r>
      <w:r w:rsidRPr="008A0AB3">
        <w:rPr>
          <w:rFonts w:cstheme="minorHAnsi"/>
          <w:i/>
          <w:iCs/>
        </w:rPr>
        <w:t xml:space="preserve">See Appendix for Table of Syndromic Case Classification). </w:t>
      </w:r>
      <w:r w:rsidRPr="008A0AB3">
        <w:rPr>
          <w:rFonts w:cstheme="minorHAnsi"/>
        </w:rPr>
        <w:t>A patient</w:t>
      </w:r>
      <w:r w:rsidR="00F92C01" w:rsidRPr="008A0AB3">
        <w:rPr>
          <w:rFonts w:cstheme="minorHAnsi"/>
        </w:rPr>
        <w:t>-</w:t>
      </w:r>
      <w:r w:rsidRPr="008A0AB3">
        <w:rPr>
          <w:rFonts w:cstheme="minorHAnsi"/>
        </w:rPr>
        <w:t>visit to one of the healthcare facilities within the EWARN network is documented as a consultation, and each region reports the total number of consultations along with the syndromic surveillance data each week.</w:t>
      </w:r>
    </w:p>
    <w:p w14:paraId="4B51C756" w14:textId="63B4E1EE" w:rsidR="00DF5F7E" w:rsidRPr="008A0AB3" w:rsidRDefault="00330DEF" w:rsidP="00572DF8">
      <w:pPr>
        <w:pStyle w:val="Essay"/>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Table 1: Sy</w:t>
      </w:r>
      <w:r w:rsidR="00776EE0">
        <w:rPr>
          <w:rFonts w:asciiTheme="minorHAnsi" w:eastAsia="Times New Roman" w:hAnsiTheme="minorHAnsi" w:cstheme="minorHAnsi"/>
          <w:sz w:val="22"/>
          <w:szCs w:val="22"/>
        </w:rPr>
        <w:t>n</w:t>
      </w:r>
      <w:r>
        <w:rPr>
          <w:rFonts w:asciiTheme="minorHAnsi" w:eastAsia="Times New Roman" w:hAnsiTheme="minorHAnsi" w:cstheme="minorHAnsi"/>
          <w:sz w:val="22"/>
          <w:szCs w:val="22"/>
        </w:rPr>
        <w:t>dromic Diseases covered by EWARN</w:t>
      </w:r>
    </w:p>
    <w:tbl>
      <w:tblPr>
        <w:tblStyle w:val="GridTable4-Accent3"/>
        <w:tblW w:w="8370" w:type="dxa"/>
        <w:jc w:val="center"/>
        <w:tblLook w:val="04A0" w:firstRow="1" w:lastRow="0" w:firstColumn="1" w:lastColumn="0" w:noHBand="0" w:noVBand="1"/>
      </w:tblPr>
      <w:tblGrid>
        <w:gridCol w:w="2055"/>
        <w:gridCol w:w="3321"/>
        <w:gridCol w:w="2994"/>
      </w:tblGrid>
      <w:tr w:rsidR="00720764" w:rsidRPr="008A0AB3"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8A0AB3" w:rsidRDefault="00720764" w:rsidP="00572DF8">
            <w:pPr>
              <w:jc w:val="center"/>
              <w:textAlignment w:val="center"/>
              <w:rPr>
                <w:rFonts w:eastAsia="Times New Roman" w:cstheme="minorHAnsi"/>
              </w:rPr>
            </w:pPr>
            <w:commentRangeStart w:id="44"/>
            <w:r w:rsidRPr="008A0AB3">
              <w:rPr>
                <w:rFonts w:eastAsia="Times New Roman" w:cstheme="minorHAnsi"/>
              </w:rPr>
              <w:t>Abbreviation</w:t>
            </w:r>
            <w:commentRangeEnd w:id="44"/>
            <w:r w:rsidRPr="008A0AB3">
              <w:rPr>
                <w:rStyle w:val="CommentReference"/>
                <w:rFonts w:cstheme="minorHAnsi"/>
                <w:b w:val="0"/>
                <w:bCs w:val="0"/>
                <w:color w:val="auto"/>
                <w:sz w:val="22"/>
                <w:szCs w:val="22"/>
              </w:rPr>
              <w:commentReference w:id="44"/>
            </w:r>
          </w:p>
        </w:tc>
        <w:tc>
          <w:tcPr>
            <w:tcW w:w="3510" w:type="dxa"/>
          </w:tcPr>
          <w:p w14:paraId="13E44E27"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Clinical Syndrome</w:t>
            </w:r>
          </w:p>
        </w:tc>
        <w:tc>
          <w:tcPr>
            <w:tcW w:w="3150" w:type="dxa"/>
          </w:tcPr>
          <w:p w14:paraId="3896EE3C"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Suspected Disease</w:t>
            </w:r>
          </w:p>
        </w:tc>
      </w:tr>
      <w:tr w:rsidR="00720764" w:rsidRPr="008A0AB3"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ABD</w:t>
            </w:r>
          </w:p>
        </w:tc>
        <w:tc>
          <w:tcPr>
            <w:tcW w:w="3510" w:type="dxa"/>
          </w:tcPr>
          <w:p w14:paraId="327C2DE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Bloody Diarrhea </w:t>
            </w:r>
          </w:p>
        </w:tc>
        <w:tc>
          <w:tcPr>
            <w:tcW w:w="3150" w:type="dxa"/>
          </w:tcPr>
          <w:p w14:paraId="60F93F6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Shigellosis</w:t>
            </w:r>
          </w:p>
        </w:tc>
      </w:tr>
      <w:tr w:rsidR="00720764" w:rsidRPr="008A0AB3"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AWD</w:t>
            </w:r>
          </w:p>
        </w:tc>
        <w:tc>
          <w:tcPr>
            <w:tcW w:w="3510" w:type="dxa"/>
          </w:tcPr>
          <w:p w14:paraId="0FBC1607"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Acute Watery Diarrhea</w:t>
            </w:r>
          </w:p>
        </w:tc>
        <w:tc>
          <w:tcPr>
            <w:tcW w:w="3150" w:type="dxa"/>
          </w:tcPr>
          <w:p w14:paraId="3DA5B33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Cholera</w:t>
            </w:r>
          </w:p>
        </w:tc>
      </w:tr>
      <w:tr w:rsidR="00720764" w:rsidRPr="008A0AB3"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OAD</w:t>
            </w:r>
          </w:p>
        </w:tc>
        <w:tc>
          <w:tcPr>
            <w:tcW w:w="3510" w:type="dxa"/>
          </w:tcPr>
          <w:p w14:paraId="060FBC81"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gramStart"/>
            <w:r w:rsidRPr="008A0AB3">
              <w:rPr>
                <w:rFonts w:eastAsia="Times New Roman" w:cstheme="minorHAnsi"/>
              </w:rPr>
              <w:t>Other</w:t>
            </w:r>
            <w:proofErr w:type="gramEnd"/>
            <w:r w:rsidRPr="008A0AB3">
              <w:rPr>
                <w:rFonts w:eastAsia="Times New Roman" w:cstheme="minorHAnsi"/>
              </w:rPr>
              <w:t xml:space="preserve"> Acute Diarrhea </w:t>
            </w:r>
          </w:p>
        </w:tc>
        <w:tc>
          <w:tcPr>
            <w:tcW w:w="3150" w:type="dxa"/>
          </w:tcPr>
          <w:p w14:paraId="24BF4EA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720764" w:rsidRPr="008A0AB3"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AJS</w:t>
            </w:r>
          </w:p>
        </w:tc>
        <w:tc>
          <w:tcPr>
            <w:tcW w:w="3510" w:type="dxa"/>
          </w:tcPr>
          <w:p w14:paraId="24DB09E4"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Acute Jaundice Syndrome </w:t>
            </w:r>
          </w:p>
        </w:tc>
        <w:tc>
          <w:tcPr>
            <w:tcW w:w="3150" w:type="dxa"/>
          </w:tcPr>
          <w:p w14:paraId="02173AB0"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Hepatitis A &amp; E</w:t>
            </w:r>
          </w:p>
        </w:tc>
      </w:tr>
      <w:tr w:rsidR="00720764" w:rsidRPr="008A0AB3"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ILI</w:t>
            </w:r>
          </w:p>
        </w:tc>
        <w:tc>
          <w:tcPr>
            <w:tcW w:w="3510" w:type="dxa"/>
          </w:tcPr>
          <w:p w14:paraId="3A81B26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Influenza-Like Illness </w:t>
            </w:r>
          </w:p>
        </w:tc>
        <w:tc>
          <w:tcPr>
            <w:tcW w:w="3150" w:type="dxa"/>
          </w:tcPr>
          <w:p w14:paraId="1CA576CE"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Influenza</w:t>
            </w:r>
          </w:p>
        </w:tc>
      </w:tr>
      <w:tr w:rsidR="00720764" w:rsidRPr="008A0AB3"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SARI</w:t>
            </w:r>
          </w:p>
        </w:tc>
        <w:tc>
          <w:tcPr>
            <w:tcW w:w="3510" w:type="dxa"/>
          </w:tcPr>
          <w:p w14:paraId="3CB82B18"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Severe Acute Respiratory Illness </w:t>
            </w:r>
          </w:p>
        </w:tc>
        <w:tc>
          <w:tcPr>
            <w:tcW w:w="3150" w:type="dxa"/>
          </w:tcPr>
          <w:p w14:paraId="005A15AF"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Avian Influenza A (H7N9), MERS-</w:t>
            </w:r>
            <w:proofErr w:type="spellStart"/>
            <w:r w:rsidRPr="008A0AB3">
              <w:rPr>
                <w:rFonts w:eastAsia="Times New Roman" w:cstheme="minorHAnsi"/>
              </w:rPr>
              <w:t>CoV</w:t>
            </w:r>
            <w:proofErr w:type="spellEnd"/>
            <w:r w:rsidRPr="008A0AB3">
              <w:rPr>
                <w:rFonts w:eastAsia="Times New Roman" w:cstheme="minorHAnsi"/>
              </w:rPr>
              <w:t xml:space="preserve">, other </w:t>
            </w:r>
          </w:p>
        </w:tc>
      </w:tr>
      <w:tr w:rsidR="00720764" w:rsidRPr="008A0AB3"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AFP</w:t>
            </w:r>
          </w:p>
        </w:tc>
        <w:tc>
          <w:tcPr>
            <w:tcW w:w="3510" w:type="dxa"/>
          </w:tcPr>
          <w:p w14:paraId="17E994EF"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Flaccid Paralysis </w:t>
            </w:r>
          </w:p>
        </w:tc>
        <w:tc>
          <w:tcPr>
            <w:tcW w:w="3150" w:type="dxa"/>
          </w:tcPr>
          <w:p w14:paraId="770359E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Poliomyelitis</w:t>
            </w:r>
          </w:p>
        </w:tc>
      </w:tr>
      <w:tr w:rsidR="00720764" w:rsidRPr="008A0AB3"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MEA</w:t>
            </w:r>
          </w:p>
        </w:tc>
        <w:tc>
          <w:tcPr>
            <w:tcW w:w="3510" w:type="dxa"/>
          </w:tcPr>
          <w:p w14:paraId="74414C9F"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Measles </w:t>
            </w:r>
          </w:p>
        </w:tc>
        <w:tc>
          <w:tcPr>
            <w:tcW w:w="3150" w:type="dxa"/>
          </w:tcPr>
          <w:p w14:paraId="08256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Measles</w:t>
            </w:r>
          </w:p>
        </w:tc>
      </w:tr>
      <w:tr w:rsidR="00720764" w:rsidRPr="008A0AB3"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MEN</w:t>
            </w:r>
          </w:p>
        </w:tc>
        <w:tc>
          <w:tcPr>
            <w:tcW w:w="3510" w:type="dxa"/>
          </w:tcPr>
          <w:p w14:paraId="3A1548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Suspected Meningitis  </w:t>
            </w:r>
          </w:p>
        </w:tc>
        <w:tc>
          <w:tcPr>
            <w:tcW w:w="3150" w:type="dxa"/>
          </w:tcPr>
          <w:p w14:paraId="5D8937B2"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Bacterial Meningitis</w:t>
            </w:r>
          </w:p>
        </w:tc>
      </w:tr>
      <w:tr w:rsidR="00720764" w:rsidRPr="008A0AB3"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STF</w:t>
            </w:r>
          </w:p>
        </w:tc>
        <w:tc>
          <w:tcPr>
            <w:tcW w:w="3510" w:type="dxa"/>
          </w:tcPr>
          <w:p w14:paraId="0EAC1FD2"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Typhoid Fever </w:t>
            </w:r>
          </w:p>
        </w:tc>
        <w:tc>
          <w:tcPr>
            <w:tcW w:w="3150" w:type="dxa"/>
          </w:tcPr>
          <w:p w14:paraId="7C4D7847"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Typhoid</w:t>
            </w:r>
          </w:p>
        </w:tc>
      </w:tr>
      <w:tr w:rsidR="00720764" w:rsidRPr="008A0AB3"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LEISH</w:t>
            </w:r>
          </w:p>
        </w:tc>
        <w:tc>
          <w:tcPr>
            <w:tcW w:w="3510" w:type="dxa"/>
          </w:tcPr>
          <w:p w14:paraId="60A42F0C"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Leishmaniasis </w:t>
            </w:r>
          </w:p>
        </w:tc>
        <w:tc>
          <w:tcPr>
            <w:tcW w:w="3150" w:type="dxa"/>
          </w:tcPr>
          <w:p w14:paraId="15ADDA7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Cutaneous Leishmaniasis</w:t>
            </w:r>
          </w:p>
        </w:tc>
      </w:tr>
      <w:tr w:rsidR="00720764" w:rsidRPr="008A0AB3"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UCE</w:t>
            </w:r>
          </w:p>
        </w:tc>
        <w:tc>
          <w:tcPr>
            <w:tcW w:w="3510" w:type="dxa"/>
          </w:tcPr>
          <w:p w14:paraId="3CA5CBA0"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Health Events </w:t>
            </w:r>
          </w:p>
        </w:tc>
        <w:tc>
          <w:tcPr>
            <w:tcW w:w="3150" w:type="dxa"/>
          </w:tcPr>
          <w:p w14:paraId="3F818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N/A</w:t>
            </w:r>
          </w:p>
        </w:tc>
      </w:tr>
      <w:tr w:rsidR="00720764" w:rsidRPr="008A0AB3"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UCD or UXD</w:t>
            </w:r>
          </w:p>
        </w:tc>
        <w:tc>
          <w:tcPr>
            <w:tcW w:w="3510" w:type="dxa"/>
          </w:tcPr>
          <w:p w14:paraId="310705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Deaths </w:t>
            </w:r>
          </w:p>
        </w:tc>
        <w:tc>
          <w:tcPr>
            <w:tcW w:w="3150" w:type="dxa"/>
          </w:tcPr>
          <w:p w14:paraId="7568D3BB"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N/A</w:t>
            </w:r>
          </w:p>
        </w:tc>
      </w:tr>
    </w:tbl>
    <w:p w14:paraId="2ACB467E" w14:textId="702EC422" w:rsidR="00F92C01" w:rsidRPr="008A0AB3" w:rsidRDefault="00F92C01" w:rsidP="00F92C01">
      <w:pPr>
        <w:pStyle w:val="Essay"/>
        <w:spacing w:line="240" w:lineRule="auto"/>
        <w:rPr>
          <w:rFonts w:asciiTheme="minorHAnsi" w:hAnsiTheme="minorHAnsi" w:cstheme="minorHAnsi"/>
          <w:sz w:val="22"/>
          <w:szCs w:val="22"/>
          <w:highlight w:val="yellow"/>
        </w:rPr>
      </w:pPr>
    </w:p>
    <w:p w14:paraId="4D27418A" w14:textId="6511CEA1" w:rsidR="00F92C01" w:rsidRPr="006314F1" w:rsidRDefault="00F92C01" w:rsidP="00F92C01">
      <w:pPr>
        <w:pStyle w:val="Essay"/>
        <w:spacing w:line="240" w:lineRule="auto"/>
        <w:rPr>
          <w:rFonts w:asciiTheme="minorHAnsi" w:hAnsiTheme="minorHAnsi" w:cstheme="minorHAnsi"/>
          <w:i/>
          <w:sz w:val="22"/>
          <w:szCs w:val="22"/>
        </w:rPr>
      </w:pPr>
      <w:r w:rsidRPr="006314F1">
        <w:rPr>
          <w:rFonts w:asciiTheme="minorHAnsi" w:hAnsiTheme="minorHAnsi" w:cstheme="minorHAnsi"/>
          <w:i/>
          <w:sz w:val="22"/>
          <w:szCs w:val="22"/>
        </w:rPr>
        <w:t>Measles</w:t>
      </w:r>
    </w:p>
    <w:p w14:paraId="2FBE4F5B" w14:textId="3001714F" w:rsidR="005B66B5" w:rsidRPr="0040516A" w:rsidRDefault="005B66B5" w:rsidP="005B66B5">
      <w:pPr>
        <w:pStyle w:val="Essay"/>
        <w:spacing w:line="240" w:lineRule="auto"/>
        <w:rPr>
          <w:rFonts w:ascii="Calibri" w:hAnsi="Calibri" w:cs="Calibri"/>
          <w:sz w:val="22"/>
          <w:szCs w:val="22"/>
        </w:rPr>
      </w:pPr>
      <w:r w:rsidRPr="008A0AB3">
        <w:rPr>
          <w:rFonts w:asciiTheme="minorHAnsi" w:hAnsiTheme="minorHAnsi" w:cstheme="minorHAnsi"/>
          <w:sz w:val="22"/>
          <w:szCs w:val="22"/>
        </w:rPr>
        <w:t>Measles one of the most highly contagious human diseases known. It results from an infection with the measles virus (MV) and is transmitted via the respiratory system.</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38</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MV is an enveloped, non-segmented, single-stranded, negative-sense RNA virus.</w:t>
      </w:r>
      <w:r w:rsidR="00A34688" w:rsidRPr="008A0AB3">
        <w:rPr>
          <w:rFonts w:asciiTheme="minorHAnsi" w:hAnsiTheme="minorHAnsi" w:cstheme="minorHAnsi"/>
          <w:sz w:val="22"/>
          <w:szCs w:val="22"/>
        </w:rPr>
        <w:t xml:space="preserve"> The incubation period is 10-14 days.</w:t>
      </w:r>
      <w:r w:rsidRPr="008A0AB3">
        <w:rPr>
          <w:rFonts w:asciiTheme="minorHAnsi" w:hAnsiTheme="minorHAnsi" w:cstheme="minorHAnsi"/>
          <w:sz w:val="22"/>
          <w:szCs w:val="22"/>
        </w:rPr>
        <w:t xml:space="preserve"> Symptoms include fever, cough, coryza, and conjunctivitis</w:t>
      </w:r>
      <w:r w:rsidR="00A34688" w:rsidRPr="008A0AB3">
        <w:rPr>
          <w:rFonts w:asciiTheme="minorHAnsi" w:hAnsiTheme="minorHAnsi" w:cstheme="minorHAnsi"/>
          <w:sz w:val="22"/>
          <w:szCs w:val="22"/>
        </w:rPr>
        <w:t xml:space="preserve">, with pathognomonic Kolpik Spots </w:t>
      </w:r>
      <w:r w:rsidRPr="008A0AB3">
        <w:rPr>
          <w:rFonts w:asciiTheme="minorHAnsi" w:hAnsiTheme="minorHAnsi" w:cstheme="minorHAnsi"/>
          <w:sz w:val="22"/>
          <w:szCs w:val="22"/>
        </w:rPr>
        <w:t xml:space="preserve">followed by a characteristic </w:t>
      </w:r>
      <w:r w:rsidR="00A34688" w:rsidRPr="008A0AB3">
        <w:rPr>
          <w:rFonts w:asciiTheme="minorHAnsi" w:hAnsiTheme="minorHAnsi" w:cstheme="minorHAnsi"/>
          <w:sz w:val="22"/>
          <w:szCs w:val="22"/>
        </w:rPr>
        <w:t xml:space="preserve">erythematous, maculopapular </w:t>
      </w:r>
      <w:r w:rsidRPr="008A0AB3">
        <w:rPr>
          <w:rFonts w:asciiTheme="minorHAnsi" w:hAnsiTheme="minorHAnsi" w:cstheme="minorHAnsi"/>
          <w:sz w:val="22"/>
          <w:szCs w:val="22"/>
        </w:rPr>
        <w:t>rash</w:t>
      </w:r>
      <w:r w:rsidR="00A34688" w:rsidRPr="008A0AB3">
        <w:rPr>
          <w:rFonts w:asciiTheme="minorHAnsi" w:hAnsiTheme="minorHAnsi" w:cstheme="minorHAnsi"/>
          <w:sz w:val="22"/>
          <w:szCs w:val="22"/>
        </w:rPr>
        <w:t xml:space="preserve"> starting on the face and progressing to full-body involvement</w:t>
      </w:r>
      <w:r w:rsidRPr="008A0AB3">
        <w:rPr>
          <w:rFonts w:asciiTheme="minorHAnsi" w:hAnsiTheme="minorHAnsi" w:cstheme="minorHAnsi"/>
          <w:sz w:val="22"/>
          <w:szCs w:val="22"/>
        </w:rPr>
        <w:t>.</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39&lt;/sup&gt;","plainTextFormattedCitation":"39","previouslyFormattedCitation":"&lt;sup&gt;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39</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P</w:t>
      </w:r>
      <w:r w:rsidRPr="008A0AB3">
        <w:rPr>
          <w:rFonts w:asciiTheme="minorHAnsi" w:hAnsiTheme="minorHAnsi" w:cstheme="minorHAnsi"/>
          <w:sz w:val="22"/>
          <w:szCs w:val="22"/>
        </w:rPr>
        <w:t xml:space="preserve">neumonia </w:t>
      </w:r>
      <w:r w:rsidR="00136CD3" w:rsidRPr="008A0AB3">
        <w:rPr>
          <w:rFonts w:asciiTheme="minorHAnsi" w:hAnsiTheme="minorHAnsi" w:cstheme="minorHAnsi"/>
          <w:sz w:val="22"/>
          <w:szCs w:val="22"/>
        </w:rPr>
        <w:t>ac</w:t>
      </w:r>
      <w:r w:rsidR="007F3E9E" w:rsidRPr="008A0AB3">
        <w:rPr>
          <w:rFonts w:asciiTheme="minorHAnsi" w:hAnsiTheme="minorHAnsi" w:cstheme="minorHAnsi"/>
          <w:sz w:val="22"/>
          <w:szCs w:val="22"/>
        </w:rPr>
        <w:t>c</w:t>
      </w:r>
      <w:r w:rsidR="00136CD3" w:rsidRPr="008A0AB3">
        <w:rPr>
          <w:rFonts w:asciiTheme="minorHAnsi" w:hAnsiTheme="minorHAnsi" w:cstheme="minorHAnsi"/>
          <w:sz w:val="22"/>
          <w:szCs w:val="22"/>
        </w:rPr>
        <w:t>ounts</w:t>
      </w:r>
      <w:r w:rsidRPr="008A0AB3">
        <w:rPr>
          <w:rFonts w:asciiTheme="minorHAnsi" w:hAnsiTheme="minorHAnsi" w:cstheme="minorHAnsi"/>
          <w:sz w:val="22"/>
          <w:szCs w:val="22"/>
        </w:rPr>
        <w:t xml:space="preserve"> for </w:t>
      </w:r>
      <w:r w:rsidR="00136CD3" w:rsidRPr="008A0AB3">
        <w:rPr>
          <w:rFonts w:asciiTheme="minorHAnsi" w:hAnsiTheme="minorHAnsi" w:cstheme="minorHAnsi"/>
          <w:sz w:val="22"/>
          <w:szCs w:val="22"/>
        </w:rPr>
        <w:t>the majority of</w:t>
      </w:r>
      <w:r w:rsidRPr="008A0AB3">
        <w:rPr>
          <w:rFonts w:asciiTheme="minorHAnsi" w:hAnsiTheme="minorHAnsi" w:cstheme="minorHAnsi"/>
          <w:sz w:val="22"/>
          <w:szCs w:val="22"/>
        </w:rPr>
        <w:t xml:space="preserve"> measles-</w:t>
      </w:r>
      <w:r w:rsidRPr="0040516A">
        <w:rPr>
          <w:rFonts w:ascii="Calibri" w:hAnsi="Calibri" w:cs="Calibri"/>
          <w:sz w:val="22"/>
          <w:szCs w:val="22"/>
        </w:rPr>
        <w:t>associated morbidity and mortality</w:t>
      </w:r>
      <w:r w:rsidR="00136CD3" w:rsidRPr="0040516A">
        <w:rPr>
          <w:rFonts w:ascii="Calibri" w:hAnsi="Calibri" w:cs="Calibri"/>
          <w:sz w:val="22"/>
          <w:szCs w:val="22"/>
        </w:rPr>
        <w:t>, but complications can affect any organ system.</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w:t>
      </w:r>
      <w:r w:rsidR="00136CD3" w:rsidRPr="0040516A">
        <w:rPr>
          <w:rFonts w:ascii="Calibri" w:hAnsi="Calibri" w:cs="Calibri"/>
          <w:sz w:val="22"/>
          <w:szCs w:val="22"/>
        </w:rPr>
        <w:fldChar w:fldCharType="end"/>
      </w:r>
      <w:r w:rsidRPr="0040516A">
        <w:rPr>
          <w:rFonts w:ascii="Calibri" w:hAnsi="Calibri" w:cs="Calibri"/>
          <w:sz w:val="22"/>
          <w:szCs w:val="22"/>
        </w:rPr>
        <w:t xml:space="preserve"> </w:t>
      </w:r>
      <w:r w:rsidR="00136CD3" w:rsidRPr="0040516A">
        <w:rPr>
          <w:rFonts w:ascii="Calibri" w:hAnsi="Calibri" w:cs="Calibri"/>
          <w:sz w:val="22"/>
          <w:szCs w:val="22"/>
        </w:rPr>
        <w:t>Measles is a vaccine-preventable disease (VPD).</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38,39&lt;/sup&gt;","plainTextFormattedCitation":"38,39","previouslyFormattedCitation":"&lt;sup&gt;38,39&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38,39</w:t>
      </w:r>
      <w:r w:rsidR="00136CD3" w:rsidRPr="0040516A">
        <w:rPr>
          <w:rFonts w:ascii="Calibri" w:hAnsi="Calibri" w:cs="Calibri"/>
          <w:sz w:val="22"/>
          <w:szCs w:val="22"/>
        </w:rPr>
        <w:fldChar w:fldCharType="end"/>
      </w:r>
    </w:p>
    <w:p w14:paraId="4264ADA7" w14:textId="2C037595" w:rsidR="00F539D7" w:rsidRPr="0040516A" w:rsidRDefault="00F539D7" w:rsidP="005B66B5">
      <w:pPr>
        <w:pStyle w:val="Essay"/>
        <w:spacing w:line="240" w:lineRule="auto"/>
        <w:rPr>
          <w:rFonts w:ascii="Calibri" w:hAnsi="Calibri" w:cs="Calibri"/>
          <w:sz w:val="22"/>
          <w:szCs w:val="22"/>
        </w:rPr>
      </w:pPr>
      <w:r w:rsidRPr="0040516A">
        <w:rPr>
          <w:rFonts w:ascii="Calibri" w:hAnsi="Calibri" w:cs="Calibri"/>
          <w:sz w:val="22"/>
          <w:szCs w:val="22"/>
        </w:rPr>
        <w:t>The global burden of measles was estimated to be 6.7 million cases in 2017, with 173,330 cases reported to the WHO. In 2018, estimates are that that number more than doubled to</w:t>
      </w:r>
      <w:commentRangeStart w:id="45"/>
      <w:r w:rsidRPr="0040516A">
        <w:rPr>
          <w:rFonts w:ascii="Calibri" w:hAnsi="Calibri" w:cs="Calibri"/>
          <w:sz w:val="22"/>
          <w:szCs w:val="22"/>
        </w:rPr>
        <w:t xml:space="preserve"> 353,236 </w:t>
      </w:r>
      <w:commentRangeEnd w:id="45"/>
      <w:r w:rsidRPr="0040516A">
        <w:rPr>
          <w:rStyle w:val="CommentReference"/>
          <w:rFonts w:ascii="Calibri" w:hAnsi="Calibri" w:cs="Calibri"/>
          <w:sz w:val="22"/>
          <w:szCs w:val="22"/>
        </w:rPr>
        <w:commentReference w:id="45"/>
      </w:r>
      <w:r w:rsidRPr="0040516A">
        <w:rPr>
          <w:rFonts w:ascii="Calibri" w:hAnsi="Calibri" w:cs="Calibri"/>
          <w:sz w:val="22"/>
          <w:szCs w:val="22"/>
        </w:rPr>
        <w:t>cases reported to the WHO (final numbers set to be released in November 2019).</w:t>
      </w:r>
      <w:r w:rsidRPr="0040516A">
        <w:rPr>
          <w:rFonts w:ascii="Calibri" w:hAnsi="Calibri" w:cs="Calibri"/>
          <w:sz w:val="22"/>
          <w:szCs w:val="22"/>
        </w:rPr>
        <w:fldChar w:fldCharType="begin" w:fldLock="1"/>
      </w:r>
      <w:r w:rsidRPr="0040516A">
        <w:rPr>
          <w:rFonts w:ascii="Calibri" w:hAnsi="Calibri" w:cs="Calibr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40,41&lt;/sup&gt;","plainTextFormattedCitation":"40,41","previouslyFormattedCitation":"&lt;sup&gt;40,41&lt;/sup&gt;"},"properties":{"noteIndex":0},"schema":"https://github.com/citation-style-language/schema/raw/master/csl-citation.json"}</w:instrText>
      </w:r>
      <w:r w:rsidRPr="0040516A">
        <w:rPr>
          <w:rFonts w:ascii="Calibri" w:hAnsi="Calibri" w:cs="Calibri"/>
          <w:sz w:val="22"/>
          <w:szCs w:val="22"/>
        </w:rPr>
        <w:fldChar w:fldCharType="separate"/>
      </w:r>
      <w:r w:rsidRPr="0040516A">
        <w:rPr>
          <w:rFonts w:ascii="Calibri" w:hAnsi="Calibri" w:cs="Calibri"/>
          <w:noProof/>
          <w:sz w:val="22"/>
          <w:szCs w:val="22"/>
          <w:vertAlign w:val="superscript"/>
        </w:rPr>
        <w:t>40,41</w:t>
      </w:r>
      <w:r w:rsidRPr="0040516A">
        <w:rPr>
          <w:rFonts w:ascii="Calibri" w:hAnsi="Calibri" w:cs="Calibri"/>
          <w:sz w:val="22"/>
          <w:szCs w:val="22"/>
        </w:rPr>
        <w:fldChar w:fldCharType="end"/>
      </w:r>
    </w:p>
    <w:p w14:paraId="1E7B03A6" w14:textId="42F8E3A9" w:rsidR="00F92C01" w:rsidRDefault="00161485" w:rsidP="00F92C01">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Between 2015-2018, the ACU relied on the World Health Organization (WHO) definition of measles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30,37,40&lt;/sup&gt;","plainTextFormattedCitation":"30,37,40","previouslyFormattedCitation":"&lt;sup&gt;30,37,40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30,37,40</w:t>
      </w:r>
      <w:r w:rsidRPr="008A0AB3">
        <w:rPr>
          <w:rFonts w:asciiTheme="minorHAnsi" w:hAnsiTheme="minorHAnsi" w:cstheme="minorHAnsi"/>
          <w:sz w:val="22"/>
          <w:szCs w:val="22"/>
        </w:rPr>
        <w:fldChar w:fldCharType="end"/>
      </w:r>
      <w:r w:rsidRPr="008A0AB3">
        <w:rPr>
          <w:rFonts w:asciiTheme="minorHAnsi" w:hAnsiTheme="minorHAnsi" w:cstheme="minorHAnsi"/>
          <w:sz w:val="22"/>
          <w:szCs w:val="22"/>
        </w:rPr>
        <w:t>.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40&lt;/sup&gt;","plainTextFormattedCitation":"40","previouslyFormattedCitation":"&lt;sup&gt;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40</w:t>
      </w:r>
      <w:r w:rsidRPr="008A0AB3">
        <w:rPr>
          <w:rFonts w:asciiTheme="minorHAnsi" w:hAnsiTheme="minorHAnsi" w:cstheme="minorHAnsi"/>
          <w:sz w:val="22"/>
          <w:szCs w:val="22"/>
        </w:rPr>
        <w:fldChar w:fldCharType="end"/>
      </w:r>
    </w:p>
    <w:p w14:paraId="6832A39A" w14:textId="77777777" w:rsidR="0040516A" w:rsidRDefault="00425F50" w:rsidP="0040516A">
      <w:pPr>
        <w:pStyle w:val="Essay"/>
        <w:spacing w:line="240" w:lineRule="auto"/>
        <w:rPr>
          <w:rFonts w:asciiTheme="minorHAnsi" w:hAnsiTheme="minorHAnsi" w:cstheme="minorHAnsi"/>
          <w:sz w:val="22"/>
          <w:szCs w:val="22"/>
        </w:rPr>
      </w:pPr>
      <w:r>
        <w:rPr>
          <w:rFonts w:asciiTheme="minorHAnsi" w:hAnsiTheme="minorHAnsi" w:cstheme="minorHAnsi"/>
          <w:sz w:val="22"/>
          <w:szCs w:val="22"/>
        </w:rPr>
        <w:t>Measles was chosen for closer investigation because, due to its high infectivity, it is highly sensitive to vaccination rates and thus can</w:t>
      </w:r>
      <w:commentRangeStart w:id="46"/>
      <w:r>
        <w:rPr>
          <w:rFonts w:asciiTheme="minorHAnsi" w:hAnsiTheme="minorHAnsi" w:cstheme="minorHAnsi"/>
          <w:sz w:val="22"/>
          <w:szCs w:val="22"/>
        </w:rPr>
        <w:t xml:space="preserve"> serve as a good indicator </w:t>
      </w:r>
      <w:commentRangeEnd w:id="46"/>
      <w:r w:rsidR="000D226A">
        <w:rPr>
          <w:rStyle w:val="CommentReference"/>
          <w:rFonts w:asciiTheme="minorHAnsi" w:hAnsiTheme="minorHAnsi"/>
        </w:rPr>
        <w:commentReference w:id="46"/>
      </w:r>
      <w:r>
        <w:rPr>
          <w:rFonts w:asciiTheme="minorHAnsi" w:hAnsiTheme="minorHAnsi" w:cstheme="minorHAnsi"/>
          <w:sz w:val="22"/>
          <w:szCs w:val="22"/>
        </w:rPr>
        <w:t xml:space="preserve">of drops in vaccination rates within a relatively short time period. </w:t>
      </w:r>
      <w:commentRangeStart w:id="47"/>
      <w:r>
        <w:rPr>
          <w:rFonts w:asciiTheme="minorHAnsi" w:hAnsiTheme="minorHAnsi" w:cstheme="minorHAnsi"/>
          <w:sz w:val="22"/>
          <w:szCs w:val="22"/>
        </w:rPr>
        <w:t>Many public health consequences of conflict may not become fully apparent for years to come</w:t>
      </w:r>
      <w:r w:rsidR="00BF5D5A">
        <w:rPr>
          <w:rFonts w:asciiTheme="minorHAnsi" w:hAnsiTheme="minorHAnsi" w:cstheme="minorHAnsi"/>
          <w:sz w:val="22"/>
          <w:szCs w:val="22"/>
        </w:rPr>
        <w:t>,</w:t>
      </w:r>
      <w:commentRangeEnd w:id="47"/>
      <w:r w:rsidR="000D226A">
        <w:rPr>
          <w:rStyle w:val="CommentReference"/>
          <w:rFonts w:asciiTheme="minorHAnsi" w:hAnsiTheme="minorHAnsi"/>
        </w:rPr>
        <w:commentReference w:id="47"/>
      </w:r>
      <w:r w:rsidR="00BF5D5A">
        <w:rPr>
          <w:rFonts w:asciiTheme="minorHAnsi" w:hAnsiTheme="minorHAnsi" w:cstheme="minorHAnsi"/>
          <w:sz w:val="22"/>
          <w:szCs w:val="22"/>
        </w:rPr>
        <w:t xml:space="preserve"> while Syria has already experienced multiple measles </w:t>
      </w:r>
      <w:r w:rsidR="00BF5D5A">
        <w:rPr>
          <w:rFonts w:asciiTheme="minorHAnsi" w:hAnsiTheme="minorHAnsi" w:cstheme="minorHAnsi"/>
          <w:sz w:val="22"/>
          <w:szCs w:val="22"/>
        </w:rPr>
        <w:lastRenderedPageBreak/>
        <w:t xml:space="preserve">epidemics </w:t>
      </w:r>
      <w:proofErr w:type="gramStart"/>
      <w:r w:rsidR="00BF5D5A">
        <w:rPr>
          <w:rFonts w:asciiTheme="minorHAnsi" w:hAnsiTheme="minorHAnsi" w:cstheme="minorHAnsi"/>
          <w:sz w:val="22"/>
          <w:szCs w:val="22"/>
        </w:rPr>
        <w:t>during the course of</w:t>
      </w:r>
      <w:proofErr w:type="gramEnd"/>
      <w:r w:rsidR="00BF5D5A">
        <w:rPr>
          <w:rFonts w:asciiTheme="minorHAnsi" w:hAnsiTheme="minorHAnsi" w:cstheme="minorHAnsi"/>
          <w:sz w:val="22"/>
          <w:szCs w:val="22"/>
        </w:rPr>
        <w:t xml:space="preserve"> the war. </w:t>
      </w:r>
      <w:r w:rsidR="000D226A">
        <w:rPr>
          <w:rFonts w:asciiTheme="minorHAnsi" w:hAnsiTheme="minorHAnsi" w:cstheme="minorHAnsi"/>
          <w:sz w:val="22"/>
          <w:szCs w:val="22"/>
        </w:rPr>
        <w:t>We also have some idea about the state of measles epidemiology i</w:t>
      </w:r>
      <w:commentRangeStart w:id="48"/>
      <w:r w:rsidR="000D226A">
        <w:rPr>
          <w:rFonts w:asciiTheme="minorHAnsi" w:hAnsiTheme="minorHAnsi" w:cstheme="minorHAnsi"/>
          <w:sz w:val="22"/>
          <w:szCs w:val="22"/>
        </w:rPr>
        <w:t>n Syria prior to the conflict, since Syria had eliminated autochthonous cases of measles since 1999</w:t>
      </w:r>
      <w:commentRangeEnd w:id="48"/>
      <w:r w:rsidR="000D226A">
        <w:rPr>
          <w:rStyle w:val="CommentReference"/>
          <w:rFonts w:asciiTheme="minorHAnsi" w:hAnsiTheme="minorHAnsi"/>
        </w:rPr>
        <w:commentReference w:id="48"/>
      </w:r>
      <w:r w:rsidR="000D226A">
        <w:rPr>
          <w:rFonts w:asciiTheme="minorHAnsi" w:hAnsiTheme="minorHAnsi" w:cstheme="minorHAnsi"/>
          <w:sz w:val="22"/>
          <w:szCs w:val="22"/>
        </w:rPr>
        <w:t>.</w:t>
      </w:r>
      <w:r w:rsidR="00C71F6A">
        <w:rPr>
          <w:rFonts w:asciiTheme="minorHAnsi" w:hAnsiTheme="minorHAnsi" w:cstheme="minorHAnsi"/>
          <w:sz w:val="22"/>
          <w:szCs w:val="22"/>
        </w:rPr>
        <w:t xml:space="preserve"> Lastly, it is well-measured by the EWARN system: </w:t>
      </w:r>
      <w:commentRangeStart w:id="49"/>
      <w:r w:rsidR="00C71F6A">
        <w:rPr>
          <w:rFonts w:asciiTheme="minorHAnsi" w:hAnsiTheme="minorHAnsi" w:cstheme="minorHAnsi"/>
          <w:sz w:val="22"/>
          <w:szCs w:val="22"/>
        </w:rPr>
        <w:t>most clinically suspected cases that are further tested receive laboratory confirmation.</w:t>
      </w:r>
      <w:commentRangeEnd w:id="49"/>
      <w:r w:rsidR="00C71F6A">
        <w:rPr>
          <w:rStyle w:val="CommentReference"/>
          <w:rFonts w:asciiTheme="minorHAnsi" w:hAnsiTheme="minorHAnsi"/>
        </w:rPr>
        <w:commentReference w:id="49"/>
      </w:r>
    </w:p>
    <w:p w14:paraId="76742548" w14:textId="166CD4F6" w:rsidR="006F10B4" w:rsidRPr="0040516A" w:rsidRDefault="006F10B4" w:rsidP="0040516A">
      <w:pPr>
        <w:pStyle w:val="Essay"/>
        <w:spacing w:line="240" w:lineRule="auto"/>
        <w:rPr>
          <w:rFonts w:asciiTheme="minorHAnsi" w:hAnsiTheme="minorHAnsi" w:cstheme="minorHAnsi"/>
          <w:sz w:val="22"/>
          <w:szCs w:val="22"/>
        </w:rPr>
      </w:pPr>
      <w:r w:rsidRPr="000C0B0B">
        <w:rPr>
          <w:rFonts w:asciiTheme="minorHAnsi" w:hAnsiTheme="minorHAnsi" w:cstheme="minorHAnsi"/>
          <w:i/>
          <w:sz w:val="22"/>
          <w:szCs w:val="22"/>
        </w:rPr>
        <w:t>Data Collection</w:t>
      </w:r>
    </w:p>
    <w:p w14:paraId="60C73211" w14:textId="6333BC36" w:rsidR="006F10B4" w:rsidRPr="008A0AB3" w:rsidRDefault="006F10B4" w:rsidP="00572DF8">
      <w:pPr>
        <w:spacing w:line="240" w:lineRule="auto"/>
        <w:jc w:val="both"/>
        <w:rPr>
          <w:rFonts w:cstheme="minorHAnsi"/>
        </w:rPr>
      </w:pPr>
      <w:r w:rsidRPr="008A0AB3">
        <w:rPr>
          <w:rFonts w:cstheme="minorHAnsi"/>
        </w:rPr>
        <w:t xml:space="preserve">EWARN’s data management is hierarchically structured by geographic levels. Individual health facilities are at the “field level”, and data is actively collected from each center by Field Level Officers (FLOs). Each FLO is responsible for </w:t>
      </w:r>
      <w:r w:rsidR="00783EAB">
        <w:rPr>
          <w:rFonts w:cstheme="minorHAnsi"/>
        </w:rPr>
        <w:t xml:space="preserve">collecting </w:t>
      </w:r>
      <w:r w:rsidRPr="008A0AB3">
        <w:rPr>
          <w:rFonts w:cstheme="minorHAnsi"/>
        </w:rPr>
        <w:t xml:space="preserve">weekly </w:t>
      </w:r>
      <w:r w:rsidR="00783EAB">
        <w:rPr>
          <w:rFonts w:cstheme="minorHAnsi"/>
        </w:rPr>
        <w:t xml:space="preserve">zero-reports in a specified format </w:t>
      </w:r>
      <w:r w:rsidRPr="008A0AB3">
        <w:rPr>
          <w:rFonts w:cstheme="minorHAnsi"/>
        </w:rPr>
        <w:t xml:space="preserve">from the health facilities within their designated area. These </w:t>
      </w:r>
      <w:r w:rsidR="00783EAB">
        <w:rPr>
          <w:rFonts w:cstheme="minorHAnsi"/>
        </w:rPr>
        <w:t>reports</w:t>
      </w:r>
      <w:r w:rsidRPr="008A0AB3">
        <w:rPr>
          <w:rFonts w:cstheme="minorHAnsi"/>
        </w:rPr>
        <w:t xml:space="preserve"> are then submitted to District Level Officers (DLOs), who </w:t>
      </w:r>
      <w:r w:rsidR="00783EAB">
        <w:rPr>
          <w:rFonts w:cstheme="minorHAnsi"/>
        </w:rPr>
        <w:t>collect</w:t>
      </w:r>
      <w:r w:rsidR="005F7BFF">
        <w:rPr>
          <w:rFonts w:cstheme="minorHAnsi"/>
        </w:rPr>
        <w:t xml:space="preserve"> the</w:t>
      </w:r>
      <w:r w:rsidR="00783EAB">
        <w:rPr>
          <w:rFonts w:cstheme="minorHAnsi"/>
        </w:rPr>
        <w:t xml:space="preserve"> reports</w:t>
      </w:r>
      <w:r w:rsidRPr="008A0AB3">
        <w:rPr>
          <w:rFonts w:cstheme="minorHAnsi"/>
        </w:rPr>
        <w:t xml:space="preserve"> from each community and subdistrict within </w:t>
      </w:r>
      <w:commentRangeStart w:id="50"/>
      <w:r w:rsidRPr="008A0AB3">
        <w:rPr>
          <w:rFonts w:cstheme="minorHAnsi"/>
        </w:rPr>
        <w:t xml:space="preserve">their </w:t>
      </w:r>
      <w:commentRangeEnd w:id="50"/>
      <w:r w:rsidRPr="008A0AB3">
        <w:rPr>
          <w:rStyle w:val="CommentReference"/>
          <w:rFonts w:cstheme="minorHAnsi"/>
          <w:sz w:val="22"/>
          <w:szCs w:val="22"/>
        </w:rPr>
        <w:commentReference w:id="50"/>
      </w:r>
      <w:r w:rsidRPr="008A0AB3">
        <w:rPr>
          <w:rFonts w:cstheme="minorHAnsi"/>
        </w:rPr>
        <w:t xml:space="preserve">designated district and then submit a weekly report to Central Level Officers (CLOs) at ACU’s headquarters in Gaziantep, Turkey. The CLOs then </w:t>
      </w:r>
      <w:r w:rsidR="005F7BFF">
        <w:rPr>
          <w:rFonts w:cstheme="minorHAnsi"/>
        </w:rPr>
        <w:t xml:space="preserve">document </w:t>
      </w:r>
      <w:r w:rsidRPr="008A0AB3">
        <w:rPr>
          <w:rFonts w:cstheme="minorHAnsi"/>
        </w:rPr>
        <w:t xml:space="preserve">these </w:t>
      </w:r>
      <w:r w:rsidR="005F7BFF">
        <w:rPr>
          <w:rFonts w:cstheme="minorHAnsi"/>
        </w:rPr>
        <w:t xml:space="preserve">facility </w:t>
      </w:r>
      <w:r w:rsidRPr="008A0AB3">
        <w:rPr>
          <w:rFonts w:cstheme="minorHAnsi"/>
        </w:rPr>
        <w:t xml:space="preserve">reports and publish weekly </w:t>
      </w:r>
      <w:r w:rsidR="005F7BFF">
        <w:rPr>
          <w:rFonts w:cstheme="minorHAnsi"/>
        </w:rPr>
        <w:t xml:space="preserve">aggregated </w:t>
      </w:r>
      <w:r w:rsidRPr="008A0AB3">
        <w:rPr>
          <w:rFonts w:cstheme="minorHAnsi"/>
        </w:rPr>
        <w:t xml:space="preserve">case-counts at the district and governorate level. </w:t>
      </w:r>
    </w:p>
    <w:p w14:paraId="54D89A34" w14:textId="77777777" w:rsidR="006F10B4" w:rsidRPr="008A0AB3" w:rsidRDefault="006F10B4" w:rsidP="00572DF8">
      <w:pPr>
        <w:spacing w:line="240" w:lineRule="auto"/>
        <w:jc w:val="both"/>
        <w:rPr>
          <w:rFonts w:cstheme="minorHAnsi"/>
        </w:rPr>
      </w:pPr>
      <w:r w:rsidRPr="008A0AB3">
        <w:rPr>
          <w:rFonts w:cstheme="minorHAnsi"/>
        </w:rPr>
        <w:t xml:space="preserve">The quality of the data is routinely assessed by calculating the </w:t>
      </w:r>
      <w:commentRangeStart w:id="51"/>
      <w:r w:rsidRPr="008A0AB3">
        <w:rPr>
          <w:rFonts w:cstheme="minorHAnsi"/>
        </w:rPr>
        <w:t>completeness and timeliness</w:t>
      </w:r>
      <w:commentRangeEnd w:id="51"/>
      <w:r w:rsidRPr="008A0AB3">
        <w:rPr>
          <w:rStyle w:val="CommentReference"/>
          <w:rFonts w:cstheme="minorHAnsi"/>
          <w:sz w:val="22"/>
          <w:szCs w:val="22"/>
        </w:rPr>
        <w:commentReference w:id="51"/>
      </w:r>
      <w:r w:rsidRPr="008A0AB3">
        <w:rPr>
          <w:rFonts w:cstheme="minorHAnsi"/>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685588A" w14:textId="6B1D7ED5" w:rsidR="000654C3" w:rsidRPr="008A0AB3" w:rsidRDefault="006F10B4"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Data was collected from January 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2015 to July 31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Pr="00571C2F" w:rsidRDefault="006F10B4" w:rsidP="00571C2F">
      <w:pPr>
        <w:pStyle w:val="Essay"/>
        <w:spacing w:line="240" w:lineRule="auto"/>
        <w:rPr>
          <w:rFonts w:cstheme="minorHAnsi"/>
          <w:i/>
        </w:rPr>
      </w:pPr>
      <w:commentRangeStart w:id="52"/>
      <w:r w:rsidRPr="00571C2F">
        <w:rPr>
          <w:rFonts w:asciiTheme="minorHAnsi" w:hAnsiTheme="minorHAnsi" w:cstheme="minorHAnsi"/>
          <w:i/>
          <w:sz w:val="22"/>
          <w:szCs w:val="22"/>
        </w:rPr>
        <w:t xml:space="preserve">Data </w:t>
      </w:r>
      <w:commentRangeEnd w:id="52"/>
      <w:r w:rsidRPr="00571C2F">
        <w:rPr>
          <w:rStyle w:val="CommentReference"/>
          <w:rFonts w:asciiTheme="minorHAnsi" w:hAnsiTheme="minorHAnsi" w:cstheme="minorHAnsi"/>
          <w:i/>
          <w:sz w:val="22"/>
          <w:szCs w:val="22"/>
        </w:rPr>
        <w:commentReference w:id="52"/>
      </w:r>
      <w:r w:rsidRPr="00571C2F">
        <w:rPr>
          <w:rFonts w:asciiTheme="minorHAnsi" w:hAnsiTheme="minorHAnsi" w:cstheme="minorHAnsi"/>
          <w:i/>
          <w:sz w:val="22"/>
          <w:szCs w:val="22"/>
        </w:rPr>
        <w:t xml:space="preserve">Management </w:t>
      </w:r>
      <w:r w:rsidR="00A175CC" w:rsidRPr="00571C2F">
        <w:rPr>
          <w:rFonts w:asciiTheme="minorHAnsi" w:hAnsiTheme="minorHAnsi" w:cstheme="minorHAnsi"/>
          <w:i/>
          <w:sz w:val="22"/>
          <w:szCs w:val="22"/>
        </w:rPr>
        <w:t>and Analysis</w:t>
      </w:r>
    </w:p>
    <w:p w14:paraId="70250F94" w14:textId="081E3E76" w:rsidR="000654C3" w:rsidRPr="008A0AB3" w:rsidRDefault="006F10B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53"/>
      <w:r w:rsidRPr="008A0AB3">
        <w:rPr>
          <w:rFonts w:asciiTheme="minorHAnsi" w:hAnsiTheme="minorHAnsi" w:cstheme="minorHAnsi"/>
          <w:sz w:val="22"/>
          <w:szCs w:val="22"/>
        </w:rPr>
        <w:t xml:space="preserve"> χ</w:t>
      </w:r>
      <w:r w:rsidRPr="008A0AB3">
        <w:rPr>
          <w:rFonts w:asciiTheme="minorHAnsi" w:hAnsiTheme="minorHAnsi" w:cstheme="minorHAnsi"/>
          <w:sz w:val="22"/>
          <w:szCs w:val="22"/>
          <w:vertAlign w:val="superscript"/>
        </w:rPr>
        <w:t>2</w:t>
      </w:r>
      <w:r w:rsidRPr="008A0AB3">
        <w:rPr>
          <w:rFonts w:asciiTheme="minorHAnsi" w:hAnsiTheme="minorHAnsi" w:cstheme="minorHAnsi"/>
          <w:sz w:val="22"/>
          <w:szCs w:val="22"/>
        </w:rPr>
        <w:t xml:space="preserve"> </w:t>
      </w:r>
      <w:commentRangeEnd w:id="53"/>
      <w:r w:rsidRPr="008A0AB3">
        <w:rPr>
          <w:rStyle w:val="CommentReference"/>
          <w:rFonts w:asciiTheme="minorHAnsi" w:hAnsiTheme="minorHAnsi" w:cstheme="minorHAnsi"/>
          <w:sz w:val="22"/>
          <w:szCs w:val="22"/>
        </w:rPr>
        <w:commentReference w:id="53"/>
      </w:r>
      <w:r w:rsidRPr="008A0AB3">
        <w:rPr>
          <w:rFonts w:asciiTheme="minorHAnsi" w:hAnsiTheme="minorHAnsi" w:cstheme="minorHAnsi"/>
          <w:sz w:val="22"/>
          <w:szCs w:val="22"/>
        </w:rPr>
        <w:t xml:space="preserve">test was </w:t>
      </w:r>
      <w:commentRangeStart w:id="54"/>
      <w:r w:rsidRPr="008A0AB3">
        <w:rPr>
          <w:rFonts w:asciiTheme="minorHAnsi" w:hAnsiTheme="minorHAnsi" w:cstheme="minorHAnsi"/>
          <w:sz w:val="22"/>
          <w:szCs w:val="22"/>
        </w:rPr>
        <w:t>used</w:t>
      </w:r>
      <w:commentRangeEnd w:id="54"/>
      <w:r w:rsidRPr="008A0AB3">
        <w:rPr>
          <w:rStyle w:val="CommentReference"/>
          <w:rFonts w:asciiTheme="minorHAnsi" w:hAnsiTheme="minorHAnsi" w:cstheme="minorHAnsi"/>
          <w:sz w:val="22"/>
          <w:szCs w:val="22"/>
        </w:rPr>
        <w:commentReference w:id="54"/>
      </w:r>
      <w:r w:rsidRPr="008A0AB3">
        <w:rPr>
          <w:rFonts w:asciiTheme="minorHAnsi" w:hAnsiTheme="minorHAnsi" w:cstheme="minorHAnsi"/>
          <w:sz w:val="22"/>
          <w:szCs w:val="22"/>
        </w:rPr>
        <w:t xml:space="preserve">, with a P-value of &lt;0.05 chosen as the threshold for </w:t>
      </w:r>
      <w:commentRangeStart w:id="55"/>
      <w:r w:rsidRPr="008A0AB3">
        <w:rPr>
          <w:rFonts w:asciiTheme="minorHAnsi" w:hAnsiTheme="minorHAnsi" w:cstheme="minorHAnsi"/>
          <w:sz w:val="22"/>
          <w:szCs w:val="22"/>
        </w:rPr>
        <w:t>significance</w:t>
      </w:r>
      <w:commentRangeEnd w:id="55"/>
      <w:r w:rsidRPr="008A0AB3">
        <w:rPr>
          <w:rStyle w:val="CommentReference"/>
          <w:rFonts w:asciiTheme="minorHAnsi" w:hAnsiTheme="minorHAnsi" w:cstheme="minorHAnsi"/>
          <w:sz w:val="22"/>
          <w:szCs w:val="22"/>
        </w:rPr>
        <w:commentReference w:id="55"/>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All data was maintained in secured encrypted password protected machines. </w:t>
      </w:r>
    </w:p>
    <w:p w14:paraId="6E216BF7" w14:textId="77777777" w:rsidR="00E5080D" w:rsidRPr="00571C2F" w:rsidRDefault="00E5080D" w:rsidP="00571C2F">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Ethical Approval</w:t>
      </w:r>
    </w:p>
    <w:p w14:paraId="1337DF44" w14:textId="3C89EA7E" w:rsidR="00E5080D" w:rsidRPr="008A0AB3" w:rsidRDefault="00E5080D"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This study was</w:t>
      </w:r>
      <w:r w:rsidR="009E1BF7" w:rsidRPr="008A0AB3">
        <w:rPr>
          <w:rFonts w:asciiTheme="minorHAnsi" w:hAnsiTheme="minorHAnsi" w:cstheme="minorHAnsi"/>
          <w:sz w:val="22"/>
          <w:szCs w:val="22"/>
        </w:rPr>
        <w:t xml:space="preserve"> reviewed and</w:t>
      </w:r>
      <w:r w:rsidRPr="008A0AB3">
        <w:rPr>
          <w:rFonts w:asciiTheme="minorHAnsi" w:hAnsiTheme="minorHAnsi" w:cstheme="minorHAnsi"/>
          <w:sz w:val="22"/>
          <w:szCs w:val="22"/>
        </w:rPr>
        <w:t xml:space="preserve"> exempted by the University of California, Berkeley Institutional Review Board.</w:t>
      </w:r>
    </w:p>
    <w:p w14:paraId="3B0E238B" w14:textId="3F5B0D5F" w:rsidR="000654C3" w:rsidRDefault="007151E0" w:rsidP="000654C3">
      <w:pPr>
        <w:pStyle w:val="Essay"/>
        <w:numPr>
          <w:ilvl w:val="0"/>
          <w:numId w:val="1"/>
        </w:numPr>
        <w:spacing w:line="240" w:lineRule="auto"/>
        <w:rPr>
          <w:rFonts w:asciiTheme="minorHAnsi" w:hAnsiTheme="minorHAnsi" w:cstheme="minorHAnsi"/>
          <w:b/>
          <w:sz w:val="22"/>
          <w:szCs w:val="22"/>
        </w:rPr>
      </w:pPr>
      <w:bookmarkStart w:id="56" w:name="Results"/>
      <w:commentRangeStart w:id="57"/>
      <w:r w:rsidRPr="006314F1">
        <w:rPr>
          <w:rFonts w:cstheme="minorHAnsi"/>
          <w:b/>
        </w:rPr>
        <w:t>Results</w:t>
      </w:r>
      <w:commentRangeEnd w:id="57"/>
      <w:r w:rsidRPr="006314F1">
        <w:rPr>
          <w:rStyle w:val="CommentReference"/>
          <w:rFonts w:cstheme="minorHAnsi"/>
          <w:b/>
          <w:sz w:val="22"/>
          <w:szCs w:val="22"/>
        </w:rPr>
        <w:commentReference w:id="57"/>
      </w:r>
      <w:bookmarkEnd w:id="56"/>
    </w:p>
    <w:p w14:paraId="4B1558FB" w14:textId="04FD9617" w:rsidR="007151E0" w:rsidRPr="006314F1" w:rsidRDefault="007151E0" w:rsidP="006314F1">
      <w:pPr>
        <w:pStyle w:val="Essay"/>
        <w:spacing w:line="240" w:lineRule="auto"/>
        <w:rPr>
          <w:rFonts w:asciiTheme="minorHAnsi" w:hAnsiTheme="minorHAnsi" w:cstheme="minorHAnsi"/>
          <w:b/>
          <w:sz w:val="22"/>
          <w:szCs w:val="22"/>
        </w:rPr>
      </w:pPr>
      <w:commentRangeStart w:id="58"/>
      <w:r w:rsidRPr="006314F1">
        <w:rPr>
          <w:rStyle w:val="CommentReference"/>
          <w:rFonts w:asciiTheme="minorHAnsi" w:hAnsiTheme="minorHAnsi" w:cstheme="minorHAnsi"/>
          <w:i/>
          <w:sz w:val="22"/>
          <w:szCs w:val="22"/>
        </w:rPr>
        <w:commentReference w:id="59"/>
      </w:r>
      <w:commentRangeEnd w:id="58"/>
      <w:r w:rsidRPr="006314F1">
        <w:rPr>
          <w:rStyle w:val="CommentReference"/>
          <w:rFonts w:asciiTheme="minorHAnsi" w:hAnsiTheme="minorHAnsi" w:cstheme="minorHAnsi"/>
          <w:i/>
          <w:sz w:val="22"/>
          <w:szCs w:val="22"/>
        </w:rPr>
        <w:commentReference w:id="58"/>
      </w:r>
      <w:commentRangeStart w:id="60"/>
      <w:commentRangeEnd w:id="60"/>
      <w:r w:rsidRPr="006314F1">
        <w:rPr>
          <w:rStyle w:val="CommentReference"/>
          <w:rFonts w:asciiTheme="minorHAnsi" w:hAnsiTheme="minorHAnsi" w:cstheme="minorHAnsi"/>
          <w:i/>
          <w:sz w:val="22"/>
          <w:szCs w:val="22"/>
        </w:rPr>
        <w:commentReference w:id="60"/>
      </w:r>
      <w:r w:rsidRPr="006314F1">
        <w:rPr>
          <w:rFonts w:asciiTheme="minorHAnsi" w:eastAsia="Times New Roman" w:hAnsiTheme="minorHAnsi" w:cstheme="minorHAnsi"/>
          <w:i/>
          <w:sz w:val="22"/>
          <w:szCs w:val="22"/>
        </w:rPr>
        <w:t>Surveillance System</w:t>
      </w:r>
    </w:p>
    <w:p w14:paraId="0D0378C4" w14:textId="6CF995A0"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A total of</w:t>
      </w:r>
      <w:bookmarkStart w:id="61" w:name="_Hlk18161816"/>
      <w:r w:rsidRPr="008A0AB3">
        <w:rPr>
          <w:rFonts w:asciiTheme="minorHAnsi" w:eastAsia="Times New Roman" w:hAnsiTheme="minorHAnsi" w:cstheme="minorHAnsi"/>
          <w:sz w:val="22"/>
          <w:szCs w:val="22"/>
        </w:rPr>
        <w:t xml:space="preserve"> 40,577,249 consultations were conducted by facilities within </w:t>
      </w:r>
      <w:r w:rsidR="000654C3">
        <w:rPr>
          <w:rFonts w:asciiTheme="minorHAnsi" w:eastAsia="Times New Roman" w:hAnsiTheme="minorHAnsi" w:cstheme="minorHAnsi"/>
          <w:sz w:val="22"/>
          <w:szCs w:val="22"/>
        </w:rPr>
        <w:t xml:space="preserve">the </w:t>
      </w:r>
      <w:r w:rsidRPr="008A0AB3">
        <w:rPr>
          <w:rFonts w:asciiTheme="minorHAnsi" w:eastAsia="Times New Roman" w:hAnsiTheme="minorHAnsi" w:cstheme="minorHAnsi"/>
          <w:sz w:val="22"/>
          <w:szCs w:val="22"/>
        </w:rPr>
        <w:t xml:space="preserve">EWARN </w:t>
      </w:r>
      <w:r w:rsidR="006314F1">
        <w:rPr>
          <w:rFonts w:asciiTheme="minorHAnsi" w:eastAsia="Times New Roman" w:hAnsiTheme="minorHAnsi" w:cstheme="minorHAnsi"/>
          <w:sz w:val="22"/>
          <w:szCs w:val="22"/>
        </w:rPr>
        <w:t xml:space="preserve">January 2015 and </w:t>
      </w:r>
      <w:r w:rsidR="00482F20">
        <w:rPr>
          <w:rFonts w:asciiTheme="minorHAnsi" w:eastAsia="Times New Roman" w:hAnsiTheme="minorHAnsi" w:cstheme="minorHAnsi"/>
          <w:sz w:val="22"/>
          <w:szCs w:val="22"/>
        </w:rPr>
        <w:t>June 2019</w:t>
      </w:r>
      <w:r w:rsidRPr="008A0AB3">
        <w:rPr>
          <w:rFonts w:asciiTheme="minorHAnsi" w:eastAsia="Times New Roman" w:hAnsiTheme="minorHAnsi" w:cstheme="minorHAnsi"/>
          <w:sz w:val="22"/>
          <w:szCs w:val="22"/>
        </w:rPr>
        <w:t xml:space="preserve">. Of those, 7,925,079 (19.53%) </w:t>
      </w:r>
      <w:bookmarkEnd w:id="61"/>
      <w:r w:rsidRPr="008A0AB3">
        <w:rPr>
          <w:rFonts w:asciiTheme="minorHAnsi" w:eastAsia="Times New Roman" w:hAnsiTheme="minorHAnsi" w:cstheme="minorHAnsi"/>
          <w:sz w:val="22"/>
          <w:szCs w:val="22"/>
        </w:rPr>
        <w:t>were</w:t>
      </w:r>
      <w:commentRangeStart w:id="62"/>
      <w:r w:rsidRPr="008A0AB3">
        <w:rPr>
          <w:rFonts w:asciiTheme="minorHAnsi" w:eastAsia="Times New Roman" w:hAnsiTheme="minorHAnsi" w:cstheme="minorHAnsi"/>
          <w:sz w:val="22"/>
          <w:szCs w:val="22"/>
        </w:rPr>
        <w:t xml:space="preserve"> cases that meet the criteria for one of </w:t>
      </w:r>
      <w:proofErr w:type="gramStart"/>
      <w:r w:rsidRPr="008A0AB3">
        <w:rPr>
          <w:rFonts w:asciiTheme="minorHAnsi" w:eastAsia="Times New Roman" w:hAnsiTheme="minorHAnsi" w:cstheme="minorHAnsi"/>
          <w:sz w:val="22"/>
          <w:szCs w:val="22"/>
        </w:rPr>
        <w:t>the  EWARN</w:t>
      </w:r>
      <w:proofErr w:type="gramEnd"/>
      <w:r w:rsidRPr="008A0AB3">
        <w:rPr>
          <w:rFonts w:asciiTheme="minorHAnsi" w:eastAsia="Times New Roman" w:hAnsiTheme="minorHAnsi" w:cstheme="minorHAnsi"/>
          <w:sz w:val="22"/>
          <w:szCs w:val="22"/>
        </w:rPr>
        <w:t xml:space="preserve"> syndromes</w:t>
      </w:r>
      <w:commentRangeEnd w:id="62"/>
      <w:r w:rsidRPr="008A0AB3">
        <w:rPr>
          <w:rStyle w:val="CommentReference"/>
          <w:rFonts w:asciiTheme="minorHAnsi" w:hAnsiTheme="minorHAnsi" w:cstheme="minorHAnsi"/>
          <w:sz w:val="22"/>
          <w:szCs w:val="22"/>
        </w:rPr>
        <w:commentReference w:id="62"/>
      </w:r>
      <w:r w:rsidRPr="008A0AB3">
        <w:rPr>
          <w:rFonts w:asciiTheme="minorHAnsi" w:eastAsia="Times New Roman" w:hAnsiTheme="minorHAnsi" w:cstheme="minorHAnsi"/>
          <w:sz w:val="22"/>
          <w:szCs w:val="22"/>
        </w:rPr>
        <w:t xml:space="preserve">, while the remaining 80.47% were cases whose clinic presentation did not meet the definitions of any of the syndromes documented by EWARN. </w:t>
      </w:r>
      <w:commentRangeStart w:id="63"/>
      <w:r w:rsidRPr="008A0AB3">
        <w:rPr>
          <w:rFonts w:asciiTheme="minorHAnsi" w:eastAsia="Times New Roman" w:hAnsiTheme="minorHAnsi" w:cstheme="minorHAnsi"/>
          <w:sz w:val="22"/>
          <w:szCs w:val="22"/>
        </w:rPr>
        <w:t>Table 1</w:t>
      </w:r>
      <w:commentRangeEnd w:id="63"/>
      <w:r w:rsidRPr="008A0AB3">
        <w:rPr>
          <w:rStyle w:val="CommentReference"/>
          <w:rFonts w:asciiTheme="minorHAnsi" w:hAnsiTheme="minorHAnsi" w:cstheme="minorHAnsi"/>
          <w:sz w:val="22"/>
          <w:szCs w:val="22"/>
        </w:rPr>
        <w:commentReference w:id="63"/>
      </w:r>
      <w:r w:rsidRPr="008A0AB3">
        <w:rPr>
          <w:rFonts w:asciiTheme="minorHAnsi" w:eastAsia="Times New Roman" w:hAnsiTheme="minorHAnsi" w:cstheme="minorHAnsi"/>
          <w:sz w:val="22"/>
          <w:szCs w:val="22"/>
        </w:rPr>
        <w:t xml:space="preserve"> </w:t>
      </w:r>
      <w:r w:rsidR="000654C3">
        <w:rPr>
          <w:rFonts w:asciiTheme="minorHAnsi" w:eastAsia="Times New Roman" w:hAnsiTheme="minorHAnsi" w:cstheme="minorHAnsi"/>
          <w:sz w:val="22"/>
          <w:szCs w:val="22"/>
        </w:rPr>
        <w:t>illustrates</w:t>
      </w:r>
      <w:r w:rsidRPr="008A0AB3">
        <w:rPr>
          <w:rFonts w:asciiTheme="minorHAnsi" w:eastAsia="Times New Roman" w:hAnsiTheme="minorHAnsi" w:cstheme="minorHAnsi"/>
          <w:sz w:val="22"/>
          <w:szCs w:val="22"/>
        </w:rPr>
        <w:t xml:space="preserve"> the population characteristics of the cases. </w:t>
      </w:r>
      <w:commentRangeStart w:id="64"/>
      <w:r w:rsidRPr="008A0AB3">
        <w:rPr>
          <w:rFonts w:asciiTheme="minorHAnsi" w:eastAsia="Times New Roman" w:hAnsiTheme="minorHAnsi" w:cstheme="minorHAnsi"/>
          <w:sz w:val="22"/>
          <w:szCs w:val="22"/>
        </w:rPr>
        <w:t xml:space="preserve">Population estimates did not capture characteristics of the entire population, thus incidence for each syndrome could not be stratified by age and sex. </w:t>
      </w:r>
      <w:commentRangeEnd w:id="64"/>
      <w:r w:rsidRPr="008A0AB3">
        <w:rPr>
          <w:rStyle w:val="CommentReference"/>
          <w:rFonts w:asciiTheme="minorHAnsi" w:hAnsiTheme="minorHAnsi" w:cstheme="minorHAnsi"/>
          <w:sz w:val="22"/>
          <w:szCs w:val="22"/>
        </w:rPr>
        <w:commentReference w:id="64"/>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rsidRPr="008A0AB3"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Syndromic Cases</w:t>
            </w:r>
          </w:p>
        </w:tc>
        <w:tc>
          <w:tcPr>
            <w:tcW w:w="2118" w:type="dxa"/>
            <w:tcBorders>
              <w:top w:val="single" w:sz="8" w:space="0" w:color="auto"/>
              <w:left w:val="single" w:sz="8" w:space="0" w:color="auto"/>
            </w:tcBorders>
          </w:tcPr>
          <w:p w14:paraId="4AC8BDE6"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Female</w:t>
            </w:r>
          </w:p>
        </w:tc>
        <w:tc>
          <w:tcPr>
            <w:tcW w:w="2020" w:type="dxa"/>
            <w:tcBorders>
              <w:top w:val="single" w:sz="8" w:space="0" w:color="auto"/>
              <w:right w:val="single" w:sz="8" w:space="0" w:color="auto"/>
            </w:tcBorders>
          </w:tcPr>
          <w:p w14:paraId="1229F00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Male</w:t>
            </w:r>
          </w:p>
        </w:tc>
        <w:tc>
          <w:tcPr>
            <w:tcW w:w="1832" w:type="dxa"/>
            <w:tcBorders>
              <w:top w:val="single" w:sz="8" w:space="0" w:color="auto"/>
              <w:left w:val="single" w:sz="8" w:space="0" w:color="auto"/>
              <w:right w:val="single" w:sz="8" w:space="0" w:color="auto"/>
            </w:tcBorders>
          </w:tcPr>
          <w:p w14:paraId="6DEB1835"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Total</w:t>
            </w:r>
          </w:p>
        </w:tc>
      </w:tr>
      <w:tr w:rsidR="007151E0" w:rsidRPr="008A0AB3" w14:paraId="3EA0D2E0" w14:textId="77777777" w:rsidTr="002B2BB6">
        <w:tc>
          <w:tcPr>
            <w:tcW w:w="2290" w:type="dxa"/>
            <w:tcBorders>
              <w:top w:val="single" w:sz="8" w:space="0" w:color="auto"/>
              <w:left w:val="single" w:sz="8" w:space="0" w:color="auto"/>
            </w:tcBorders>
          </w:tcPr>
          <w:p w14:paraId="52B9CBAA"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lastRenderedPageBreak/>
              <w:t>&lt;5 years old</w:t>
            </w:r>
          </w:p>
        </w:tc>
        <w:tc>
          <w:tcPr>
            <w:tcW w:w="2118" w:type="dxa"/>
          </w:tcPr>
          <w:p w14:paraId="3CC725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1,591,412 (20.08%)</w:t>
            </w:r>
          </w:p>
        </w:tc>
        <w:tc>
          <w:tcPr>
            <w:tcW w:w="2020" w:type="dxa"/>
            <w:tcBorders>
              <w:right w:val="single" w:sz="8" w:space="0" w:color="auto"/>
            </w:tcBorders>
          </w:tcPr>
          <w:p w14:paraId="3EEA29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1,616,073 (20.39%)</w:t>
            </w:r>
          </w:p>
        </w:tc>
        <w:tc>
          <w:tcPr>
            <w:tcW w:w="1832" w:type="dxa"/>
            <w:tcBorders>
              <w:left w:val="single" w:sz="8" w:space="0" w:color="auto"/>
              <w:right w:val="single" w:sz="8" w:space="0" w:color="auto"/>
            </w:tcBorders>
          </w:tcPr>
          <w:p w14:paraId="383AB0E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3,207,486 (40.47%)</w:t>
            </w:r>
          </w:p>
        </w:tc>
      </w:tr>
      <w:tr w:rsidR="007151E0" w:rsidRPr="008A0AB3" w14:paraId="37210C61" w14:textId="77777777" w:rsidTr="002B2BB6">
        <w:tc>
          <w:tcPr>
            <w:tcW w:w="2290" w:type="dxa"/>
            <w:tcBorders>
              <w:left w:val="single" w:sz="8" w:space="0" w:color="auto"/>
              <w:bottom w:val="single" w:sz="8" w:space="0" w:color="auto"/>
            </w:tcBorders>
          </w:tcPr>
          <w:p w14:paraId="3AC6B01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≥5 years old</w:t>
            </w:r>
          </w:p>
        </w:tc>
        <w:tc>
          <w:tcPr>
            <w:tcW w:w="2118" w:type="dxa"/>
            <w:tcBorders>
              <w:bottom w:val="single" w:sz="8" w:space="0" w:color="auto"/>
            </w:tcBorders>
          </w:tcPr>
          <w:p w14:paraId="735F5972"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2,446,487 (30.87%)</w:t>
            </w:r>
          </w:p>
        </w:tc>
        <w:tc>
          <w:tcPr>
            <w:tcW w:w="2020" w:type="dxa"/>
            <w:tcBorders>
              <w:bottom w:val="single" w:sz="8" w:space="0" w:color="auto"/>
              <w:right w:val="single" w:sz="8" w:space="0" w:color="auto"/>
            </w:tcBorders>
          </w:tcPr>
          <w:p w14:paraId="2BF74F7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2,271,107 (28.66%)</w:t>
            </w:r>
          </w:p>
        </w:tc>
        <w:tc>
          <w:tcPr>
            <w:tcW w:w="1832" w:type="dxa"/>
            <w:tcBorders>
              <w:left w:val="single" w:sz="8" w:space="0" w:color="auto"/>
              <w:bottom w:val="single" w:sz="8" w:space="0" w:color="auto"/>
              <w:right w:val="single" w:sz="8" w:space="0" w:color="auto"/>
            </w:tcBorders>
          </w:tcPr>
          <w:p w14:paraId="49B16FF6"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4,717,593 (59.53%)</w:t>
            </w:r>
          </w:p>
        </w:tc>
      </w:tr>
      <w:tr w:rsidR="007151E0" w:rsidRPr="008A0AB3"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commentRangeStart w:id="65"/>
            <w:r w:rsidRPr="008A0AB3">
              <w:rPr>
                <w:rFonts w:asciiTheme="minorHAnsi" w:eastAsia="Times New Roman" w:hAnsiTheme="minorHAnsi" w:cstheme="minorHAnsi"/>
                <w:i/>
                <w:iCs/>
                <w:sz w:val="22"/>
                <w:szCs w:val="22"/>
              </w:rPr>
              <w:t>Total</w:t>
            </w:r>
            <w:commentRangeEnd w:id="65"/>
            <w:r w:rsidRPr="008A0AB3">
              <w:rPr>
                <w:rStyle w:val="CommentReference"/>
                <w:rFonts w:asciiTheme="minorHAnsi" w:hAnsiTheme="minorHAnsi" w:cstheme="minorHAnsi"/>
                <w:sz w:val="22"/>
                <w:szCs w:val="22"/>
              </w:rPr>
              <w:commentReference w:id="65"/>
            </w:r>
          </w:p>
        </w:tc>
        <w:tc>
          <w:tcPr>
            <w:tcW w:w="2118" w:type="dxa"/>
            <w:tcBorders>
              <w:top w:val="single" w:sz="8" w:space="0" w:color="auto"/>
              <w:bottom w:val="single" w:sz="8" w:space="0" w:color="auto"/>
            </w:tcBorders>
          </w:tcPr>
          <w:p w14:paraId="27D3B051"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4,037,899 (50.95%)</w:t>
            </w:r>
          </w:p>
        </w:tc>
        <w:tc>
          <w:tcPr>
            <w:tcW w:w="2020" w:type="dxa"/>
            <w:tcBorders>
              <w:top w:val="single" w:sz="8" w:space="0" w:color="auto"/>
              <w:bottom w:val="single" w:sz="8" w:space="0" w:color="auto"/>
              <w:right w:val="single" w:sz="8" w:space="0" w:color="auto"/>
            </w:tcBorders>
          </w:tcPr>
          <w:p w14:paraId="7F1FEC8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3,887,180 (49.05%)</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7,925,079 (100%)</w:t>
            </w:r>
          </w:p>
        </w:tc>
      </w:tr>
    </w:tbl>
    <w:p w14:paraId="1778AD34" w14:textId="618B9847" w:rsidR="00E5080D"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2"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2" cy="4198620"/>
                          <a:chOff x="0" y="0"/>
                          <a:chExt cx="7370359" cy="4199107"/>
                        </a:xfrm>
                      </wpg:grpSpPr>
                      <wps:wsp>
                        <wps:cNvPr id="4" name="Text Box 4"/>
                        <wps:cNvSpPr txBox="1"/>
                        <wps:spPr>
                          <a:xfrm>
                            <a:off x="3257947" y="2037128"/>
                            <a:ext cx="3055847" cy="266731"/>
                          </a:xfrm>
                          <a:prstGeom prst="rect">
                            <a:avLst/>
                          </a:prstGeom>
                          <a:solidFill>
                            <a:prstClr val="white"/>
                          </a:solidFill>
                          <a:ln>
                            <a:noFill/>
                          </a:ln>
                        </wps:spPr>
                        <wps:txbx>
                          <w:txbxContent>
                            <w:p w14:paraId="22D4D1B2" w14:textId="77777777" w:rsidR="00CE4350" w:rsidRPr="00B0701D" w:rsidRDefault="00CE4350"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9" cy="4199107"/>
                            <a:chOff x="0" y="0"/>
                            <a:chExt cx="7370359" cy="4041835"/>
                          </a:xfrm>
                        </wpg:grpSpPr>
                        <wpg:grpSp>
                          <wpg:cNvPr id="32" name="Group 32"/>
                          <wpg:cNvGrpSpPr/>
                          <wpg:grpSpPr>
                            <a:xfrm>
                              <a:off x="0" y="0"/>
                              <a:ext cx="7370359" cy="4041835"/>
                              <a:chOff x="0" y="0"/>
                              <a:chExt cx="7370359" cy="4041835"/>
                            </a:xfrm>
                          </wpg:grpSpPr>
                          <wpg:grpSp>
                            <wpg:cNvPr id="25" name="Group 25"/>
                            <wpg:cNvGrpSpPr/>
                            <wpg:grpSpPr>
                              <a:xfrm>
                                <a:off x="0" y="0"/>
                                <a:ext cx="7370359" cy="4041835"/>
                                <a:chOff x="0" y="0"/>
                                <a:chExt cx="7370991" cy="4042352"/>
                              </a:xfrm>
                            </wpg:grpSpPr>
                            <wpg:grpSp>
                              <wpg:cNvPr id="37" name="Group 37"/>
                              <wpg:cNvGrpSpPr/>
                              <wpg:grpSpPr>
                                <a:xfrm>
                                  <a:off x="0" y="1894353"/>
                                  <a:ext cx="7370991" cy="2147999"/>
                                  <a:chOff x="0" y="1894353"/>
                                  <a:chExt cx="7370991" cy="2147999"/>
                                </a:xfrm>
                              </wpg:grpSpPr>
                              <wps:wsp>
                                <wps:cNvPr id="29" name="Text Box 29"/>
                                <wps:cNvSpPr txBox="1"/>
                                <wps:spPr>
                                  <a:xfrm>
                                    <a:off x="3118986"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CE435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CE4350" w:rsidRPr="00325BC5" w:rsidRDefault="00CE435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CE435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CE435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CE435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CE435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CE435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CE4350" w:rsidRPr="00325BC5" w:rsidRDefault="00CE435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CE435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CE4350" w:rsidRPr="00325BC5" w:rsidRDefault="00CE435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CE4350" w:rsidRPr="00325BC5" w:rsidRDefault="00CE435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CE4350" w:rsidRPr="00325BC5" w:rsidRDefault="00CE435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CE4350" w:rsidRPr="00325BC5" w:rsidRDefault="00CE435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CE4350" w:rsidRPr="007B7319" w:rsidRDefault="00CE4350"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CE4350" w:rsidRPr="00B0701D" w:rsidRDefault="00CE4350"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CE4350" w:rsidRPr="00084252" w:rsidRDefault="00CE4350"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CE4350" w:rsidRPr="00B0701D" w:rsidRDefault="00CE4350"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CE435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CE4350" w:rsidRPr="00325BC5" w:rsidRDefault="00CE435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CE435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CE435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CE435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CE435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CE435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CE4350" w:rsidRPr="00325BC5" w:rsidRDefault="00CE435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CE435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CE4350" w:rsidRPr="00325BC5" w:rsidRDefault="00CE435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CE4350" w:rsidRPr="00325BC5" w:rsidRDefault="00CE435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CE4350" w:rsidRPr="00325BC5" w:rsidRDefault="00CE435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CE4350" w:rsidRPr="00325BC5" w:rsidRDefault="00CE435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CE4350" w:rsidRPr="007B7319" w:rsidRDefault="00CE4350"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CE4350" w:rsidRPr="00B0701D" w:rsidRDefault="00CE4350"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CE4350" w:rsidRPr="00084252" w:rsidRDefault="00CE4350"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Pr="008A0AB3" w:rsidRDefault="00BF50D7" w:rsidP="00572DF8">
      <w:pPr>
        <w:pStyle w:val="Essay"/>
        <w:spacing w:line="240" w:lineRule="auto"/>
        <w:rPr>
          <w:rFonts w:asciiTheme="minorHAnsi" w:hAnsiTheme="minorHAnsi" w:cstheme="minorHAnsi"/>
          <w:sz w:val="22"/>
          <w:szCs w:val="22"/>
        </w:rPr>
      </w:pPr>
    </w:p>
    <w:p w14:paraId="2E07C496" w14:textId="6F7B2314" w:rsidR="000469E9"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Figure 1 </w:t>
      </w:r>
      <w:r w:rsidR="000654C3">
        <w:rPr>
          <w:rFonts w:asciiTheme="minorHAnsi" w:hAnsiTheme="minorHAnsi" w:cstheme="minorHAnsi"/>
          <w:sz w:val="22"/>
          <w:szCs w:val="22"/>
        </w:rPr>
        <w:t>illustrates</w:t>
      </w:r>
      <w:r w:rsidR="000654C3" w:rsidRPr="008A0AB3">
        <w:rPr>
          <w:rFonts w:asciiTheme="minorHAnsi" w:hAnsiTheme="minorHAnsi" w:cstheme="minorHAnsi"/>
          <w:sz w:val="22"/>
          <w:szCs w:val="22"/>
        </w:rPr>
        <w:t xml:space="preserve"> </w:t>
      </w:r>
      <w:r w:rsidRPr="008A0AB3">
        <w:rPr>
          <w:rFonts w:asciiTheme="minorHAnsi" w:hAnsiTheme="minorHAnsi" w:cstheme="minorHAnsi"/>
          <w:sz w:val="22"/>
          <w:szCs w:val="22"/>
        </w:rPr>
        <w:t>the total number of syndromic cases captured each week by EWARN between January 1</w:t>
      </w:r>
      <w:r w:rsidRPr="008A0AB3">
        <w:rPr>
          <w:rFonts w:asciiTheme="minorHAnsi" w:hAnsiTheme="minorHAnsi" w:cstheme="minorHAnsi"/>
          <w:sz w:val="22"/>
          <w:szCs w:val="22"/>
          <w:vertAlign w:val="superscript"/>
        </w:rPr>
        <w:t>st</w:t>
      </w:r>
      <w:proofErr w:type="gramStart"/>
      <w:r w:rsidRPr="008A0AB3">
        <w:rPr>
          <w:rFonts w:asciiTheme="minorHAnsi" w:hAnsiTheme="minorHAnsi" w:cstheme="minorHAnsi"/>
          <w:sz w:val="22"/>
          <w:szCs w:val="22"/>
        </w:rPr>
        <w:t xml:space="preserve"> 2015</w:t>
      </w:r>
      <w:proofErr w:type="gramEnd"/>
      <w:r w:rsidRPr="008A0AB3">
        <w:rPr>
          <w:rFonts w:asciiTheme="minorHAnsi" w:hAnsiTheme="minorHAnsi" w:cstheme="minorHAnsi"/>
          <w:sz w:val="22"/>
          <w:szCs w:val="22"/>
        </w:rPr>
        <w:t xml:space="preserve"> and July 31</w:t>
      </w:r>
      <w:r w:rsidRPr="008A0AB3">
        <w:rPr>
          <w:rFonts w:asciiTheme="minorHAnsi" w:hAnsiTheme="minorHAnsi" w:cstheme="minorHAnsi"/>
          <w:sz w:val="22"/>
          <w:szCs w:val="22"/>
          <w:vertAlign w:val="superscript"/>
        </w:rPr>
        <w:t>st</w:t>
      </w:r>
      <w:r w:rsidRPr="008A0AB3">
        <w:rPr>
          <w:rFonts w:asciiTheme="minorHAnsi" w:hAnsiTheme="minorHAnsi" w:cstheme="minorHAnsi"/>
          <w:sz w:val="22"/>
          <w:szCs w:val="22"/>
        </w:rPr>
        <w:t xml:space="preserve"> 2019. </w:t>
      </w:r>
      <w:r w:rsidRPr="008A0AB3">
        <w:rPr>
          <w:rFonts w:asciiTheme="minorHAnsi" w:hAnsiTheme="minorHAnsi" w:cstheme="minorHAnsi"/>
          <w:b/>
          <w:bCs/>
          <w:sz w:val="22"/>
          <w:szCs w:val="22"/>
        </w:rPr>
        <w:t xml:space="preserve"> </w:t>
      </w:r>
      <w:r w:rsidRPr="008A0AB3">
        <w:rPr>
          <w:rFonts w:asciiTheme="minorHAnsi" w:hAnsiTheme="minorHAnsi" w:cstheme="minorHAnsi"/>
          <w:sz w:val="22"/>
          <w:szCs w:val="22"/>
        </w:rPr>
        <w:t>Figure 2 shows the total incidence of all syndromic cases in that same period. Figure 3</w:t>
      </w:r>
      <w:commentRangeStart w:id="66"/>
      <w:commentRangeStart w:id="67"/>
      <w:commentRangeStart w:id="68"/>
      <w:r w:rsidRPr="008A0AB3">
        <w:rPr>
          <w:rFonts w:asciiTheme="minorHAnsi" w:hAnsiTheme="minorHAnsi" w:cstheme="minorHAnsi"/>
          <w:sz w:val="22"/>
          <w:szCs w:val="22"/>
        </w:rPr>
        <w:t xml:space="preserve"> shows the total number of consultations that were not part of the syndromic surveillance</w:t>
      </w:r>
      <w:commentRangeEnd w:id="66"/>
      <w:r w:rsidRPr="008A0AB3">
        <w:rPr>
          <w:rStyle w:val="CommentReference"/>
          <w:rFonts w:asciiTheme="minorHAnsi" w:hAnsiTheme="minorHAnsi" w:cstheme="minorHAnsi"/>
          <w:sz w:val="22"/>
          <w:szCs w:val="22"/>
        </w:rPr>
        <w:commentReference w:id="66"/>
      </w:r>
      <w:commentRangeEnd w:id="67"/>
      <w:r w:rsidRPr="008A0AB3">
        <w:rPr>
          <w:rStyle w:val="CommentReference"/>
          <w:rFonts w:asciiTheme="minorHAnsi" w:hAnsiTheme="minorHAnsi" w:cstheme="minorHAnsi"/>
          <w:sz w:val="22"/>
          <w:szCs w:val="22"/>
        </w:rPr>
        <w:commentReference w:id="67"/>
      </w:r>
      <w:commentRangeEnd w:id="68"/>
      <w:r w:rsidR="000654C3">
        <w:rPr>
          <w:rStyle w:val="CommentReference"/>
          <w:rFonts w:asciiTheme="minorHAnsi" w:hAnsiTheme="minorHAnsi"/>
        </w:rPr>
        <w:commentReference w:id="68"/>
      </w:r>
      <w:r w:rsidRPr="008A0AB3">
        <w:rPr>
          <w:rFonts w:asciiTheme="minorHAnsi" w:hAnsiTheme="minorHAnsi" w:cstheme="minorHAnsi"/>
          <w:sz w:val="22"/>
          <w:szCs w:val="22"/>
        </w:rPr>
        <w:t xml:space="preserve">.  </w:t>
      </w:r>
    </w:p>
    <w:p w14:paraId="0BF8A0C7" w14:textId="77777777" w:rsidR="00F92C01" w:rsidRPr="008A0AB3" w:rsidRDefault="00F92C01" w:rsidP="00572DF8">
      <w:pPr>
        <w:pStyle w:val="Essay"/>
        <w:spacing w:line="240" w:lineRule="auto"/>
        <w:rPr>
          <w:rFonts w:asciiTheme="minorHAnsi" w:hAnsiTheme="minorHAnsi" w:cstheme="minorHAnsi"/>
          <w:sz w:val="22"/>
          <w:szCs w:val="22"/>
        </w:rPr>
      </w:pPr>
    </w:p>
    <w:p w14:paraId="0DE2EA18" w14:textId="7C7768B3" w:rsidR="000469E9" w:rsidRPr="00571C2F" w:rsidRDefault="000469E9" w:rsidP="00572DF8">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Measles</w:t>
      </w:r>
    </w:p>
    <w:p w14:paraId="553B589C" w14:textId="0803C792" w:rsidR="000469E9" w:rsidRPr="008A0AB3" w:rsidDel="000654C3" w:rsidRDefault="000469E9" w:rsidP="00572DF8">
      <w:pPr>
        <w:pStyle w:val="Essay"/>
        <w:spacing w:line="240" w:lineRule="auto"/>
        <w:rPr>
          <w:del w:id="69" w:author="Rohini Haar" w:date="2019-09-26T00:09:00Z"/>
          <w:rFonts w:asciiTheme="minorHAnsi" w:hAnsiTheme="minorHAnsi" w:cstheme="minorHAnsi"/>
          <w:sz w:val="22"/>
          <w:szCs w:val="22"/>
        </w:rPr>
      </w:pPr>
      <w:r w:rsidRPr="008A0AB3">
        <w:rPr>
          <w:rFonts w:asciiTheme="minorHAnsi" w:hAnsiTheme="minorHAnsi" w:cstheme="minorHAnsi"/>
          <w:sz w:val="22"/>
          <w:szCs w:val="22"/>
        </w:rPr>
        <w:t xml:space="preserve">Cases of measles were reported in every governorate except for Homs. The governorates </w:t>
      </w:r>
      <w:r w:rsidR="000654C3">
        <w:rPr>
          <w:rFonts w:asciiTheme="minorHAnsi" w:hAnsiTheme="minorHAnsi" w:cstheme="minorHAnsi"/>
          <w:sz w:val="22"/>
          <w:szCs w:val="22"/>
        </w:rPr>
        <w:t xml:space="preserve">of </w:t>
      </w:r>
      <w:r w:rsidRPr="00FA4E15">
        <w:rPr>
          <w:rFonts w:asciiTheme="minorHAnsi" w:hAnsiTheme="minorHAnsi" w:cstheme="minorHAnsi"/>
          <w:i/>
          <w:iCs/>
          <w:sz w:val="22"/>
          <w:szCs w:val="22"/>
        </w:rPr>
        <w:t>Ar-</w:t>
      </w:r>
      <w:commentRangeStart w:id="70"/>
      <w:r w:rsidRPr="00FA4E15">
        <w:rPr>
          <w:rFonts w:asciiTheme="minorHAnsi" w:hAnsiTheme="minorHAnsi" w:cstheme="minorHAnsi"/>
          <w:i/>
          <w:iCs/>
          <w:sz w:val="22"/>
          <w:szCs w:val="22"/>
        </w:rPr>
        <w:t>Raqqa</w:t>
      </w:r>
      <w:r w:rsidRPr="008A0AB3">
        <w:rPr>
          <w:rFonts w:asciiTheme="minorHAnsi" w:hAnsiTheme="minorHAnsi" w:cstheme="minorHAnsi"/>
          <w:sz w:val="22"/>
          <w:szCs w:val="22"/>
        </w:rPr>
        <w:t xml:space="preserve"> a</w:t>
      </w:r>
      <w:r w:rsidR="00996F88">
        <w:rPr>
          <w:rFonts w:asciiTheme="minorHAnsi" w:hAnsiTheme="minorHAnsi" w:cstheme="minorHAnsi"/>
          <w:sz w:val="22"/>
          <w:szCs w:val="22"/>
        </w:rPr>
        <w:t>n</w:t>
      </w:r>
      <w:r w:rsidRPr="008A0AB3">
        <w:rPr>
          <w:rFonts w:asciiTheme="minorHAnsi" w:hAnsiTheme="minorHAnsi" w:cstheme="minorHAnsi"/>
          <w:sz w:val="22"/>
          <w:szCs w:val="22"/>
        </w:rPr>
        <w:t xml:space="preserve">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number of cases, followed by </w:t>
      </w:r>
      <w:r w:rsidRPr="00FA4E15">
        <w:rPr>
          <w:rFonts w:asciiTheme="minorHAnsi" w:hAnsiTheme="minorHAnsi" w:cstheme="minorHAnsi"/>
          <w:i/>
          <w:iCs/>
          <w:sz w:val="22"/>
          <w:szCs w:val="22"/>
        </w:rPr>
        <w:t>Idlib</w:t>
      </w:r>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Aleppo</w:t>
      </w:r>
      <w:commentRangeEnd w:id="70"/>
      <w:r w:rsidR="000654C3" w:rsidRPr="00FA4E15">
        <w:rPr>
          <w:rStyle w:val="CommentReference"/>
          <w:rFonts w:asciiTheme="minorHAnsi" w:hAnsiTheme="minorHAnsi"/>
          <w:i/>
          <w:iCs/>
        </w:rPr>
        <w:commentReference w:id="70"/>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There was variability in the incidence of measles </w:t>
      </w:r>
      <w:r w:rsidR="000654C3" w:rsidRPr="008A0AB3">
        <w:rPr>
          <w:rFonts w:asciiTheme="minorHAnsi" w:hAnsiTheme="minorHAnsi" w:cstheme="minorHAnsi"/>
          <w:sz w:val="22"/>
          <w:szCs w:val="22"/>
        </w:rPr>
        <w:t xml:space="preserve">within governorates </w:t>
      </w:r>
      <w:r w:rsidR="000654C3">
        <w:rPr>
          <w:rFonts w:asciiTheme="minorHAnsi" w:hAnsiTheme="minorHAnsi" w:cstheme="minorHAnsi"/>
          <w:sz w:val="22"/>
          <w:szCs w:val="22"/>
        </w:rPr>
        <w:t xml:space="preserve">as well </w:t>
      </w:r>
      <w:r w:rsidR="000654C3" w:rsidRPr="00A54F3F">
        <w:rPr>
          <w:rFonts w:asciiTheme="minorHAnsi" w:hAnsiTheme="minorHAnsi" w:cstheme="minorHAnsi"/>
          <w:sz w:val="22"/>
          <w:szCs w:val="22"/>
          <w:highlight w:val="yellow"/>
        </w:rPr>
        <w:t>(</w:t>
      </w:r>
      <w:commentRangeStart w:id="71"/>
      <w:r w:rsidR="000654C3" w:rsidRPr="00A54F3F">
        <w:rPr>
          <w:rFonts w:asciiTheme="minorHAnsi" w:hAnsiTheme="minorHAnsi" w:cstheme="minorHAnsi"/>
          <w:sz w:val="22"/>
          <w:szCs w:val="22"/>
          <w:highlight w:val="yellow"/>
        </w:rPr>
        <w:t>is this statistically significant?)</w:t>
      </w:r>
      <w:commentRangeEnd w:id="71"/>
      <w:r w:rsidR="000654C3" w:rsidRPr="00A54F3F">
        <w:rPr>
          <w:rStyle w:val="CommentReference"/>
          <w:rFonts w:asciiTheme="minorHAnsi" w:hAnsiTheme="minorHAnsi"/>
          <w:highlight w:val="yellow"/>
        </w:rPr>
        <w:commentReference w:id="71"/>
      </w:r>
    </w:p>
    <w:p w14:paraId="353153AA" w14:textId="085C08B6" w:rsidR="00154AA8" w:rsidRPr="008A0AB3" w:rsidRDefault="000469E9"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The greatest incidence was in </w:t>
      </w:r>
      <w:r w:rsidRPr="00FA4E15">
        <w:rPr>
          <w:rFonts w:asciiTheme="minorHAnsi" w:hAnsiTheme="minorHAnsi" w:cstheme="minorHAnsi"/>
          <w:i/>
          <w:iCs/>
          <w:sz w:val="22"/>
          <w:szCs w:val="22"/>
        </w:rPr>
        <w:t>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Abu Kamal</w:t>
      </w:r>
      <w:r w:rsidRPr="008A0AB3">
        <w:rPr>
          <w:rFonts w:asciiTheme="minorHAnsi" w:hAnsiTheme="minorHAnsi" w:cstheme="minorHAnsi"/>
          <w:sz w:val="22"/>
          <w:szCs w:val="22"/>
        </w:rPr>
        <w:t xml:space="preserve"> Districts in the 2017 outbreak, and </w:t>
      </w:r>
      <w:commentRangeStart w:id="72"/>
      <w:r w:rsidRPr="00FA4E15">
        <w:rPr>
          <w:rFonts w:asciiTheme="minorHAnsi" w:hAnsiTheme="minorHAnsi" w:cstheme="minorHAnsi"/>
          <w:i/>
          <w:iCs/>
          <w:sz w:val="22"/>
          <w:szCs w:val="22"/>
        </w:rPr>
        <w:t>Ar-Raqqa</w:t>
      </w:r>
      <w:r w:rsidRPr="008A0AB3">
        <w:rPr>
          <w:rFonts w:asciiTheme="minorHAnsi" w:hAnsiTheme="minorHAnsi" w:cstheme="minorHAnsi"/>
          <w:sz w:val="22"/>
          <w:szCs w:val="22"/>
        </w:rPr>
        <w:t>,</w:t>
      </w:r>
      <w:r w:rsidRPr="00FA4E15">
        <w:rPr>
          <w:rFonts w:asciiTheme="minorHAnsi" w:hAnsiTheme="minorHAnsi" w:cstheme="minorHAnsi"/>
          <w:i/>
          <w:iCs/>
          <w:sz w:val="22"/>
          <w:szCs w:val="22"/>
        </w:rPr>
        <w:t xml:space="preserve"> 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incidence in the 2018 outbreak.</w:t>
      </w:r>
      <w:commentRangeEnd w:id="72"/>
      <w:r w:rsidR="000654C3">
        <w:rPr>
          <w:rStyle w:val="CommentReference"/>
          <w:rFonts w:asciiTheme="minorHAnsi" w:hAnsiTheme="minorHAnsi"/>
        </w:rPr>
        <w:commentReference w:id="72"/>
      </w:r>
      <w:r w:rsidR="00734334">
        <w:rPr>
          <w:rFonts w:asciiTheme="minorHAnsi" w:hAnsiTheme="minorHAnsi" w:cstheme="minorHAnsi"/>
          <w:sz w:val="22"/>
          <w:szCs w:val="22"/>
        </w:rPr>
        <w:t>(see Figure 1)</w:t>
      </w:r>
    </w:p>
    <w:p w14:paraId="014A394D" w14:textId="15FF92A3" w:rsidR="00734334" w:rsidRDefault="006A0896" w:rsidP="00871B0D">
      <w:pPr>
        <w:spacing w:line="240" w:lineRule="auto"/>
        <w:jc w:val="both"/>
        <w:rPr>
          <w:rFonts w:cstheme="minorHAnsi"/>
        </w:rPr>
      </w:pPr>
      <w:r w:rsidRPr="008A0AB3">
        <w:rPr>
          <w:rFonts w:cstheme="minorHAnsi"/>
        </w:rPr>
        <w:lastRenderedPageBreak/>
        <w:t xml:space="preserve">Children &lt;5 years of age were at a </w:t>
      </w:r>
      <w:commentRangeStart w:id="73"/>
      <w:r w:rsidRPr="008A0AB3">
        <w:rPr>
          <w:rFonts w:cstheme="minorHAnsi"/>
        </w:rPr>
        <w:t xml:space="preserve">greater risk </w:t>
      </w:r>
      <w:commentRangeEnd w:id="73"/>
      <w:r w:rsidR="000654C3">
        <w:rPr>
          <w:rStyle w:val="CommentReference"/>
        </w:rPr>
        <w:commentReference w:id="73"/>
      </w:r>
      <w:r w:rsidRPr="008A0AB3">
        <w:rPr>
          <w:rFonts w:cstheme="minorHAnsi"/>
        </w:rPr>
        <w:t>than the rest of the population, accounting for 60.87% of reported cases. While there was no significant difference between male</w:t>
      </w:r>
      <w:r w:rsidR="000654C3">
        <w:rPr>
          <w:rFonts w:cstheme="minorHAnsi"/>
        </w:rPr>
        <w:t xml:space="preserve"> </w:t>
      </w:r>
      <w:r w:rsidR="00C87E75">
        <w:rPr>
          <w:rFonts w:cstheme="minorHAnsi"/>
        </w:rPr>
        <w:t>children</w:t>
      </w:r>
      <w:r w:rsidRPr="008A0AB3">
        <w:rPr>
          <w:rFonts w:cstheme="minorHAnsi"/>
        </w:rPr>
        <w:t xml:space="preserve"> and female children (51.39% vs. 48.61% of &lt;5 cases,</w:t>
      </w:r>
      <w:r w:rsidR="003A5547">
        <w:rPr>
          <w:rFonts w:cstheme="minorHAnsi"/>
        </w:rPr>
        <w:t xml:space="preserve"> Wilcoxon Rank Sum Test</w:t>
      </w:r>
      <w:r w:rsidRPr="008A0AB3">
        <w:rPr>
          <w:rFonts w:cstheme="minorHAnsi"/>
        </w:rPr>
        <w:t xml:space="preserve"> p-value = </w:t>
      </w:r>
      <w:r w:rsidR="003A5547" w:rsidRPr="003A5547">
        <w:rPr>
          <w:rFonts w:cstheme="minorHAnsi"/>
        </w:rPr>
        <w:t>0.72</w:t>
      </w:r>
      <w:r w:rsidR="003A5547">
        <w:rPr>
          <w:rFonts w:cstheme="minorHAnsi"/>
        </w:rPr>
        <w:t>6</w:t>
      </w:r>
      <w:r w:rsidRPr="008A0AB3">
        <w:rPr>
          <w:rFonts w:cstheme="minorHAnsi"/>
        </w:rPr>
        <w:t xml:space="preserve">), </w:t>
      </w:r>
      <w:commentRangeStart w:id="74"/>
      <w:commentRangeStart w:id="75"/>
      <w:commentRangeStart w:id="76"/>
      <w:r w:rsidRPr="008A0AB3">
        <w:rPr>
          <w:rFonts w:cstheme="minorHAnsi"/>
        </w:rPr>
        <w:t>there was a statistically significant difference between sexes in cases ≥5 years (54.47% vs</w:t>
      </w:r>
      <w:commentRangeEnd w:id="74"/>
      <w:r w:rsidRPr="008A0AB3">
        <w:rPr>
          <w:rFonts w:cstheme="minorHAnsi"/>
        </w:rPr>
        <w:t xml:space="preserve">. 45.43% of </w:t>
      </w:r>
      <w:r w:rsidRPr="008A0AB3">
        <w:rPr>
          <w:rStyle w:val="CommentReference"/>
          <w:rFonts w:cstheme="minorHAnsi"/>
          <w:sz w:val="22"/>
          <w:szCs w:val="22"/>
        </w:rPr>
        <w:commentReference w:id="74"/>
      </w:r>
      <w:commentRangeEnd w:id="75"/>
      <w:commentRangeEnd w:id="76"/>
      <w:r w:rsidRPr="008A0AB3">
        <w:rPr>
          <w:rFonts w:cstheme="minorHAnsi"/>
        </w:rPr>
        <w:t xml:space="preserve">≥5 cases, </w:t>
      </w:r>
      <w:r w:rsidR="00FE7098">
        <w:rPr>
          <w:rFonts w:cstheme="minorHAnsi"/>
        </w:rPr>
        <w:t xml:space="preserve">Wilcoxon Rank Sum Test </w:t>
      </w:r>
      <w:r w:rsidRPr="008A0AB3">
        <w:rPr>
          <w:rFonts w:cstheme="minorHAnsi"/>
        </w:rPr>
        <w:t xml:space="preserve">p-value </w:t>
      </w:r>
      <w:r w:rsidR="00FE7098">
        <w:rPr>
          <w:rFonts w:cstheme="minorHAnsi"/>
        </w:rPr>
        <w:t>&lt;</w:t>
      </w:r>
      <w:r w:rsidRPr="008A0AB3">
        <w:rPr>
          <w:rFonts w:cstheme="minorHAnsi"/>
        </w:rPr>
        <w:t xml:space="preserve"> 0.</w:t>
      </w:r>
      <w:r w:rsidR="00FE7098">
        <w:rPr>
          <w:rFonts w:cstheme="minorHAnsi"/>
        </w:rPr>
        <w:t>001</w:t>
      </w:r>
      <w:r w:rsidRPr="008A0AB3">
        <w:rPr>
          <w:rFonts w:cstheme="minorHAnsi"/>
        </w:rPr>
        <w:t>)</w:t>
      </w:r>
      <w:r w:rsidRPr="008A0AB3">
        <w:rPr>
          <w:rStyle w:val="CommentReference"/>
          <w:rFonts w:cstheme="minorHAnsi"/>
          <w:sz w:val="22"/>
          <w:szCs w:val="22"/>
        </w:rPr>
        <w:commentReference w:id="75"/>
      </w:r>
      <w:r w:rsidR="00734334">
        <w:rPr>
          <w:rStyle w:val="CommentReference"/>
        </w:rPr>
        <w:commentReference w:id="76"/>
      </w:r>
      <w:r w:rsidRPr="008A0AB3">
        <w:rPr>
          <w:rFonts w:cstheme="minorHAnsi"/>
        </w:rPr>
        <w:t xml:space="preserve"> with </w:t>
      </w:r>
      <w:r w:rsidR="00D808AD" w:rsidRPr="008A0AB3">
        <w:rPr>
          <w:rFonts w:cstheme="minorHAnsi"/>
        </w:rPr>
        <w:t>females</w:t>
      </w:r>
      <w:r w:rsidRPr="008A0AB3">
        <w:rPr>
          <w:rFonts w:cstheme="minorHAnsi"/>
        </w:rPr>
        <w:t xml:space="preserve"> at a greater risk than </w:t>
      </w:r>
      <w:r w:rsidR="00D808AD" w:rsidRPr="008A0AB3">
        <w:rPr>
          <w:rFonts w:cstheme="minorHAnsi"/>
        </w:rPr>
        <w:t>males</w:t>
      </w:r>
      <w:r w:rsidRPr="008A0AB3">
        <w:rPr>
          <w:rFonts w:cstheme="minorHAnsi"/>
        </w:rPr>
        <w:t xml:space="preserve">. </w:t>
      </w:r>
    </w:p>
    <w:p w14:paraId="684CDB22" w14:textId="7347E164" w:rsidR="005C5036" w:rsidRPr="008A0AB3" w:rsidRDefault="00E1669E" w:rsidP="00E1669E">
      <w:pPr>
        <w:spacing w:line="240" w:lineRule="auto"/>
        <w:jc w:val="both"/>
        <w:rPr>
          <w:rFonts w:cstheme="minorHAnsi"/>
        </w:rPr>
      </w:pPr>
      <w:r w:rsidRPr="008A0AB3">
        <w:rPr>
          <w:rFonts w:cstheme="minorHAnsi"/>
          <w:noProof/>
        </w:rPr>
        <mc:AlternateContent>
          <mc:Choice Requires="wpg">
            <w:drawing>
              <wp:anchor distT="0" distB="0" distL="114300" distR="114300" simplePos="0" relativeHeight="251672576" behindDoc="0" locked="0" layoutInCell="1" allowOverlap="1" wp14:anchorId="5267DFAD" wp14:editId="2CB4696B">
                <wp:simplePos x="0" y="0"/>
                <wp:positionH relativeFrom="column">
                  <wp:posOffset>-243205</wp:posOffset>
                </wp:positionH>
                <wp:positionV relativeFrom="paragraph">
                  <wp:posOffset>440690</wp:posOffset>
                </wp:positionV>
                <wp:extent cx="6490970" cy="6443345"/>
                <wp:effectExtent l="0" t="0" r="5080" b="14605"/>
                <wp:wrapTopAndBottom/>
                <wp:docPr id="3" name="Group 3"/>
                <wp:cNvGraphicFramePr/>
                <a:graphic xmlns:a="http://schemas.openxmlformats.org/drawingml/2006/main">
                  <a:graphicData uri="http://schemas.microsoft.com/office/word/2010/wordprocessingGroup">
                    <wpg:wgp>
                      <wpg:cNvGrpSpPr/>
                      <wpg:grpSpPr>
                        <a:xfrm>
                          <a:off x="0" y="0"/>
                          <a:ext cx="6490970" cy="6443345"/>
                          <a:chOff x="22860" y="0"/>
                          <a:chExt cx="6558280" cy="6046470"/>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860" y="1673734"/>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1F3046" id="Group 3" o:spid="_x0000_s1026" style="position:absolute;margin-left:-19.15pt;margin-top:34.7pt;width:511.1pt;height:507.35pt;z-index:251672576;mso-width-relative:margin;mso-height-relative:margin" coordorigin="228" coordsize="65582,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739;top:33465;width:59559;height:270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">
                  <v:imagedata r:id="rId22" o:title=""/>
                  <o:lock v:ext="edit" aspectratio="f"/>
                </v:shape>
                <v:shape id="Picture 6" o:spid="_x0000_s1029" type="#_x0000_t75" style="position:absolute;left:228;top:16737;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width:27699;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r w:rsidR="00734334">
        <w:rPr>
          <w:rFonts w:cstheme="minorHAnsi"/>
        </w:rPr>
        <w:t>F</w:t>
      </w:r>
      <w:r w:rsidR="00734334" w:rsidRPr="003B6107">
        <w:rPr>
          <w:rFonts w:cstheme="minorHAnsi"/>
        </w:rPr>
        <w:t>igure 1: Measles incidence</w:t>
      </w:r>
      <w:r w:rsidR="00CF4BED" w:rsidRPr="003B6107">
        <w:rPr>
          <w:rFonts w:cstheme="minorHAnsi"/>
        </w:rPr>
        <w:t>,</w:t>
      </w:r>
      <w:r w:rsidR="00734334" w:rsidRPr="003B6107">
        <w:rPr>
          <w:rFonts w:cstheme="minorHAnsi"/>
        </w:rPr>
        <w:t xml:space="preserve"> g</w:t>
      </w:r>
      <w:commentRangeStart w:id="77"/>
      <w:r w:rsidR="00734334" w:rsidRPr="003B6107">
        <w:rPr>
          <w:rFonts w:cstheme="minorHAnsi"/>
        </w:rPr>
        <w:t xml:space="preserve">eographically and temporally </w:t>
      </w:r>
      <w:commentRangeEnd w:id="77"/>
      <w:r w:rsidR="00CF4BED" w:rsidRPr="003B6107">
        <w:rPr>
          <w:rStyle w:val="CommentReference"/>
        </w:rPr>
        <w:commentReference w:id="77"/>
      </w:r>
    </w:p>
    <w:p w14:paraId="35A1E77C" w14:textId="75164AFE" w:rsidR="00E1669E" w:rsidRDefault="00E1669E" w:rsidP="00572DF8">
      <w:pPr>
        <w:spacing w:line="240" w:lineRule="auto"/>
        <w:jc w:val="both"/>
        <w:rPr>
          <w:rFonts w:cstheme="minorHAnsi"/>
          <w:i/>
        </w:rPr>
      </w:pPr>
    </w:p>
    <w:p w14:paraId="02D16771" w14:textId="6A92F677" w:rsidR="00734334" w:rsidRPr="006A6ED9" w:rsidRDefault="005C5036" w:rsidP="00572DF8">
      <w:pPr>
        <w:spacing w:line="240" w:lineRule="auto"/>
        <w:jc w:val="both"/>
        <w:rPr>
          <w:rFonts w:cstheme="minorHAnsi"/>
          <w:i/>
        </w:rPr>
      </w:pPr>
      <w:r w:rsidRPr="008A0AB3">
        <w:rPr>
          <w:rFonts w:cstheme="minorHAnsi"/>
          <w:noProof/>
        </w:rPr>
        <w:lastRenderedPageBreak/>
        <mc:AlternateContent>
          <mc:Choice Requires="wpg">
            <w:drawing>
              <wp:anchor distT="0" distB="0" distL="114300" distR="114300" simplePos="0" relativeHeight="251660288" behindDoc="0" locked="0" layoutInCell="1" allowOverlap="1" wp14:anchorId="6B0E1A5A" wp14:editId="7F2146D9">
                <wp:simplePos x="0" y="0"/>
                <wp:positionH relativeFrom="column">
                  <wp:posOffset>-815296</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74C147" id="Group 15" o:spid="_x0000_s1026" style="position:absolute;margin-left:-64.2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734334" w:rsidRPr="006A6ED9">
        <w:rPr>
          <w:rFonts w:cstheme="minorHAnsi"/>
          <w:i/>
        </w:rPr>
        <w:t>Outbreak Evaluation</w:t>
      </w:r>
    </w:p>
    <w:p w14:paraId="2FFBB6F5" w14:textId="1B6EEDFA" w:rsidR="00734334" w:rsidRPr="008A0AB3" w:rsidRDefault="00734334" w:rsidP="00572DF8">
      <w:pPr>
        <w:spacing w:line="240" w:lineRule="auto"/>
        <w:jc w:val="both"/>
        <w:rPr>
          <w:rFonts w:cstheme="minorHAnsi"/>
          <w:noProof/>
        </w:rPr>
      </w:pPr>
      <w:r w:rsidRPr="008A0AB3">
        <w:rPr>
          <w:rFonts w:cstheme="minorHAnsi"/>
        </w:rPr>
        <w:t>The largest</w:t>
      </w:r>
      <w:r w:rsidR="00FF00E2">
        <w:rPr>
          <w:rFonts w:cstheme="minorHAnsi"/>
        </w:rPr>
        <w:t xml:space="preserve"> measles</w:t>
      </w:r>
      <w:r w:rsidRPr="008A0AB3">
        <w:rPr>
          <w:rFonts w:cstheme="minorHAnsi"/>
        </w:rPr>
        <w:t xml:space="preserve"> outbreaks of 2017 were concentrated in </w:t>
      </w:r>
      <w:r w:rsidRPr="00903A46">
        <w:rPr>
          <w:rFonts w:cstheme="minorHAnsi"/>
          <w:i/>
          <w:iCs/>
        </w:rPr>
        <w:t>Abu Kamal</w:t>
      </w:r>
      <w:r w:rsidRPr="008A0AB3">
        <w:rPr>
          <w:rFonts w:cstheme="minorHAnsi"/>
        </w:rPr>
        <w:t xml:space="preserve"> and </w:t>
      </w:r>
      <w:r w:rsidRPr="00903A46">
        <w:rPr>
          <w:rFonts w:cstheme="minorHAnsi"/>
          <w:i/>
          <w:iCs/>
        </w:rPr>
        <w:t>Al</w:t>
      </w:r>
      <w:r w:rsidR="00903A46">
        <w:rPr>
          <w:rFonts w:cstheme="minorHAnsi"/>
          <w:i/>
          <w:iCs/>
        </w:rPr>
        <w:t>-</w:t>
      </w:r>
      <w:proofErr w:type="spellStart"/>
      <w:r w:rsidRPr="00903A46">
        <w:rPr>
          <w:rFonts w:cstheme="minorHAnsi"/>
          <w:i/>
          <w:iCs/>
        </w:rPr>
        <w:t>Mayadin</w:t>
      </w:r>
      <w:proofErr w:type="spellEnd"/>
      <w:r w:rsidRPr="008A0AB3">
        <w:rPr>
          <w:rFonts w:cstheme="minorHAnsi"/>
        </w:rPr>
        <w:t xml:space="preserve"> Districts in the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while the largest outbreaks in 2018 were concentrated in </w:t>
      </w:r>
      <w:r w:rsidRPr="00903A46">
        <w:rPr>
          <w:rFonts w:cstheme="minorHAnsi"/>
          <w:i/>
          <w:iCs/>
        </w:rPr>
        <w:t>Al-</w:t>
      </w:r>
      <w:proofErr w:type="spellStart"/>
      <w:r w:rsidRPr="00903A46">
        <w:rPr>
          <w:rFonts w:cstheme="minorHAnsi"/>
          <w:i/>
          <w:iCs/>
        </w:rPr>
        <w:t>Mayadin</w:t>
      </w:r>
      <w:proofErr w:type="spellEnd"/>
      <w:r w:rsidRPr="008A0AB3">
        <w:rPr>
          <w:rFonts w:cstheme="minorHAnsi"/>
        </w:rPr>
        <w:t xml:space="preserve"> and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districts in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and </w:t>
      </w:r>
      <w:r w:rsidRPr="00903A46">
        <w:rPr>
          <w:rFonts w:cstheme="minorHAnsi"/>
          <w:i/>
          <w:iCs/>
        </w:rPr>
        <w:t>Ar-Raqqa</w:t>
      </w:r>
      <w:r w:rsidRPr="008A0AB3">
        <w:rPr>
          <w:rFonts w:cstheme="minorHAnsi"/>
        </w:rPr>
        <w:t xml:space="preserve"> district of </w:t>
      </w:r>
      <w:r w:rsidRPr="00903A46">
        <w:rPr>
          <w:rFonts w:cstheme="minorHAnsi"/>
          <w:i/>
          <w:iCs/>
        </w:rPr>
        <w:t>Ar-Raqqa</w:t>
      </w:r>
      <w:r w:rsidRPr="008A0AB3">
        <w:rPr>
          <w:rFonts w:cstheme="minorHAnsi"/>
        </w:rPr>
        <w:t xml:space="preserve"> Governorate.</w:t>
      </w:r>
      <w:r w:rsidRPr="008A0AB3">
        <w:rPr>
          <w:rFonts w:cstheme="minorHAnsi"/>
          <w:noProof/>
        </w:rPr>
        <w:t xml:space="preserve"> </w:t>
      </w:r>
      <w:r w:rsidRPr="008A0AB3">
        <w:rPr>
          <w:rFonts w:cstheme="minorHAnsi"/>
        </w:rPr>
        <w:t xml:space="preserve">In 2017 </w:t>
      </w:r>
      <w:commentRangeStart w:id="78"/>
      <w:r w:rsidRPr="008A0AB3">
        <w:rPr>
          <w:rFonts w:cstheme="minorHAnsi"/>
        </w:rPr>
        <w:t>incidence</w:t>
      </w:r>
      <w:commentRangeEnd w:id="78"/>
      <w:r w:rsidRPr="008A0AB3">
        <w:rPr>
          <w:rStyle w:val="CommentReference"/>
          <w:rFonts w:cstheme="minorHAnsi"/>
          <w:sz w:val="22"/>
          <w:szCs w:val="22"/>
        </w:rPr>
        <w:commentReference w:id="78"/>
      </w:r>
      <w:r w:rsidRPr="008A0AB3">
        <w:rPr>
          <w:rFonts w:cstheme="minorHAnsi"/>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October.</w:t>
      </w:r>
    </w:p>
    <w:p w14:paraId="7EED91D2" w14:textId="14F296C9" w:rsidR="004E712C" w:rsidRDefault="00570EA1" w:rsidP="00572DF8">
      <w:pPr>
        <w:spacing w:line="240" w:lineRule="auto"/>
        <w:jc w:val="both"/>
        <w:rPr>
          <w:rFonts w:cstheme="minorHAnsi"/>
          <w:noProof/>
        </w:rPr>
      </w:pPr>
      <w:r>
        <w:rPr>
          <w:rFonts w:cstheme="minorHAnsi"/>
          <w:noProof/>
        </w:rPr>
        <w:t xml:space="preserve">Table Y: </w:t>
      </w:r>
      <w:commentRangeStart w:id="79"/>
      <w:r w:rsidR="003A5EF1" w:rsidRPr="008A0AB3">
        <w:rPr>
          <w:rFonts w:cstheme="minorHAnsi"/>
          <w:noProof/>
        </w:rPr>
        <w:t xml:space="preserve">Summary </w:t>
      </w:r>
      <w:r w:rsidR="002307EF">
        <w:rPr>
          <w:rFonts w:cstheme="minorHAnsi"/>
          <w:noProof/>
        </w:rPr>
        <w:t>of suspected cases of measles, by year</w:t>
      </w:r>
      <w:commentRangeEnd w:id="79"/>
      <w:r w:rsidR="00734334">
        <w:rPr>
          <w:rStyle w:val="CommentReference"/>
        </w:rPr>
        <w:commentReference w:id="79"/>
      </w:r>
    </w:p>
    <w:tbl>
      <w:tblPr>
        <w:tblStyle w:val="TableGrid"/>
        <w:tblW w:w="0" w:type="auto"/>
        <w:tblLook w:val="04A0" w:firstRow="1" w:lastRow="0" w:firstColumn="1" w:lastColumn="0" w:noHBand="0" w:noVBand="1"/>
      </w:tblPr>
      <w:tblGrid>
        <w:gridCol w:w="690"/>
        <w:gridCol w:w="1742"/>
        <w:gridCol w:w="1594"/>
        <w:gridCol w:w="1875"/>
        <w:gridCol w:w="1124"/>
      </w:tblGrid>
      <w:tr w:rsidR="004E712C" w14:paraId="79359DC3" w14:textId="77777777" w:rsidTr="00534394">
        <w:trPr>
          <w:trHeight w:val="834"/>
        </w:trPr>
        <w:tc>
          <w:tcPr>
            <w:tcW w:w="690" w:type="dxa"/>
            <w:vAlign w:val="center"/>
          </w:tcPr>
          <w:p w14:paraId="5C07C410" w14:textId="02BBBC33" w:rsidR="004E712C" w:rsidRPr="004E712C" w:rsidRDefault="004E712C" w:rsidP="004E712C">
            <w:pPr>
              <w:jc w:val="center"/>
              <w:rPr>
                <w:rFonts w:cstheme="minorHAnsi"/>
                <w:b/>
                <w:bCs/>
                <w:noProof/>
              </w:rPr>
            </w:pPr>
            <w:r w:rsidRPr="004E712C">
              <w:rPr>
                <w:rFonts w:cstheme="minorHAnsi"/>
                <w:b/>
                <w:bCs/>
                <w:noProof/>
              </w:rPr>
              <w:t>Year</w:t>
            </w:r>
          </w:p>
        </w:tc>
        <w:tc>
          <w:tcPr>
            <w:tcW w:w="1742" w:type="dxa"/>
            <w:vAlign w:val="center"/>
          </w:tcPr>
          <w:p w14:paraId="30F97261" w14:textId="4AA71E49" w:rsidR="004E712C" w:rsidRPr="004E712C" w:rsidRDefault="000A3AF6" w:rsidP="004E712C">
            <w:pPr>
              <w:jc w:val="center"/>
              <w:rPr>
                <w:rFonts w:cstheme="minorHAnsi"/>
                <w:b/>
                <w:bCs/>
                <w:noProof/>
              </w:rPr>
            </w:pPr>
            <w:r>
              <w:rPr>
                <w:rFonts w:cstheme="minorHAnsi"/>
                <w:b/>
                <w:bCs/>
                <w:noProof/>
              </w:rPr>
              <w:t xml:space="preserve">Total </w:t>
            </w:r>
            <w:r w:rsidR="004E712C" w:rsidRPr="004E712C">
              <w:rPr>
                <w:rFonts w:cstheme="minorHAnsi"/>
                <w:b/>
                <w:bCs/>
                <w:noProof/>
              </w:rPr>
              <w:t>Number of Weekly District Reports</w:t>
            </w:r>
          </w:p>
        </w:tc>
        <w:tc>
          <w:tcPr>
            <w:tcW w:w="1594" w:type="dxa"/>
            <w:vAlign w:val="center"/>
          </w:tcPr>
          <w:p w14:paraId="6CA5C189" w14:textId="12E57A39" w:rsidR="004E712C" w:rsidRPr="004E712C" w:rsidRDefault="004E712C" w:rsidP="004E712C">
            <w:pPr>
              <w:jc w:val="center"/>
              <w:rPr>
                <w:rFonts w:cstheme="minorHAnsi"/>
                <w:b/>
                <w:bCs/>
                <w:noProof/>
              </w:rPr>
            </w:pPr>
            <w:r w:rsidRPr="004E712C">
              <w:rPr>
                <w:rFonts w:cstheme="minorHAnsi"/>
                <w:b/>
                <w:bCs/>
                <w:noProof/>
              </w:rPr>
              <w:t>Total Number of Suspected Measles Cases</w:t>
            </w:r>
          </w:p>
        </w:tc>
        <w:tc>
          <w:tcPr>
            <w:tcW w:w="1875" w:type="dxa"/>
            <w:vAlign w:val="center"/>
          </w:tcPr>
          <w:p w14:paraId="2DFE9DDB" w14:textId="31086D64" w:rsidR="004E712C" w:rsidRPr="004E712C" w:rsidRDefault="004E712C" w:rsidP="004E712C">
            <w:pPr>
              <w:jc w:val="center"/>
              <w:rPr>
                <w:rFonts w:cstheme="minorHAnsi"/>
                <w:b/>
                <w:bCs/>
                <w:noProof/>
              </w:rPr>
            </w:pPr>
            <w:r w:rsidRPr="004E712C">
              <w:rPr>
                <w:rFonts w:cstheme="minorHAnsi"/>
                <w:b/>
                <w:bCs/>
                <w:noProof/>
              </w:rPr>
              <w:t>Average number of cases per district per week</w:t>
            </w:r>
          </w:p>
        </w:tc>
        <w:tc>
          <w:tcPr>
            <w:tcW w:w="1124" w:type="dxa"/>
            <w:vAlign w:val="center"/>
          </w:tcPr>
          <w:p w14:paraId="1BFAA26B" w14:textId="13CCBDDF" w:rsidR="004E712C" w:rsidRPr="004E712C" w:rsidRDefault="004E712C" w:rsidP="004E712C">
            <w:pPr>
              <w:jc w:val="center"/>
              <w:rPr>
                <w:rFonts w:cstheme="minorHAnsi"/>
                <w:b/>
                <w:bCs/>
                <w:noProof/>
              </w:rPr>
            </w:pPr>
            <w:r w:rsidRPr="004E712C">
              <w:rPr>
                <w:rFonts w:cstheme="minorHAnsi"/>
                <w:b/>
                <w:bCs/>
                <w:noProof/>
              </w:rPr>
              <w:t>Standard deviation</w:t>
            </w:r>
          </w:p>
        </w:tc>
      </w:tr>
      <w:tr w:rsidR="004E712C" w14:paraId="341E0D8B" w14:textId="77777777" w:rsidTr="00710799">
        <w:trPr>
          <w:trHeight w:val="275"/>
        </w:trPr>
        <w:tc>
          <w:tcPr>
            <w:tcW w:w="690" w:type="dxa"/>
          </w:tcPr>
          <w:p w14:paraId="18F23934" w14:textId="2C384359" w:rsidR="004E712C" w:rsidRPr="00710799" w:rsidRDefault="004E712C" w:rsidP="00572DF8">
            <w:pPr>
              <w:jc w:val="both"/>
              <w:rPr>
                <w:rFonts w:cstheme="minorHAnsi"/>
                <w:b/>
                <w:bCs/>
                <w:noProof/>
              </w:rPr>
            </w:pPr>
            <w:r w:rsidRPr="00710799">
              <w:rPr>
                <w:rFonts w:cstheme="minorHAnsi"/>
                <w:b/>
                <w:bCs/>
                <w:noProof/>
              </w:rPr>
              <w:t>2015</w:t>
            </w:r>
          </w:p>
        </w:tc>
        <w:tc>
          <w:tcPr>
            <w:tcW w:w="1742" w:type="dxa"/>
          </w:tcPr>
          <w:p w14:paraId="1F894101" w14:textId="1EF6C689" w:rsidR="004E712C" w:rsidRDefault="004E712C" w:rsidP="00572DF8">
            <w:pPr>
              <w:jc w:val="both"/>
              <w:rPr>
                <w:rFonts w:cstheme="minorHAnsi"/>
                <w:noProof/>
              </w:rPr>
            </w:pPr>
            <w:r>
              <w:rPr>
                <w:rFonts w:cstheme="minorHAnsi"/>
                <w:noProof/>
              </w:rPr>
              <w:t>1,440</w:t>
            </w:r>
          </w:p>
        </w:tc>
        <w:tc>
          <w:tcPr>
            <w:tcW w:w="1594" w:type="dxa"/>
          </w:tcPr>
          <w:p w14:paraId="6F8F9748" w14:textId="1C4EF2D6" w:rsidR="004E712C" w:rsidRDefault="004E712C" w:rsidP="00572DF8">
            <w:pPr>
              <w:jc w:val="both"/>
              <w:rPr>
                <w:rFonts w:cstheme="minorHAnsi"/>
                <w:noProof/>
              </w:rPr>
            </w:pPr>
            <w:r>
              <w:rPr>
                <w:rFonts w:cstheme="minorHAnsi"/>
                <w:noProof/>
              </w:rPr>
              <w:t>2,192</w:t>
            </w:r>
          </w:p>
        </w:tc>
        <w:tc>
          <w:tcPr>
            <w:tcW w:w="1875" w:type="dxa"/>
          </w:tcPr>
          <w:p w14:paraId="72AB8FC7" w14:textId="50A97898" w:rsidR="004E712C" w:rsidRDefault="004E712C" w:rsidP="00572DF8">
            <w:pPr>
              <w:jc w:val="both"/>
              <w:rPr>
                <w:rFonts w:cstheme="minorHAnsi"/>
                <w:noProof/>
              </w:rPr>
            </w:pPr>
            <w:r>
              <w:rPr>
                <w:rFonts w:cstheme="minorHAnsi"/>
                <w:noProof/>
              </w:rPr>
              <w:t>1.52</w:t>
            </w:r>
          </w:p>
        </w:tc>
        <w:tc>
          <w:tcPr>
            <w:tcW w:w="1124" w:type="dxa"/>
          </w:tcPr>
          <w:p w14:paraId="3AB7B16A" w14:textId="300354C5" w:rsidR="004E712C" w:rsidRDefault="00710799" w:rsidP="00572DF8">
            <w:pPr>
              <w:jc w:val="both"/>
              <w:rPr>
                <w:rFonts w:cstheme="minorHAnsi"/>
                <w:noProof/>
              </w:rPr>
            </w:pPr>
            <w:r>
              <w:rPr>
                <w:rFonts w:cstheme="minorHAnsi"/>
                <w:noProof/>
              </w:rPr>
              <w:t>4.64</w:t>
            </w:r>
          </w:p>
        </w:tc>
      </w:tr>
      <w:tr w:rsidR="004E712C" w14:paraId="616D9ACA" w14:textId="77777777" w:rsidTr="00710799">
        <w:trPr>
          <w:trHeight w:val="284"/>
        </w:trPr>
        <w:tc>
          <w:tcPr>
            <w:tcW w:w="690" w:type="dxa"/>
          </w:tcPr>
          <w:p w14:paraId="7FFA65C2" w14:textId="1F9B2718" w:rsidR="004E712C" w:rsidRPr="00710799" w:rsidRDefault="004E712C" w:rsidP="00572DF8">
            <w:pPr>
              <w:jc w:val="both"/>
              <w:rPr>
                <w:rFonts w:cstheme="minorHAnsi"/>
                <w:b/>
                <w:bCs/>
                <w:noProof/>
              </w:rPr>
            </w:pPr>
            <w:r w:rsidRPr="00710799">
              <w:rPr>
                <w:rFonts w:cstheme="minorHAnsi"/>
                <w:b/>
                <w:bCs/>
                <w:noProof/>
              </w:rPr>
              <w:t>2016</w:t>
            </w:r>
          </w:p>
        </w:tc>
        <w:tc>
          <w:tcPr>
            <w:tcW w:w="1742" w:type="dxa"/>
          </w:tcPr>
          <w:p w14:paraId="441EC2A1" w14:textId="7C2B39A7" w:rsidR="004E712C" w:rsidRDefault="004E712C" w:rsidP="00572DF8">
            <w:pPr>
              <w:jc w:val="both"/>
              <w:rPr>
                <w:rFonts w:cstheme="minorHAnsi"/>
                <w:noProof/>
              </w:rPr>
            </w:pPr>
            <w:r>
              <w:rPr>
                <w:rFonts w:cstheme="minorHAnsi"/>
                <w:noProof/>
              </w:rPr>
              <w:t>1,670</w:t>
            </w:r>
          </w:p>
        </w:tc>
        <w:tc>
          <w:tcPr>
            <w:tcW w:w="1594" w:type="dxa"/>
          </w:tcPr>
          <w:p w14:paraId="6B1D7DC4" w14:textId="1BC6C087" w:rsidR="004E712C" w:rsidRDefault="004E712C" w:rsidP="00572DF8">
            <w:pPr>
              <w:jc w:val="both"/>
              <w:rPr>
                <w:rFonts w:cstheme="minorHAnsi"/>
                <w:noProof/>
              </w:rPr>
            </w:pPr>
            <w:r>
              <w:rPr>
                <w:rFonts w:cstheme="minorHAnsi"/>
                <w:noProof/>
              </w:rPr>
              <w:t>2,110</w:t>
            </w:r>
          </w:p>
        </w:tc>
        <w:tc>
          <w:tcPr>
            <w:tcW w:w="1875" w:type="dxa"/>
          </w:tcPr>
          <w:p w14:paraId="656EBBE4" w14:textId="6D7C5D05" w:rsidR="004E712C" w:rsidRDefault="004E712C" w:rsidP="00572DF8">
            <w:pPr>
              <w:jc w:val="both"/>
              <w:rPr>
                <w:rFonts w:cstheme="minorHAnsi"/>
                <w:noProof/>
              </w:rPr>
            </w:pPr>
            <w:r>
              <w:rPr>
                <w:rFonts w:cstheme="minorHAnsi"/>
                <w:noProof/>
              </w:rPr>
              <w:t>1.26</w:t>
            </w:r>
          </w:p>
        </w:tc>
        <w:tc>
          <w:tcPr>
            <w:tcW w:w="1124" w:type="dxa"/>
          </w:tcPr>
          <w:p w14:paraId="642B050C" w14:textId="6EA66472" w:rsidR="004E712C" w:rsidRDefault="00710799" w:rsidP="00572DF8">
            <w:pPr>
              <w:jc w:val="both"/>
              <w:rPr>
                <w:rFonts w:cstheme="minorHAnsi"/>
                <w:noProof/>
              </w:rPr>
            </w:pPr>
            <w:r>
              <w:rPr>
                <w:rFonts w:cstheme="minorHAnsi"/>
                <w:noProof/>
              </w:rPr>
              <w:t>5.62</w:t>
            </w:r>
          </w:p>
        </w:tc>
      </w:tr>
      <w:tr w:rsidR="004E712C" w14:paraId="115CA599" w14:textId="77777777" w:rsidTr="00710799">
        <w:trPr>
          <w:trHeight w:val="275"/>
        </w:trPr>
        <w:tc>
          <w:tcPr>
            <w:tcW w:w="690" w:type="dxa"/>
          </w:tcPr>
          <w:p w14:paraId="44D813C5" w14:textId="59D80F64" w:rsidR="004E712C" w:rsidRPr="00710799" w:rsidRDefault="004E712C" w:rsidP="00572DF8">
            <w:pPr>
              <w:jc w:val="both"/>
              <w:rPr>
                <w:rFonts w:cstheme="minorHAnsi"/>
                <w:b/>
                <w:bCs/>
                <w:noProof/>
              </w:rPr>
            </w:pPr>
            <w:r w:rsidRPr="00710799">
              <w:rPr>
                <w:rFonts w:cstheme="minorHAnsi"/>
                <w:b/>
                <w:bCs/>
                <w:noProof/>
              </w:rPr>
              <w:t>2017</w:t>
            </w:r>
          </w:p>
        </w:tc>
        <w:tc>
          <w:tcPr>
            <w:tcW w:w="1742" w:type="dxa"/>
          </w:tcPr>
          <w:p w14:paraId="307B44FC" w14:textId="214FAB3D" w:rsidR="004E712C" w:rsidRDefault="004E712C" w:rsidP="00572DF8">
            <w:pPr>
              <w:jc w:val="both"/>
              <w:rPr>
                <w:rFonts w:cstheme="minorHAnsi"/>
                <w:noProof/>
              </w:rPr>
            </w:pPr>
            <w:r>
              <w:rPr>
                <w:rFonts w:cstheme="minorHAnsi"/>
                <w:noProof/>
              </w:rPr>
              <w:t>1,641</w:t>
            </w:r>
          </w:p>
        </w:tc>
        <w:tc>
          <w:tcPr>
            <w:tcW w:w="1594" w:type="dxa"/>
          </w:tcPr>
          <w:p w14:paraId="041237EA" w14:textId="32D4CB24" w:rsidR="004E712C" w:rsidRDefault="004E712C" w:rsidP="00572DF8">
            <w:pPr>
              <w:jc w:val="both"/>
              <w:rPr>
                <w:rFonts w:cstheme="minorHAnsi"/>
                <w:noProof/>
              </w:rPr>
            </w:pPr>
            <w:r>
              <w:rPr>
                <w:rFonts w:cstheme="minorHAnsi"/>
                <w:noProof/>
              </w:rPr>
              <w:t>7,664</w:t>
            </w:r>
          </w:p>
        </w:tc>
        <w:tc>
          <w:tcPr>
            <w:tcW w:w="1875" w:type="dxa"/>
          </w:tcPr>
          <w:p w14:paraId="49F7C09B" w14:textId="232AB411" w:rsidR="004E712C" w:rsidRDefault="004E712C" w:rsidP="00572DF8">
            <w:pPr>
              <w:jc w:val="both"/>
              <w:rPr>
                <w:rFonts w:cstheme="minorHAnsi"/>
                <w:noProof/>
              </w:rPr>
            </w:pPr>
            <w:r>
              <w:rPr>
                <w:rFonts w:cstheme="minorHAnsi"/>
                <w:noProof/>
              </w:rPr>
              <w:t>4.67</w:t>
            </w:r>
          </w:p>
        </w:tc>
        <w:tc>
          <w:tcPr>
            <w:tcW w:w="1124" w:type="dxa"/>
          </w:tcPr>
          <w:p w14:paraId="40A4E7C7" w14:textId="43CD44FB" w:rsidR="004E712C" w:rsidRDefault="00710799" w:rsidP="00572DF8">
            <w:pPr>
              <w:jc w:val="both"/>
              <w:rPr>
                <w:rFonts w:cstheme="minorHAnsi"/>
                <w:noProof/>
              </w:rPr>
            </w:pPr>
            <w:r>
              <w:rPr>
                <w:rFonts w:cstheme="minorHAnsi"/>
                <w:noProof/>
              </w:rPr>
              <w:t>14.9</w:t>
            </w:r>
          </w:p>
        </w:tc>
      </w:tr>
      <w:tr w:rsidR="004E712C" w14:paraId="7FF8485F" w14:textId="77777777" w:rsidTr="00710799">
        <w:trPr>
          <w:trHeight w:val="284"/>
        </w:trPr>
        <w:tc>
          <w:tcPr>
            <w:tcW w:w="690" w:type="dxa"/>
          </w:tcPr>
          <w:p w14:paraId="2A498C11" w14:textId="6C0C1282" w:rsidR="004E712C" w:rsidRPr="00710799" w:rsidRDefault="004E712C" w:rsidP="00572DF8">
            <w:pPr>
              <w:jc w:val="both"/>
              <w:rPr>
                <w:rFonts w:cstheme="minorHAnsi"/>
                <w:b/>
                <w:bCs/>
                <w:noProof/>
              </w:rPr>
            </w:pPr>
            <w:r w:rsidRPr="00710799">
              <w:rPr>
                <w:rFonts w:cstheme="minorHAnsi"/>
                <w:b/>
                <w:bCs/>
                <w:noProof/>
              </w:rPr>
              <w:t>2018</w:t>
            </w:r>
          </w:p>
        </w:tc>
        <w:tc>
          <w:tcPr>
            <w:tcW w:w="1742" w:type="dxa"/>
          </w:tcPr>
          <w:p w14:paraId="628F2577" w14:textId="08690879" w:rsidR="004E712C" w:rsidRDefault="004E712C" w:rsidP="00572DF8">
            <w:pPr>
              <w:jc w:val="both"/>
              <w:rPr>
                <w:rFonts w:cstheme="minorHAnsi"/>
                <w:noProof/>
              </w:rPr>
            </w:pPr>
            <w:r>
              <w:rPr>
                <w:rFonts w:cstheme="minorHAnsi"/>
                <w:noProof/>
              </w:rPr>
              <w:t>1,458</w:t>
            </w:r>
          </w:p>
        </w:tc>
        <w:tc>
          <w:tcPr>
            <w:tcW w:w="1594" w:type="dxa"/>
          </w:tcPr>
          <w:p w14:paraId="289D3666" w14:textId="28820496" w:rsidR="004E712C" w:rsidRDefault="004E712C" w:rsidP="00572DF8">
            <w:pPr>
              <w:jc w:val="both"/>
              <w:rPr>
                <w:rFonts w:cstheme="minorHAnsi"/>
                <w:noProof/>
              </w:rPr>
            </w:pPr>
            <w:r>
              <w:rPr>
                <w:rFonts w:cstheme="minorHAnsi"/>
                <w:noProof/>
              </w:rPr>
              <w:t>17,885</w:t>
            </w:r>
          </w:p>
        </w:tc>
        <w:tc>
          <w:tcPr>
            <w:tcW w:w="1875" w:type="dxa"/>
          </w:tcPr>
          <w:p w14:paraId="323CBDAC" w14:textId="054AAF84" w:rsidR="004E712C" w:rsidRDefault="004E712C" w:rsidP="00572DF8">
            <w:pPr>
              <w:jc w:val="both"/>
              <w:rPr>
                <w:rFonts w:cstheme="minorHAnsi"/>
                <w:noProof/>
              </w:rPr>
            </w:pPr>
            <w:r>
              <w:rPr>
                <w:rFonts w:cstheme="minorHAnsi"/>
                <w:noProof/>
              </w:rPr>
              <w:t>12.</w:t>
            </w:r>
            <w:r w:rsidR="00710799">
              <w:rPr>
                <w:rFonts w:cstheme="minorHAnsi"/>
                <w:noProof/>
              </w:rPr>
              <w:t>4</w:t>
            </w:r>
          </w:p>
        </w:tc>
        <w:tc>
          <w:tcPr>
            <w:tcW w:w="1124" w:type="dxa"/>
          </w:tcPr>
          <w:p w14:paraId="5F45486C" w14:textId="340DE5EC" w:rsidR="004E712C" w:rsidRDefault="00710799" w:rsidP="00572DF8">
            <w:pPr>
              <w:jc w:val="both"/>
              <w:rPr>
                <w:rFonts w:cstheme="minorHAnsi"/>
                <w:noProof/>
              </w:rPr>
            </w:pPr>
            <w:r>
              <w:rPr>
                <w:rFonts w:cstheme="minorHAnsi"/>
                <w:noProof/>
              </w:rPr>
              <w:t>34.1</w:t>
            </w:r>
          </w:p>
        </w:tc>
      </w:tr>
      <w:tr w:rsidR="004E712C" w14:paraId="74374499" w14:textId="77777777" w:rsidTr="00710799">
        <w:trPr>
          <w:trHeight w:val="284"/>
        </w:trPr>
        <w:tc>
          <w:tcPr>
            <w:tcW w:w="690" w:type="dxa"/>
          </w:tcPr>
          <w:p w14:paraId="72FD6F5A" w14:textId="1109F4C6" w:rsidR="004E712C" w:rsidRPr="00710799" w:rsidRDefault="004E712C" w:rsidP="00572DF8">
            <w:pPr>
              <w:jc w:val="both"/>
              <w:rPr>
                <w:rFonts w:cstheme="minorHAnsi"/>
                <w:b/>
                <w:bCs/>
                <w:noProof/>
              </w:rPr>
            </w:pPr>
            <w:r w:rsidRPr="00710799">
              <w:rPr>
                <w:rFonts w:cstheme="minorHAnsi"/>
                <w:b/>
                <w:bCs/>
                <w:noProof/>
              </w:rPr>
              <w:t>2019</w:t>
            </w:r>
          </w:p>
        </w:tc>
        <w:tc>
          <w:tcPr>
            <w:tcW w:w="1742" w:type="dxa"/>
          </w:tcPr>
          <w:p w14:paraId="7FA5BFDC" w14:textId="4CD6D230" w:rsidR="004E712C" w:rsidRDefault="004E712C" w:rsidP="00572DF8">
            <w:pPr>
              <w:jc w:val="both"/>
              <w:rPr>
                <w:rFonts w:cstheme="minorHAnsi"/>
                <w:noProof/>
              </w:rPr>
            </w:pPr>
            <w:r>
              <w:rPr>
                <w:rFonts w:cstheme="minorHAnsi"/>
                <w:noProof/>
              </w:rPr>
              <w:t>598</w:t>
            </w:r>
          </w:p>
        </w:tc>
        <w:tc>
          <w:tcPr>
            <w:tcW w:w="1594" w:type="dxa"/>
          </w:tcPr>
          <w:p w14:paraId="14BE57FB" w14:textId="48C72E7B" w:rsidR="004E712C" w:rsidRDefault="004E712C" w:rsidP="00572DF8">
            <w:pPr>
              <w:jc w:val="both"/>
              <w:rPr>
                <w:rFonts w:cstheme="minorHAnsi"/>
                <w:noProof/>
              </w:rPr>
            </w:pPr>
            <w:r>
              <w:rPr>
                <w:rFonts w:cstheme="minorHAnsi"/>
                <w:noProof/>
              </w:rPr>
              <w:t>390</w:t>
            </w:r>
          </w:p>
        </w:tc>
        <w:tc>
          <w:tcPr>
            <w:tcW w:w="1875" w:type="dxa"/>
          </w:tcPr>
          <w:p w14:paraId="6541F1CD" w14:textId="0BCB3FD5" w:rsidR="004E712C" w:rsidRDefault="00710799" w:rsidP="00572DF8">
            <w:pPr>
              <w:jc w:val="both"/>
              <w:rPr>
                <w:rFonts w:cstheme="minorHAnsi"/>
                <w:noProof/>
              </w:rPr>
            </w:pPr>
            <w:r>
              <w:rPr>
                <w:rFonts w:cstheme="minorHAnsi"/>
                <w:noProof/>
              </w:rPr>
              <w:t>0.667</w:t>
            </w:r>
          </w:p>
        </w:tc>
        <w:tc>
          <w:tcPr>
            <w:tcW w:w="1124" w:type="dxa"/>
          </w:tcPr>
          <w:p w14:paraId="2DE63977" w14:textId="2305999B" w:rsidR="004E712C" w:rsidRDefault="00710799" w:rsidP="00572DF8">
            <w:pPr>
              <w:jc w:val="both"/>
              <w:rPr>
                <w:rFonts w:cstheme="minorHAnsi"/>
                <w:noProof/>
              </w:rPr>
            </w:pPr>
            <w:r>
              <w:rPr>
                <w:rFonts w:cstheme="minorHAnsi"/>
                <w:noProof/>
              </w:rPr>
              <w:t>1.69</w:t>
            </w:r>
          </w:p>
        </w:tc>
      </w:tr>
    </w:tbl>
    <w:p w14:paraId="625D3E33" w14:textId="4B967F1C" w:rsidR="004E712C" w:rsidRDefault="004E712C" w:rsidP="00572DF8">
      <w:pPr>
        <w:spacing w:line="240" w:lineRule="auto"/>
        <w:jc w:val="both"/>
        <w:rPr>
          <w:rFonts w:cstheme="minorHAnsi"/>
          <w:noProof/>
        </w:rPr>
      </w:pPr>
    </w:p>
    <w:p w14:paraId="67974124" w14:textId="25AA6507" w:rsidR="00570EA1" w:rsidRPr="008A0AB3" w:rsidRDefault="00570EA1" w:rsidP="00572DF8">
      <w:pPr>
        <w:spacing w:line="240" w:lineRule="auto"/>
        <w:jc w:val="both"/>
        <w:rPr>
          <w:rFonts w:cstheme="minorHAnsi"/>
          <w:noProof/>
        </w:rPr>
      </w:pPr>
      <w:r>
        <w:rPr>
          <w:rFonts w:cstheme="minorHAnsi"/>
          <w:noProof/>
        </w:rPr>
        <w:t>Table Y2:</w:t>
      </w:r>
      <w:r w:rsidR="002307EF" w:rsidRPr="002307EF">
        <w:rPr>
          <w:rFonts w:cstheme="minorHAnsi"/>
          <w:noProof/>
        </w:rPr>
        <w:t xml:space="preserve"> Summary of suspected cases of measles, by </w:t>
      </w:r>
      <w:r w:rsidR="002307EF">
        <w:rPr>
          <w:rFonts w:cstheme="minorHAnsi"/>
          <w:noProof/>
        </w:rPr>
        <w:t>governorate</w:t>
      </w:r>
    </w:p>
    <w:tbl>
      <w:tblPr>
        <w:tblStyle w:val="TableGrid"/>
        <w:tblW w:w="7465" w:type="dxa"/>
        <w:tblLook w:val="04A0" w:firstRow="1" w:lastRow="0" w:firstColumn="1" w:lastColumn="0" w:noHBand="0" w:noVBand="1"/>
      </w:tblPr>
      <w:tblGrid>
        <w:gridCol w:w="1378"/>
        <w:gridCol w:w="1677"/>
        <w:gridCol w:w="1530"/>
        <w:gridCol w:w="1800"/>
        <w:gridCol w:w="1080"/>
      </w:tblGrid>
      <w:tr w:rsidR="006F79CD" w:rsidRPr="006F79CD" w14:paraId="51603683" w14:textId="77777777" w:rsidTr="00534394">
        <w:trPr>
          <w:trHeight w:val="908"/>
        </w:trPr>
        <w:tc>
          <w:tcPr>
            <w:tcW w:w="1378" w:type="dxa"/>
            <w:noWrap/>
            <w:vAlign w:val="center"/>
            <w:hideMark/>
          </w:tcPr>
          <w:p w14:paraId="01282E1C" w14:textId="77777777" w:rsidR="00EF6CE5" w:rsidRDefault="00EF6CE5" w:rsidP="006F79CD">
            <w:pPr>
              <w:spacing w:line="121" w:lineRule="atLeast"/>
              <w:rPr>
                <w:rFonts w:eastAsia="Times New Roman" w:cstheme="minorHAnsi"/>
                <w:b/>
                <w:bCs/>
              </w:rPr>
            </w:pPr>
            <w:r w:rsidRPr="006F79CD">
              <w:rPr>
                <w:rFonts w:eastAsia="Times New Roman" w:cstheme="minorHAnsi"/>
                <w:b/>
                <w:bCs/>
              </w:rPr>
              <w:t>Governorate</w:t>
            </w:r>
          </w:p>
          <w:p w14:paraId="6729F96A" w14:textId="791825DD" w:rsidR="000A3AF6" w:rsidRPr="000A3AF6" w:rsidRDefault="000A3AF6" w:rsidP="006F79CD">
            <w:pPr>
              <w:spacing w:line="121" w:lineRule="atLeast"/>
              <w:rPr>
                <w:rFonts w:eastAsia="Times New Roman" w:cstheme="minorHAnsi"/>
                <w:b/>
                <w:bCs/>
                <w:i/>
                <w:iCs/>
              </w:rPr>
            </w:pPr>
          </w:p>
        </w:tc>
        <w:tc>
          <w:tcPr>
            <w:tcW w:w="1677" w:type="dxa"/>
            <w:noWrap/>
            <w:vAlign w:val="center"/>
            <w:hideMark/>
          </w:tcPr>
          <w:p w14:paraId="7F527170" w14:textId="713F91F9" w:rsidR="00EF6CE5" w:rsidRPr="006F79CD" w:rsidRDefault="000A3AF6" w:rsidP="006F79CD">
            <w:pPr>
              <w:spacing w:line="121" w:lineRule="atLeast"/>
              <w:rPr>
                <w:rFonts w:eastAsia="Times New Roman" w:cstheme="minorHAnsi"/>
                <w:b/>
                <w:bCs/>
              </w:rPr>
            </w:pPr>
            <w:r>
              <w:rPr>
                <w:rFonts w:cstheme="minorHAnsi"/>
                <w:b/>
                <w:bCs/>
                <w:noProof/>
              </w:rPr>
              <w:t xml:space="preserve">Total </w:t>
            </w:r>
            <w:r w:rsidR="006F79CD" w:rsidRPr="004E712C">
              <w:rPr>
                <w:rFonts w:cstheme="minorHAnsi"/>
                <w:b/>
                <w:bCs/>
                <w:noProof/>
              </w:rPr>
              <w:t>Number of Weekly District Reports</w:t>
            </w:r>
          </w:p>
        </w:tc>
        <w:tc>
          <w:tcPr>
            <w:tcW w:w="1530" w:type="dxa"/>
            <w:vAlign w:val="center"/>
          </w:tcPr>
          <w:p w14:paraId="40B13854" w14:textId="242BAC66" w:rsidR="00EF6CE5" w:rsidRPr="006F79CD" w:rsidRDefault="006F79CD" w:rsidP="006F79CD">
            <w:pPr>
              <w:spacing w:line="121" w:lineRule="atLeast"/>
              <w:rPr>
                <w:rFonts w:eastAsia="Times New Roman" w:cstheme="minorHAnsi"/>
                <w:b/>
                <w:bCs/>
              </w:rPr>
            </w:pPr>
            <w:r w:rsidRPr="004E712C">
              <w:rPr>
                <w:rFonts w:cstheme="minorHAnsi"/>
                <w:b/>
                <w:bCs/>
                <w:noProof/>
              </w:rPr>
              <w:t>Total Number of Suspected Measles Cases</w:t>
            </w:r>
          </w:p>
        </w:tc>
        <w:tc>
          <w:tcPr>
            <w:tcW w:w="1800" w:type="dxa"/>
            <w:noWrap/>
            <w:vAlign w:val="center"/>
            <w:hideMark/>
          </w:tcPr>
          <w:p w14:paraId="01AAE21A" w14:textId="28B97012" w:rsidR="00EF6CE5" w:rsidRPr="006F79CD" w:rsidRDefault="006F79CD" w:rsidP="006F79CD">
            <w:pPr>
              <w:spacing w:line="121" w:lineRule="atLeast"/>
              <w:rPr>
                <w:rFonts w:eastAsia="Times New Roman" w:cstheme="minorHAnsi"/>
              </w:rPr>
            </w:pPr>
            <w:r w:rsidRPr="004E712C">
              <w:rPr>
                <w:rFonts w:cstheme="minorHAnsi"/>
                <w:b/>
                <w:bCs/>
                <w:noProof/>
              </w:rPr>
              <w:t>Average number of cases per district per week</w:t>
            </w:r>
            <w:r w:rsidRPr="006F79CD">
              <w:rPr>
                <w:rFonts w:eastAsia="Times New Roman" w:cstheme="minorHAnsi"/>
              </w:rPr>
              <w:t xml:space="preserve"> </w:t>
            </w:r>
          </w:p>
        </w:tc>
        <w:tc>
          <w:tcPr>
            <w:tcW w:w="1080" w:type="dxa"/>
            <w:noWrap/>
            <w:vAlign w:val="center"/>
            <w:hideMark/>
          </w:tcPr>
          <w:p w14:paraId="7F08DFAB" w14:textId="772C529A" w:rsidR="00EF6CE5" w:rsidRPr="006F79CD" w:rsidRDefault="006F79CD" w:rsidP="006F79CD">
            <w:pPr>
              <w:spacing w:line="121" w:lineRule="atLeast"/>
              <w:rPr>
                <w:rFonts w:eastAsia="Times New Roman" w:cstheme="minorHAnsi"/>
              </w:rPr>
            </w:pPr>
            <w:r w:rsidRPr="004E712C">
              <w:rPr>
                <w:rFonts w:cstheme="minorHAnsi"/>
                <w:b/>
                <w:bCs/>
                <w:noProof/>
              </w:rPr>
              <w:t>Standard deviation</w:t>
            </w:r>
            <w:r w:rsidRPr="006F79CD">
              <w:rPr>
                <w:rFonts w:eastAsia="Times New Roman" w:cstheme="minorHAnsi"/>
              </w:rPr>
              <w:t xml:space="preserve"> </w:t>
            </w:r>
          </w:p>
        </w:tc>
      </w:tr>
      <w:tr w:rsidR="006F79CD" w:rsidRPr="006F79CD" w14:paraId="5171451C" w14:textId="77777777" w:rsidTr="006F79CD">
        <w:trPr>
          <w:trHeight w:val="149"/>
        </w:trPr>
        <w:tc>
          <w:tcPr>
            <w:tcW w:w="1378" w:type="dxa"/>
            <w:noWrap/>
            <w:hideMark/>
          </w:tcPr>
          <w:p w14:paraId="73182E1B" w14:textId="77777777" w:rsidR="00EF6CE5" w:rsidRPr="00F562EF" w:rsidRDefault="00EF6CE5" w:rsidP="006F79CD">
            <w:pPr>
              <w:rPr>
                <w:rFonts w:eastAsia="Times New Roman" w:cstheme="minorHAnsi"/>
                <w:b/>
                <w:bCs/>
                <w:i/>
                <w:iCs/>
              </w:rPr>
            </w:pPr>
            <w:r w:rsidRPr="00F562EF">
              <w:rPr>
                <w:rFonts w:eastAsia="Times New Roman" w:cstheme="minorHAnsi"/>
                <w:b/>
                <w:bCs/>
                <w:i/>
                <w:iCs/>
              </w:rPr>
              <w:t>Al-</w:t>
            </w:r>
            <w:proofErr w:type="spellStart"/>
            <w:r w:rsidRPr="00F562EF">
              <w:rPr>
                <w:rFonts w:eastAsia="Times New Roman" w:cstheme="minorHAnsi"/>
                <w:b/>
                <w:bCs/>
                <w:i/>
                <w:iCs/>
              </w:rPr>
              <w:t>Hasakeh</w:t>
            </w:r>
            <w:proofErr w:type="spellEnd"/>
          </w:p>
        </w:tc>
        <w:tc>
          <w:tcPr>
            <w:tcW w:w="1677" w:type="dxa"/>
            <w:noWrap/>
            <w:hideMark/>
          </w:tcPr>
          <w:p w14:paraId="01ADBEF1" w14:textId="77777777" w:rsidR="00EF6CE5" w:rsidRPr="006F79CD" w:rsidRDefault="00EF6CE5" w:rsidP="006F79CD">
            <w:pPr>
              <w:rPr>
                <w:rFonts w:eastAsia="Times New Roman" w:cstheme="minorHAnsi"/>
              </w:rPr>
            </w:pPr>
            <w:r w:rsidRPr="006F79CD">
              <w:rPr>
                <w:rFonts w:eastAsia="Times New Roman" w:cstheme="minorHAnsi"/>
              </w:rPr>
              <w:t>843</w:t>
            </w:r>
          </w:p>
        </w:tc>
        <w:tc>
          <w:tcPr>
            <w:tcW w:w="1530" w:type="dxa"/>
          </w:tcPr>
          <w:p w14:paraId="231920DF" w14:textId="393DA33E" w:rsidR="00EF6CE5" w:rsidRPr="006F79CD" w:rsidRDefault="00EF6CE5" w:rsidP="006F79CD">
            <w:pPr>
              <w:rPr>
                <w:rFonts w:eastAsia="Times New Roman" w:cstheme="minorHAnsi"/>
              </w:rPr>
            </w:pPr>
            <w:r w:rsidRPr="006F79CD">
              <w:rPr>
                <w:rFonts w:eastAsia="Times New Roman" w:cstheme="minorHAnsi"/>
              </w:rPr>
              <w:t>623</w:t>
            </w:r>
          </w:p>
        </w:tc>
        <w:tc>
          <w:tcPr>
            <w:tcW w:w="1800" w:type="dxa"/>
            <w:noWrap/>
            <w:hideMark/>
          </w:tcPr>
          <w:p w14:paraId="0182E438" w14:textId="4E634CF0" w:rsidR="00EF6CE5" w:rsidRPr="006F79CD" w:rsidRDefault="00EF6CE5" w:rsidP="006F79CD">
            <w:pPr>
              <w:rPr>
                <w:rFonts w:eastAsia="Times New Roman" w:cstheme="minorHAnsi"/>
              </w:rPr>
            </w:pPr>
            <w:r w:rsidRPr="006F79CD">
              <w:rPr>
                <w:rFonts w:eastAsia="Times New Roman" w:cstheme="minorHAnsi"/>
              </w:rPr>
              <w:t>0.74</w:t>
            </w:r>
            <w:r w:rsidR="006F79CD">
              <w:rPr>
                <w:rFonts w:eastAsia="Times New Roman" w:cstheme="minorHAnsi"/>
              </w:rPr>
              <w:t>1</w:t>
            </w:r>
          </w:p>
        </w:tc>
        <w:tc>
          <w:tcPr>
            <w:tcW w:w="1080" w:type="dxa"/>
            <w:noWrap/>
            <w:hideMark/>
          </w:tcPr>
          <w:p w14:paraId="1579E275" w14:textId="4E63DA8E" w:rsidR="00EF6CE5" w:rsidRPr="006F79CD" w:rsidRDefault="00EF6CE5" w:rsidP="006F79CD">
            <w:pPr>
              <w:rPr>
                <w:rFonts w:eastAsia="Times New Roman" w:cstheme="minorHAnsi"/>
              </w:rPr>
            </w:pPr>
            <w:r w:rsidRPr="006F79CD">
              <w:rPr>
                <w:rFonts w:eastAsia="Times New Roman" w:cstheme="minorHAnsi"/>
              </w:rPr>
              <w:t>3.94</w:t>
            </w:r>
          </w:p>
        </w:tc>
      </w:tr>
      <w:tr w:rsidR="006F79CD" w:rsidRPr="006F79CD" w14:paraId="4EB10D47" w14:textId="77777777" w:rsidTr="006F79CD">
        <w:trPr>
          <w:trHeight w:val="154"/>
        </w:trPr>
        <w:tc>
          <w:tcPr>
            <w:tcW w:w="1378" w:type="dxa"/>
            <w:noWrap/>
            <w:hideMark/>
          </w:tcPr>
          <w:p w14:paraId="01751393" w14:textId="77777777" w:rsidR="00EF6CE5" w:rsidRPr="00F562EF" w:rsidRDefault="00EF6CE5" w:rsidP="006F79CD">
            <w:pPr>
              <w:rPr>
                <w:rFonts w:eastAsia="Times New Roman" w:cstheme="minorHAnsi"/>
                <w:b/>
                <w:bCs/>
                <w:i/>
                <w:iCs/>
              </w:rPr>
            </w:pPr>
            <w:r w:rsidRPr="00F562EF">
              <w:rPr>
                <w:rFonts w:eastAsia="Times New Roman" w:cstheme="minorHAnsi"/>
                <w:b/>
                <w:bCs/>
                <w:i/>
                <w:iCs/>
              </w:rPr>
              <w:t>Aleppo</w:t>
            </w:r>
          </w:p>
        </w:tc>
        <w:tc>
          <w:tcPr>
            <w:tcW w:w="1677" w:type="dxa"/>
            <w:noWrap/>
            <w:hideMark/>
          </w:tcPr>
          <w:p w14:paraId="037C9E10" w14:textId="6F5DEC16"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575</w:t>
            </w:r>
          </w:p>
        </w:tc>
        <w:tc>
          <w:tcPr>
            <w:tcW w:w="1530" w:type="dxa"/>
          </w:tcPr>
          <w:p w14:paraId="512136E3" w14:textId="2FD30DB4"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763</w:t>
            </w:r>
          </w:p>
        </w:tc>
        <w:tc>
          <w:tcPr>
            <w:tcW w:w="1800" w:type="dxa"/>
            <w:noWrap/>
            <w:hideMark/>
          </w:tcPr>
          <w:p w14:paraId="5EC86D01" w14:textId="528B6C20" w:rsidR="00EF6CE5" w:rsidRPr="006F79CD" w:rsidRDefault="00EF6CE5" w:rsidP="006F79CD">
            <w:pPr>
              <w:rPr>
                <w:rFonts w:eastAsia="Times New Roman" w:cstheme="minorHAnsi"/>
              </w:rPr>
            </w:pPr>
            <w:r w:rsidRPr="006F79CD">
              <w:rPr>
                <w:rFonts w:eastAsia="Times New Roman" w:cstheme="minorHAnsi"/>
              </w:rPr>
              <w:t>3.67</w:t>
            </w:r>
          </w:p>
        </w:tc>
        <w:tc>
          <w:tcPr>
            <w:tcW w:w="1080" w:type="dxa"/>
            <w:noWrap/>
            <w:hideMark/>
          </w:tcPr>
          <w:p w14:paraId="4A0AB69B" w14:textId="0B606336" w:rsidR="00EF6CE5" w:rsidRPr="006F79CD" w:rsidRDefault="00EF6CE5" w:rsidP="006F79CD">
            <w:pPr>
              <w:rPr>
                <w:rFonts w:eastAsia="Times New Roman" w:cstheme="minorHAnsi"/>
              </w:rPr>
            </w:pPr>
            <w:r w:rsidRPr="006F79CD">
              <w:rPr>
                <w:rFonts w:eastAsia="Times New Roman" w:cstheme="minorHAnsi"/>
              </w:rPr>
              <w:t>9.40</w:t>
            </w:r>
          </w:p>
        </w:tc>
      </w:tr>
      <w:tr w:rsidR="006F79CD" w:rsidRPr="006F79CD" w14:paraId="5EE7A5A6" w14:textId="77777777" w:rsidTr="006F79CD">
        <w:trPr>
          <w:trHeight w:val="149"/>
        </w:trPr>
        <w:tc>
          <w:tcPr>
            <w:tcW w:w="1378" w:type="dxa"/>
            <w:noWrap/>
            <w:hideMark/>
          </w:tcPr>
          <w:p w14:paraId="79574E15" w14:textId="77777777" w:rsidR="00EF6CE5" w:rsidRPr="00F562EF" w:rsidRDefault="00EF6CE5" w:rsidP="006F79CD">
            <w:pPr>
              <w:rPr>
                <w:rFonts w:eastAsia="Times New Roman" w:cstheme="minorHAnsi"/>
                <w:b/>
                <w:bCs/>
                <w:i/>
                <w:iCs/>
              </w:rPr>
            </w:pPr>
            <w:r w:rsidRPr="00F562EF">
              <w:rPr>
                <w:rFonts w:eastAsia="Times New Roman" w:cstheme="minorHAnsi"/>
                <w:b/>
                <w:bCs/>
                <w:i/>
                <w:iCs/>
              </w:rPr>
              <w:t>Ar-Raqqa</w:t>
            </w:r>
          </w:p>
        </w:tc>
        <w:tc>
          <w:tcPr>
            <w:tcW w:w="1677" w:type="dxa"/>
            <w:noWrap/>
            <w:hideMark/>
          </w:tcPr>
          <w:p w14:paraId="255B6E0C" w14:textId="77777777" w:rsidR="00EF6CE5" w:rsidRPr="006F79CD" w:rsidRDefault="00EF6CE5" w:rsidP="006F79CD">
            <w:pPr>
              <w:rPr>
                <w:rFonts w:eastAsia="Times New Roman" w:cstheme="minorHAnsi"/>
              </w:rPr>
            </w:pPr>
            <w:r w:rsidRPr="006F79CD">
              <w:rPr>
                <w:rFonts w:eastAsia="Times New Roman" w:cstheme="minorHAnsi"/>
              </w:rPr>
              <w:t>715</w:t>
            </w:r>
          </w:p>
        </w:tc>
        <w:tc>
          <w:tcPr>
            <w:tcW w:w="1530" w:type="dxa"/>
          </w:tcPr>
          <w:p w14:paraId="754BE83E" w14:textId="4EC17214" w:rsidR="00EF6CE5" w:rsidRPr="006F79CD" w:rsidRDefault="00EF6CE5" w:rsidP="006F79CD">
            <w:pPr>
              <w:rPr>
                <w:rFonts w:eastAsia="Times New Roman" w:cstheme="minorHAnsi"/>
              </w:rPr>
            </w:pPr>
            <w:r w:rsidRPr="006F79CD">
              <w:rPr>
                <w:rFonts w:eastAsia="Times New Roman" w:cstheme="minorHAnsi"/>
              </w:rPr>
              <w:t>8</w:t>
            </w:r>
            <w:r w:rsidR="006F79CD">
              <w:rPr>
                <w:rFonts w:eastAsia="Times New Roman" w:cstheme="minorHAnsi"/>
              </w:rPr>
              <w:t>,</w:t>
            </w:r>
            <w:r w:rsidRPr="006F79CD">
              <w:rPr>
                <w:rFonts w:eastAsia="Times New Roman" w:cstheme="minorHAnsi"/>
              </w:rPr>
              <w:t>786</w:t>
            </w:r>
          </w:p>
        </w:tc>
        <w:tc>
          <w:tcPr>
            <w:tcW w:w="1800" w:type="dxa"/>
            <w:noWrap/>
            <w:hideMark/>
          </w:tcPr>
          <w:p w14:paraId="3F9983EC" w14:textId="64B75BAE" w:rsidR="00EF6CE5" w:rsidRPr="006F79CD" w:rsidRDefault="00EF6CE5" w:rsidP="006F79CD">
            <w:pPr>
              <w:rPr>
                <w:rFonts w:eastAsia="Times New Roman" w:cstheme="minorHAnsi"/>
              </w:rPr>
            </w:pPr>
            <w:r w:rsidRPr="006F79CD">
              <w:rPr>
                <w:rFonts w:eastAsia="Times New Roman" w:cstheme="minorHAnsi"/>
              </w:rPr>
              <w:t>12.</w:t>
            </w:r>
            <w:r w:rsidR="006F79CD">
              <w:rPr>
                <w:rFonts w:eastAsia="Times New Roman" w:cstheme="minorHAnsi"/>
              </w:rPr>
              <w:t>3</w:t>
            </w:r>
          </w:p>
        </w:tc>
        <w:tc>
          <w:tcPr>
            <w:tcW w:w="1080" w:type="dxa"/>
            <w:noWrap/>
            <w:hideMark/>
          </w:tcPr>
          <w:p w14:paraId="7F66CC19" w14:textId="499757F4" w:rsidR="00EF6CE5" w:rsidRPr="006F79CD" w:rsidRDefault="00EF6CE5" w:rsidP="006F79CD">
            <w:pPr>
              <w:rPr>
                <w:rFonts w:eastAsia="Times New Roman" w:cstheme="minorHAnsi"/>
              </w:rPr>
            </w:pPr>
            <w:r w:rsidRPr="006F79CD">
              <w:rPr>
                <w:rFonts w:eastAsia="Times New Roman" w:cstheme="minorHAnsi"/>
              </w:rPr>
              <w:t>40.</w:t>
            </w:r>
            <w:r w:rsidR="006F79CD">
              <w:rPr>
                <w:rFonts w:eastAsia="Times New Roman" w:cstheme="minorHAnsi"/>
              </w:rPr>
              <w:t>3</w:t>
            </w:r>
          </w:p>
        </w:tc>
      </w:tr>
      <w:tr w:rsidR="006F79CD" w:rsidRPr="006F79CD" w14:paraId="082E8956" w14:textId="77777777" w:rsidTr="006F79CD">
        <w:trPr>
          <w:trHeight w:val="154"/>
        </w:trPr>
        <w:tc>
          <w:tcPr>
            <w:tcW w:w="1378" w:type="dxa"/>
            <w:noWrap/>
            <w:hideMark/>
          </w:tcPr>
          <w:p w14:paraId="77CAC06C" w14:textId="77777777" w:rsidR="00EF6CE5" w:rsidRPr="00F562EF" w:rsidRDefault="00EF6CE5" w:rsidP="006F79CD">
            <w:pPr>
              <w:rPr>
                <w:rFonts w:eastAsia="Times New Roman" w:cstheme="minorHAnsi"/>
                <w:b/>
                <w:bCs/>
                <w:i/>
                <w:iCs/>
              </w:rPr>
            </w:pPr>
            <w:proofErr w:type="spellStart"/>
            <w:r w:rsidRPr="00F562EF">
              <w:rPr>
                <w:rFonts w:eastAsia="Times New Roman" w:cstheme="minorHAnsi"/>
                <w:b/>
                <w:bCs/>
                <w:i/>
                <w:iCs/>
              </w:rPr>
              <w:t>Dar'a</w:t>
            </w:r>
            <w:proofErr w:type="spellEnd"/>
          </w:p>
        </w:tc>
        <w:tc>
          <w:tcPr>
            <w:tcW w:w="1677" w:type="dxa"/>
            <w:noWrap/>
            <w:hideMark/>
          </w:tcPr>
          <w:p w14:paraId="3844D763" w14:textId="77777777" w:rsidR="00EF6CE5" w:rsidRPr="006F79CD" w:rsidRDefault="00EF6CE5" w:rsidP="006F79CD">
            <w:pPr>
              <w:rPr>
                <w:rFonts w:eastAsia="Times New Roman" w:cstheme="minorHAnsi"/>
              </w:rPr>
            </w:pPr>
            <w:r w:rsidRPr="006F79CD">
              <w:rPr>
                <w:rFonts w:eastAsia="Times New Roman" w:cstheme="minorHAnsi"/>
              </w:rPr>
              <w:t>535</w:t>
            </w:r>
          </w:p>
        </w:tc>
        <w:tc>
          <w:tcPr>
            <w:tcW w:w="1530" w:type="dxa"/>
          </w:tcPr>
          <w:p w14:paraId="79F12B55" w14:textId="0BD264C0" w:rsidR="00EF6CE5" w:rsidRPr="006F79CD" w:rsidRDefault="00EF6CE5" w:rsidP="006F79CD">
            <w:pPr>
              <w:rPr>
                <w:rFonts w:eastAsia="Times New Roman" w:cstheme="minorHAnsi"/>
              </w:rPr>
            </w:pPr>
            <w:r w:rsidRPr="006F79CD">
              <w:rPr>
                <w:rFonts w:eastAsia="Times New Roman" w:cstheme="minorHAnsi"/>
              </w:rPr>
              <w:t>267</w:t>
            </w:r>
          </w:p>
        </w:tc>
        <w:tc>
          <w:tcPr>
            <w:tcW w:w="1800" w:type="dxa"/>
            <w:noWrap/>
            <w:hideMark/>
          </w:tcPr>
          <w:p w14:paraId="4407B706" w14:textId="6945124D" w:rsidR="00EF6CE5" w:rsidRPr="006F79CD" w:rsidRDefault="00EF6CE5" w:rsidP="006F79CD">
            <w:pPr>
              <w:rPr>
                <w:rFonts w:eastAsia="Times New Roman" w:cstheme="minorHAnsi"/>
              </w:rPr>
            </w:pPr>
            <w:r w:rsidRPr="006F79CD">
              <w:rPr>
                <w:rFonts w:eastAsia="Times New Roman" w:cstheme="minorHAnsi"/>
              </w:rPr>
              <w:t>0.500</w:t>
            </w:r>
          </w:p>
        </w:tc>
        <w:tc>
          <w:tcPr>
            <w:tcW w:w="1080" w:type="dxa"/>
            <w:noWrap/>
            <w:hideMark/>
          </w:tcPr>
          <w:p w14:paraId="770534A6" w14:textId="71399F16" w:rsidR="00EF6CE5" w:rsidRPr="006F79CD" w:rsidRDefault="00EF6CE5" w:rsidP="006F79CD">
            <w:pPr>
              <w:rPr>
                <w:rFonts w:eastAsia="Times New Roman" w:cstheme="minorHAnsi"/>
              </w:rPr>
            </w:pPr>
            <w:r w:rsidRPr="006F79CD">
              <w:rPr>
                <w:rFonts w:eastAsia="Times New Roman" w:cstheme="minorHAnsi"/>
              </w:rPr>
              <w:t>1.1</w:t>
            </w:r>
            <w:r w:rsidR="006F79CD">
              <w:rPr>
                <w:rFonts w:eastAsia="Times New Roman" w:cstheme="minorHAnsi"/>
              </w:rPr>
              <w:t>8</w:t>
            </w:r>
          </w:p>
        </w:tc>
      </w:tr>
      <w:tr w:rsidR="006F79CD" w:rsidRPr="006F79CD" w14:paraId="645845E6" w14:textId="77777777" w:rsidTr="006F79CD">
        <w:trPr>
          <w:trHeight w:val="149"/>
        </w:trPr>
        <w:tc>
          <w:tcPr>
            <w:tcW w:w="1378" w:type="dxa"/>
            <w:noWrap/>
            <w:hideMark/>
          </w:tcPr>
          <w:p w14:paraId="7C57684D" w14:textId="77777777" w:rsidR="00EF6CE5" w:rsidRPr="00F562EF" w:rsidRDefault="00EF6CE5" w:rsidP="006F79CD">
            <w:pPr>
              <w:rPr>
                <w:rFonts w:eastAsia="Times New Roman" w:cstheme="minorHAnsi"/>
                <w:b/>
                <w:bCs/>
                <w:i/>
                <w:iCs/>
              </w:rPr>
            </w:pPr>
            <w:r w:rsidRPr="00F562EF">
              <w:rPr>
                <w:rFonts w:eastAsia="Times New Roman" w:cstheme="minorHAnsi"/>
                <w:b/>
                <w:bCs/>
                <w:i/>
                <w:iCs/>
              </w:rPr>
              <w:t>Deir-</w:t>
            </w:r>
            <w:proofErr w:type="spellStart"/>
            <w:r w:rsidRPr="00F562EF">
              <w:rPr>
                <w:rFonts w:eastAsia="Times New Roman" w:cstheme="minorHAnsi"/>
                <w:b/>
                <w:bCs/>
                <w:i/>
                <w:iCs/>
              </w:rPr>
              <w:t>ez</w:t>
            </w:r>
            <w:proofErr w:type="spellEnd"/>
            <w:r w:rsidRPr="00F562EF">
              <w:rPr>
                <w:rFonts w:eastAsia="Times New Roman" w:cstheme="minorHAnsi"/>
                <w:b/>
                <w:bCs/>
                <w:i/>
                <w:iCs/>
              </w:rPr>
              <w:t>-</w:t>
            </w:r>
            <w:proofErr w:type="spellStart"/>
            <w:r w:rsidRPr="00F562EF">
              <w:rPr>
                <w:rFonts w:eastAsia="Times New Roman" w:cstheme="minorHAnsi"/>
                <w:b/>
                <w:bCs/>
                <w:i/>
                <w:iCs/>
              </w:rPr>
              <w:t>Zor</w:t>
            </w:r>
            <w:proofErr w:type="spellEnd"/>
          </w:p>
        </w:tc>
        <w:tc>
          <w:tcPr>
            <w:tcW w:w="1677" w:type="dxa"/>
            <w:noWrap/>
            <w:hideMark/>
          </w:tcPr>
          <w:p w14:paraId="40495DCA" w14:textId="77777777" w:rsidR="00EF6CE5" w:rsidRPr="006F79CD" w:rsidRDefault="00EF6CE5" w:rsidP="006F79CD">
            <w:pPr>
              <w:rPr>
                <w:rFonts w:eastAsia="Times New Roman" w:cstheme="minorHAnsi"/>
              </w:rPr>
            </w:pPr>
            <w:r w:rsidRPr="006F79CD">
              <w:rPr>
                <w:rFonts w:eastAsia="Times New Roman" w:cstheme="minorHAnsi"/>
              </w:rPr>
              <w:t>701</w:t>
            </w:r>
          </w:p>
        </w:tc>
        <w:tc>
          <w:tcPr>
            <w:tcW w:w="1530" w:type="dxa"/>
          </w:tcPr>
          <w:p w14:paraId="233B7E47" w14:textId="6E42523D" w:rsidR="00EF6CE5" w:rsidRPr="006F79CD" w:rsidRDefault="00EF6CE5" w:rsidP="006F79CD">
            <w:pPr>
              <w:rPr>
                <w:rFonts w:eastAsia="Times New Roman" w:cstheme="minorHAnsi"/>
              </w:rPr>
            </w:pPr>
            <w:r w:rsidRPr="006F79CD">
              <w:rPr>
                <w:rFonts w:eastAsia="Times New Roman" w:cstheme="minorHAnsi"/>
              </w:rPr>
              <w:t>9</w:t>
            </w:r>
            <w:r w:rsidR="006F79CD">
              <w:rPr>
                <w:rFonts w:eastAsia="Times New Roman" w:cstheme="minorHAnsi"/>
              </w:rPr>
              <w:t>,</w:t>
            </w:r>
            <w:r w:rsidRPr="006F79CD">
              <w:rPr>
                <w:rFonts w:eastAsia="Times New Roman" w:cstheme="minorHAnsi"/>
              </w:rPr>
              <w:t>027</w:t>
            </w:r>
          </w:p>
        </w:tc>
        <w:tc>
          <w:tcPr>
            <w:tcW w:w="1800" w:type="dxa"/>
            <w:noWrap/>
            <w:hideMark/>
          </w:tcPr>
          <w:p w14:paraId="599FE61F" w14:textId="19DC09FD" w:rsidR="00EF6CE5" w:rsidRPr="006F79CD" w:rsidRDefault="00EF6CE5" w:rsidP="006F79CD">
            <w:pPr>
              <w:rPr>
                <w:rFonts w:eastAsia="Times New Roman" w:cstheme="minorHAnsi"/>
              </w:rPr>
            </w:pPr>
            <w:r w:rsidRPr="006F79CD">
              <w:rPr>
                <w:rFonts w:eastAsia="Times New Roman" w:cstheme="minorHAnsi"/>
              </w:rPr>
              <w:t>13.0</w:t>
            </w:r>
          </w:p>
        </w:tc>
        <w:tc>
          <w:tcPr>
            <w:tcW w:w="1080" w:type="dxa"/>
            <w:noWrap/>
            <w:hideMark/>
          </w:tcPr>
          <w:p w14:paraId="664C27FF" w14:textId="6933C246" w:rsidR="00EF6CE5" w:rsidRPr="006F79CD" w:rsidRDefault="00EF6CE5" w:rsidP="006F79CD">
            <w:pPr>
              <w:rPr>
                <w:rFonts w:eastAsia="Times New Roman" w:cstheme="minorHAnsi"/>
              </w:rPr>
            </w:pPr>
            <w:r w:rsidRPr="006F79CD">
              <w:rPr>
                <w:rFonts w:eastAsia="Times New Roman" w:cstheme="minorHAnsi"/>
              </w:rPr>
              <w:t>27.3</w:t>
            </w:r>
          </w:p>
        </w:tc>
      </w:tr>
      <w:tr w:rsidR="006F79CD" w:rsidRPr="006F79CD" w14:paraId="58B629B4" w14:textId="77777777" w:rsidTr="006F79CD">
        <w:trPr>
          <w:trHeight w:val="154"/>
        </w:trPr>
        <w:tc>
          <w:tcPr>
            <w:tcW w:w="1378" w:type="dxa"/>
            <w:noWrap/>
            <w:hideMark/>
          </w:tcPr>
          <w:p w14:paraId="297E7C65" w14:textId="77777777" w:rsidR="00EF6CE5" w:rsidRPr="00F562EF" w:rsidRDefault="00EF6CE5" w:rsidP="006F79CD">
            <w:pPr>
              <w:rPr>
                <w:rFonts w:eastAsia="Times New Roman" w:cstheme="minorHAnsi"/>
                <w:b/>
                <w:bCs/>
                <w:i/>
                <w:iCs/>
              </w:rPr>
            </w:pPr>
            <w:r w:rsidRPr="00F562EF">
              <w:rPr>
                <w:rFonts w:eastAsia="Times New Roman" w:cstheme="minorHAnsi"/>
                <w:b/>
                <w:bCs/>
                <w:i/>
                <w:iCs/>
              </w:rPr>
              <w:t>Hama</w:t>
            </w:r>
          </w:p>
        </w:tc>
        <w:tc>
          <w:tcPr>
            <w:tcW w:w="1677" w:type="dxa"/>
            <w:noWrap/>
            <w:hideMark/>
          </w:tcPr>
          <w:p w14:paraId="7477017C" w14:textId="77777777" w:rsidR="00EF6CE5" w:rsidRPr="006F79CD" w:rsidRDefault="00EF6CE5" w:rsidP="006F79CD">
            <w:pPr>
              <w:rPr>
                <w:rFonts w:eastAsia="Times New Roman" w:cstheme="minorHAnsi"/>
              </w:rPr>
            </w:pPr>
            <w:r w:rsidRPr="006F79CD">
              <w:rPr>
                <w:rFonts w:eastAsia="Times New Roman" w:cstheme="minorHAnsi"/>
              </w:rPr>
              <w:t>797</w:t>
            </w:r>
          </w:p>
        </w:tc>
        <w:tc>
          <w:tcPr>
            <w:tcW w:w="1530" w:type="dxa"/>
          </w:tcPr>
          <w:p w14:paraId="042BAFBB" w14:textId="47105C7F" w:rsidR="00EF6CE5" w:rsidRPr="006F79CD" w:rsidRDefault="00EF6CE5" w:rsidP="006F79CD">
            <w:pPr>
              <w:rPr>
                <w:rFonts w:eastAsia="Times New Roman" w:cstheme="minorHAnsi"/>
              </w:rPr>
            </w:pPr>
            <w:r w:rsidRPr="006F79CD">
              <w:rPr>
                <w:rFonts w:eastAsia="Times New Roman" w:cstheme="minorHAnsi"/>
              </w:rPr>
              <w:t>93</w:t>
            </w:r>
          </w:p>
        </w:tc>
        <w:tc>
          <w:tcPr>
            <w:tcW w:w="1800" w:type="dxa"/>
            <w:noWrap/>
            <w:hideMark/>
          </w:tcPr>
          <w:p w14:paraId="1480E73D" w14:textId="2977E59C" w:rsidR="00EF6CE5" w:rsidRPr="006F79CD" w:rsidRDefault="00EF6CE5" w:rsidP="006F79CD">
            <w:pPr>
              <w:rPr>
                <w:rFonts w:eastAsia="Times New Roman" w:cstheme="minorHAnsi"/>
              </w:rPr>
            </w:pPr>
            <w:r w:rsidRPr="006F79CD">
              <w:rPr>
                <w:rFonts w:eastAsia="Times New Roman" w:cstheme="minorHAnsi"/>
              </w:rPr>
              <w:t>0.117</w:t>
            </w:r>
          </w:p>
        </w:tc>
        <w:tc>
          <w:tcPr>
            <w:tcW w:w="1080" w:type="dxa"/>
            <w:noWrap/>
            <w:hideMark/>
          </w:tcPr>
          <w:p w14:paraId="3033C5EF" w14:textId="21EC2BDD" w:rsidR="00EF6CE5" w:rsidRPr="006F79CD" w:rsidRDefault="00EF6CE5" w:rsidP="006F79CD">
            <w:pPr>
              <w:rPr>
                <w:rFonts w:eastAsia="Times New Roman" w:cstheme="minorHAnsi"/>
              </w:rPr>
            </w:pPr>
            <w:r w:rsidRPr="006F79CD">
              <w:rPr>
                <w:rFonts w:eastAsia="Times New Roman" w:cstheme="minorHAnsi"/>
              </w:rPr>
              <w:t>0.47</w:t>
            </w:r>
            <w:r w:rsidR="006F79CD">
              <w:rPr>
                <w:rFonts w:eastAsia="Times New Roman" w:cstheme="minorHAnsi"/>
              </w:rPr>
              <w:t>7</w:t>
            </w:r>
          </w:p>
        </w:tc>
      </w:tr>
      <w:tr w:rsidR="006F79CD" w:rsidRPr="006F79CD" w14:paraId="163A24F8" w14:textId="77777777" w:rsidTr="006F79CD">
        <w:trPr>
          <w:trHeight w:val="149"/>
        </w:trPr>
        <w:tc>
          <w:tcPr>
            <w:tcW w:w="1378" w:type="dxa"/>
            <w:noWrap/>
            <w:hideMark/>
          </w:tcPr>
          <w:p w14:paraId="5F6ACF02" w14:textId="77777777" w:rsidR="00EF6CE5" w:rsidRPr="00F562EF" w:rsidRDefault="00EF6CE5" w:rsidP="006F79CD">
            <w:pPr>
              <w:rPr>
                <w:rFonts w:eastAsia="Times New Roman" w:cstheme="minorHAnsi"/>
                <w:b/>
                <w:bCs/>
                <w:i/>
                <w:iCs/>
              </w:rPr>
            </w:pPr>
            <w:r w:rsidRPr="00F562EF">
              <w:rPr>
                <w:rFonts w:eastAsia="Times New Roman" w:cstheme="minorHAnsi"/>
                <w:b/>
                <w:bCs/>
                <w:i/>
                <w:iCs/>
              </w:rPr>
              <w:t>Homs</w:t>
            </w:r>
          </w:p>
        </w:tc>
        <w:tc>
          <w:tcPr>
            <w:tcW w:w="1677" w:type="dxa"/>
            <w:noWrap/>
            <w:hideMark/>
          </w:tcPr>
          <w:p w14:paraId="1F9459CB" w14:textId="77777777" w:rsidR="00EF6CE5" w:rsidRPr="006F79CD" w:rsidRDefault="00EF6CE5" w:rsidP="006F79CD">
            <w:pPr>
              <w:rPr>
                <w:rFonts w:eastAsia="Times New Roman" w:cstheme="minorHAnsi"/>
              </w:rPr>
            </w:pPr>
            <w:r w:rsidRPr="006F79CD">
              <w:rPr>
                <w:rFonts w:eastAsia="Times New Roman" w:cstheme="minorHAnsi"/>
              </w:rPr>
              <w:t>304</w:t>
            </w:r>
          </w:p>
        </w:tc>
        <w:tc>
          <w:tcPr>
            <w:tcW w:w="1530" w:type="dxa"/>
          </w:tcPr>
          <w:p w14:paraId="1A591B47" w14:textId="59B95937" w:rsidR="00EF6CE5" w:rsidRPr="006F79CD" w:rsidRDefault="00EF6CE5" w:rsidP="006F79CD">
            <w:pPr>
              <w:rPr>
                <w:rFonts w:eastAsia="Times New Roman" w:cstheme="minorHAnsi"/>
              </w:rPr>
            </w:pPr>
            <w:r w:rsidRPr="006F79CD">
              <w:rPr>
                <w:rFonts w:eastAsia="Times New Roman" w:cstheme="minorHAnsi"/>
              </w:rPr>
              <w:t>1</w:t>
            </w:r>
          </w:p>
        </w:tc>
        <w:tc>
          <w:tcPr>
            <w:tcW w:w="1800" w:type="dxa"/>
            <w:noWrap/>
            <w:hideMark/>
          </w:tcPr>
          <w:p w14:paraId="194580F6" w14:textId="43C92CE7" w:rsidR="00EF6CE5" w:rsidRPr="006F79CD" w:rsidRDefault="00EF6CE5" w:rsidP="006F79CD">
            <w:pPr>
              <w:rPr>
                <w:rFonts w:eastAsia="Times New Roman" w:cstheme="minorHAnsi"/>
              </w:rPr>
            </w:pPr>
            <w:r w:rsidRPr="006F79CD">
              <w:rPr>
                <w:rFonts w:eastAsia="Times New Roman" w:cstheme="minorHAnsi"/>
              </w:rPr>
              <w:t>0.0032</w:t>
            </w:r>
            <w:r w:rsidR="006F79CD">
              <w:rPr>
                <w:rFonts w:eastAsia="Times New Roman" w:cstheme="minorHAnsi"/>
              </w:rPr>
              <w:t>9</w:t>
            </w:r>
          </w:p>
        </w:tc>
        <w:tc>
          <w:tcPr>
            <w:tcW w:w="1080" w:type="dxa"/>
            <w:noWrap/>
            <w:hideMark/>
          </w:tcPr>
          <w:p w14:paraId="1A712A65" w14:textId="1AE80B06" w:rsidR="00EF6CE5" w:rsidRPr="006F79CD" w:rsidRDefault="00EF6CE5" w:rsidP="006F79CD">
            <w:pPr>
              <w:rPr>
                <w:rFonts w:eastAsia="Times New Roman" w:cstheme="minorHAnsi"/>
              </w:rPr>
            </w:pPr>
            <w:r w:rsidRPr="006F79CD">
              <w:rPr>
                <w:rFonts w:eastAsia="Times New Roman" w:cstheme="minorHAnsi"/>
              </w:rPr>
              <w:t>0.0573</w:t>
            </w:r>
          </w:p>
        </w:tc>
      </w:tr>
      <w:tr w:rsidR="006F79CD" w:rsidRPr="006F79CD" w14:paraId="418839F1" w14:textId="77777777" w:rsidTr="006F79CD">
        <w:trPr>
          <w:trHeight w:val="154"/>
        </w:trPr>
        <w:tc>
          <w:tcPr>
            <w:tcW w:w="1378" w:type="dxa"/>
            <w:noWrap/>
            <w:hideMark/>
          </w:tcPr>
          <w:p w14:paraId="4FA8EEDF" w14:textId="77777777" w:rsidR="00EF6CE5" w:rsidRPr="00F562EF" w:rsidRDefault="00EF6CE5" w:rsidP="006F79CD">
            <w:pPr>
              <w:rPr>
                <w:rFonts w:eastAsia="Times New Roman" w:cstheme="minorHAnsi"/>
                <w:b/>
                <w:bCs/>
                <w:i/>
                <w:iCs/>
              </w:rPr>
            </w:pPr>
            <w:r w:rsidRPr="00F562EF">
              <w:rPr>
                <w:rFonts w:eastAsia="Times New Roman" w:cstheme="minorHAnsi"/>
                <w:b/>
                <w:bCs/>
                <w:i/>
                <w:iCs/>
              </w:rPr>
              <w:lastRenderedPageBreak/>
              <w:t>Idleb</w:t>
            </w:r>
          </w:p>
        </w:tc>
        <w:tc>
          <w:tcPr>
            <w:tcW w:w="1677" w:type="dxa"/>
            <w:noWrap/>
            <w:hideMark/>
          </w:tcPr>
          <w:p w14:paraId="1EE0C45E" w14:textId="6F1AB9FC"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170</w:t>
            </w:r>
          </w:p>
        </w:tc>
        <w:tc>
          <w:tcPr>
            <w:tcW w:w="1530" w:type="dxa"/>
          </w:tcPr>
          <w:p w14:paraId="0A327648" w14:textId="0159DA5C"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631</w:t>
            </w:r>
          </w:p>
        </w:tc>
        <w:tc>
          <w:tcPr>
            <w:tcW w:w="1800" w:type="dxa"/>
            <w:noWrap/>
            <w:hideMark/>
          </w:tcPr>
          <w:p w14:paraId="2FDA1E72" w14:textId="1A2E2364" w:rsidR="00EF6CE5" w:rsidRPr="006F79CD" w:rsidRDefault="00EF6CE5" w:rsidP="006F79CD">
            <w:pPr>
              <w:rPr>
                <w:rFonts w:eastAsia="Times New Roman" w:cstheme="minorHAnsi"/>
              </w:rPr>
            </w:pPr>
            <w:r w:rsidRPr="006F79CD">
              <w:rPr>
                <w:rFonts w:eastAsia="Times New Roman" w:cstheme="minorHAnsi"/>
              </w:rPr>
              <w:t>4.8</w:t>
            </w:r>
            <w:r w:rsidR="006F79CD">
              <w:rPr>
                <w:rFonts w:eastAsia="Times New Roman" w:cstheme="minorHAnsi"/>
              </w:rPr>
              <w:t>3</w:t>
            </w:r>
          </w:p>
        </w:tc>
        <w:tc>
          <w:tcPr>
            <w:tcW w:w="1080" w:type="dxa"/>
            <w:noWrap/>
            <w:hideMark/>
          </w:tcPr>
          <w:p w14:paraId="5DCEBC27" w14:textId="59292126" w:rsidR="00EF6CE5" w:rsidRPr="006F79CD" w:rsidRDefault="00EF6CE5" w:rsidP="006F79CD">
            <w:pPr>
              <w:rPr>
                <w:rFonts w:eastAsia="Times New Roman" w:cstheme="minorHAnsi"/>
              </w:rPr>
            </w:pPr>
            <w:r w:rsidRPr="006F79CD">
              <w:rPr>
                <w:rFonts w:eastAsia="Times New Roman" w:cstheme="minorHAnsi"/>
              </w:rPr>
              <w:t>15.9</w:t>
            </w:r>
          </w:p>
        </w:tc>
      </w:tr>
      <w:tr w:rsidR="006F79CD" w:rsidRPr="006F79CD" w14:paraId="744BFC70" w14:textId="77777777" w:rsidTr="006F79CD">
        <w:trPr>
          <w:trHeight w:val="149"/>
        </w:trPr>
        <w:tc>
          <w:tcPr>
            <w:tcW w:w="1378" w:type="dxa"/>
            <w:noWrap/>
            <w:hideMark/>
          </w:tcPr>
          <w:p w14:paraId="2223BB27" w14:textId="77777777" w:rsidR="00EF6CE5" w:rsidRPr="00F562EF" w:rsidRDefault="00EF6CE5" w:rsidP="006F79CD">
            <w:pPr>
              <w:rPr>
                <w:rFonts w:eastAsia="Times New Roman" w:cstheme="minorHAnsi"/>
                <w:b/>
                <w:bCs/>
                <w:i/>
                <w:iCs/>
              </w:rPr>
            </w:pPr>
            <w:r w:rsidRPr="00F562EF">
              <w:rPr>
                <w:rFonts w:eastAsia="Times New Roman" w:cstheme="minorHAnsi"/>
                <w:b/>
                <w:bCs/>
                <w:i/>
                <w:iCs/>
              </w:rPr>
              <w:t>Quneitra</w:t>
            </w:r>
          </w:p>
        </w:tc>
        <w:tc>
          <w:tcPr>
            <w:tcW w:w="1677" w:type="dxa"/>
            <w:noWrap/>
            <w:hideMark/>
          </w:tcPr>
          <w:p w14:paraId="4FCF9086" w14:textId="77777777" w:rsidR="00EF6CE5" w:rsidRPr="006F79CD" w:rsidRDefault="00EF6CE5" w:rsidP="006F79CD">
            <w:pPr>
              <w:rPr>
                <w:rFonts w:eastAsia="Times New Roman" w:cstheme="minorHAnsi"/>
              </w:rPr>
            </w:pPr>
            <w:r w:rsidRPr="006F79CD">
              <w:rPr>
                <w:rFonts w:eastAsia="Times New Roman" w:cstheme="minorHAnsi"/>
              </w:rPr>
              <w:t>167</w:t>
            </w:r>
          </w:p>
        </w:tc>
        <w:tc>
          <w:tcPr>
            <w:tcW w:w="1530" w:type="dxa"/>
          </w:tcPr>
          <w:p w14:paraId="3C1D85D8" w14:textId="57515CD4" w:rsidR="00EF6CE5" w:rsidRPr="006F79CD" w:rsidRDefault="00EF6CE5" w:rsidP="006F79CD">
            <w:pPr>
              <w:rPr>
                <w:rFonts w:eastAsia="Times New Roman" w:cstheme="minorHAnsi"/>
              </w:rPr>
            </w:pPr>
            <w:r w:rsidRPr="006F79CD">
              <w:rPr>
                <w:rFonts w:eastAsia="Times New Roman" w:cstheme="minorHAnsi"/>
              </w:rPr>
              <w:t>50</w:t>
            </w:r>
          </w:p>
        </w:tc>
        <w:tc>
          <w:tcPr>
            <w:tcW w:w="1800" w:type="dxa"/>
            <w:noWrap/>
            <w:hideMark/>
          </w:tcPr>
          <w:p w14:paraId="68E837D9" w14:textId="77107BA2" w:rsidR="00EF6CE5" w:rsidRPr="006F79CD" w:rsidRDefault="00EF6CE5" w:rsidP="006F79CD">
            <w:pPr>
              <w:rPr>
                <w:rFonts w:eastAsia="Times New Roman" w:cstheme="minorHAnsi"/>
              </w:rPr>
            </w:pPr>
            <w:r w:rsidRPr="006F79CD">
              <w:rPr>
                <w:rFonts w:eastAsia="Times New Roman" w:cstheme="minorHAnsi"/>
              </w:rPr>
              <w:t>0.299</w:t>
            </w:r>
          </w:p>
        </w:tc>
        <w:tc>
          <w:tcPr>
            <w:tcW w:w="1080" w:type="dxa"/>
            <w:noWrap/>
            <w:hideMark/>
          </w:tcPr>
          <w:p w14:paraId="2FB37180" w14:textId="41608B76" w:rsidR="00EF6CE5" w:rsidRPr="006F79CD" w:rsidRDefault="00EF6CE5" w:rsidP="006F79CD">
            <w:pPr>
              <w:rPr>
                <w:rFonts w:eastAsia="Times New Roman" w:cstheme="minorHAnsi"/>
              </w:rPr>
            </w:pPr>
            <w:r w:rsidRPr="006F79CD">
              <w:rPr>
                <w:rFonts w:eastAsia="Times New Roman" w:cstheme="minorHAnsi"/>
              </w:rPr>
              <w:t>0.86</w:t>
            </w:r>
            <w:r w:rsidR="006F79CD">
              <w:rPr>
                <w:rFonts w:eastAsia="Times New Roman" w:cstheme="minorHAnsi"/>
              </w:rPr>
              <w:t>1</w:t>
            </w:r>
          </w:p>
        </w:tc>
      </w:tr>
    </w:tbl>
    <w:p w14:paraId="3A8AC222" w14:textId="77777777" w:rsidR="00D81346" w:rsidRPr="008A0AB3" w:rsidRDefault="00D81346" w:rsidP="00572DF8">
      <w:pPr>
        <w:spacing w:line="240" w:lineRule="auto"/>
        <w:jc w:val="both"/>
        <w:rPr>
          <w:rFonts w:cstheme="minorHAnsi"/>
          <w:noProof/>
        </w:rPr>
      </w:pPr>
    </w:p>
    <w:p w14:paraId="24BF0B54" w14:textId="65F3FEF3" w:rsidR="006416BE" w:rsidRPr="008A0AB3" w:rsidRDefault="002307EF" w:rsidP="00572DF8">
      <w:pPr>
        <w:spacing w:line="240" w:lineRule="auto"/>
        <w:jc w:val="both"/>
        <w:rPr>
          <w:rFonts w:cstheme="minorHAnsi"/>
          <w:noProof/>
        </w:rPr>
      </w:pPr>
      <w:r>
        <w:rPr>
          <w:rFonts w:cstheme="minorHAnsi"/>
          <w:noProof/>
        </w:rPr>
        <w:t xml:space="preserve">Table Y3: </w:t>
      </w:r>
      <w:r w:rsidR="003A5EF1" w:rsidRPr="008A0AB3">
        <w:rPr>
          <w:rFonts w:cstheme="minorHAnsi"/>
          <w:noProof/>
        </w:rPr>
        <w:t>Sum</w:t>
      </w:r>
      <w:r w:rsidR="006416BE" w:rsidRPr="008A0AB3">
        <w:rPr>
          <w:rFonts w:cstheme="minorHAnsi"/>
          <w:noProof/>
        </w:rPr>
        <w:t xml:space="preserve">mary </w:t>
      </w:r>
      <w:r>
        <w:rPr>
          <w:rFonts w:cstheme="minorHAnsi"/>
          <w:noProof/>
        </w:rPr>
        <w:t>of</w:t>
      </w:r>
      <w:r w:rsidR="00BE1BF8" w:rsidRPr="008A0AB3">
        <w:rPr>
          <w:rFonts w:cstheme="minorHAnsi"/>
          <w:noProof/>
        </w:rPr>
        <w:t xml:space="preserve"> incidence</w:t>
      </w:r>
      <w:r>
        <w:rPr>
          <w:rFonts w:cstheme="minorHAnsi"/>
          <w:noProof/>
        </w:rPr>
        <w:t xml:space="preserve"> of suspected cases of measles, by year</w:t>
      </w:r>
    </w:p>
    <w:tbl>
      <w:tblPr>
        <w:tblStyle w:val="TableGrid"/>
        <w:tblW w:w="9175" w:type="dxa"/>
        <w:tblLook w:val="04A0" w:firstRow="1" w:lastRow="0" w:firstColumn="1" w:lastColumn="0" w:noHBand="0" w:noVBand="1"/>
      </w:tblPr>
      <w:tblGrid>
        <w:gridCol w:w="849"/>
        <w:gridCol w:w="2028"/>
        <w:gridCol w:w="1654"/>
        <w:gridCol w:w="1973"/>
        <w:gridCol w:w="1295"/>
        <w:gridCol w:w="1376"/>
      </w:tblGrid>
      <w:tr w:rsidR="000A3AF6" w:rsidRPr="007908F0" w14:paraId="12F8B729" w14:textId="77777777" w:rsidTr="000A3AF6">
        <w:trPr>
          <w:trHeight w:val="872"/>
        </w:trPr>
        <w:tc>
          <w:tcPr>
            <w:tcW w:w="849" w:type="dxa"/>
            <w:noWrap/>
            <w:vAlign w:val="center"/>
            <w:hideMark/>
          </w:tcPr>
          <w:p w14:paraId="78504162" w14:textId="77777777" w:rsidR="002246D5" w:rsidRPr="007908F0" w:rsidRDefault="002246D5" w:rsidP="002246D5">
            <w:pPr>
              <w:rPr>
                <w:rFonts w:eastAsia="Times New Roman" w:cstheme="minorHAnsi"/>
                <w:b/>
                <w:bCs/>
              </w:rPr>
            </w:pPr>
            <w:r w:rsidRPr="007908F0">
              <w:rPr>
                <w:rFonts w:eastAsia="Times New Roman" w:cstheme="minorHAnsi"/>
                <w:b/>
                <w:bCs/>
              </w:rPr>
              <w:t>Year</w:t>
            </w:r>
          </w:p>
          <w:p w14:paraId="39E9574B" w14:textId="35AE3E01" w:rsidR="002246D5" w:rsidRPr="007908F0" w:rsidRDefault="002246D5" w:rsidP="002246D5">
            <w:pPr>
              <w:rPr>
                <w:rFonts w:eastAsia="Times New Roman" w:cstheme="minorHAnsi"/>
              </w:rPr>
            </w:pPr>
          </w:p>
        </w:tc>
        <w:tc>
          <w:tcPr>
            <w:tcW w:w="2028" w:type="dxa"/>
            <w:noWrap/>
            <w:vAlign w:val="center"/>
            <w:hideMark/>
          </w:tcPr>
          <w:p w14:paraId="2DECB92E" w14:textId="1710186F" w:rsidR="002246D5" w:rsidRPr="007908F0" w:rsidRDefault="002246D5" w:rsidP="002246D5">
            <w:pPr>
              <w:rPr>
                <w:rFonts w:eastAsia="Times New Roman" w:cstheme="minorHAnsi"/>
                <w:b/>
                <w:bCs/>
              </w:rPr>
            </w:pPr>
            <w:r w:rsidRPr="004E712C">
              <w:rPr>
                <w:rFonts w:cstheme="minorHAnsi"/>
                <w:b/>
                <w:bCs/>
                <w:noProof/>
              </w:rPr>
              <w:t>Number of Weekly District Reports</w:t>
            </w:r>
          </w:p>
        </w:tc>
        <w:tc>
          <w:tcPr>
            <w:tcW w:w="1860" w:type="dxa"/>
            <w:vAlign w:val="center"/>
          </w:tcPr>
          <w:p w14:paraId="7601DABA" w14:textId="6E2680C7" w:rsidR="002246D5" w:rsidRDefault="002246D5" w:rsidP="002246D5">
            <w:pPr>
              <w:rPr>
                <w:rFonts w:eastAsia="Times New Roman" w:cstheme="minorHAnsi"/>
                <w:b/>
                <w:bCs/>
              </w:rPr>
            </w:pPr>
            <w:r>
              <w:rPr>
                <w:rFonts w:eastAsia="Times New Roman" w:cstheme="minorHAnsi"/>
                <w:b/>
                <w:bCs/>
              </w:rPr>
              <w:t xml:space="preserve">Annual Incidence </w:t>
            </w:r>
            <w:r w:rsidRPr="00B06E00">
              <w:rPr>
                <w:rFonts w:eastAsia="Times New Roman" w:cstheme="minorHAnsi"/>
                <w:i/>
                <w:iCs/>
              </w:rPr>
              <w:t xml:space="preserve">(Number of cases per </w:t>
            </w:r>
            <w:r w:rsidR="00D5529B">
              <w:rPr>
                <w:rFonts w:eastAsia="Times New Roman" w:cstheme="minorHAnsi"/>
                <w:i/>
                <w:iCs/>
              </w:rPr>
              <w:t xml:space="preserve">100k </w:t>
            </w:r>
            <w:r w:rsidRPr="00B06E00">
              <w:rPr>
                <w:rFonts w:eastAsia="Times New Roman" w:cstheme="minorHAnsi"/>
                <w:i/>
                <w:iCs/>
              </w:rPr>
              <w:t>person-year</w:t>
            </w:r>
            <w:r w:rsidR="00D5529B">
              <w:rPr>
                <w:rFonts w:eastAsia="Times New Roman" w:cstheme="minorHAnsi"/>
                <w:i/>
                <w:iCs/>
              </w:rPr>
              <w:t>s</w:t>
            </w:r>
            <w:r w:rsidRPr="00B06E00">
              <w:rPr>
                <w:rFonts w:eastAsia="Times New Roman" w:cstheme="minorHAnsi"/>
                <w:i/>
                <w:iCs/>
              </w:rPr>
              <w:t>)</w:t>
            </w:r>
          </w:p>
        </w:tc>
        <w:tc>
          <w:tcPr>
            <w:tcW w:w="1973" w:type="dxa"/>
            <w:noWrap/>
            <w:vAlign w:val="center"/>
            <w:hideMark/>
          </w:tcPr>
          <w:p w14:paraId="39B4FCBE" w14:textId="5627569E" w:rsidR="002246D5" w:rsidRPr="007908F0" w:rsidRDefault="002246D5" w:rsidP="002246D5">
            <w:pPr>
              <w:rPr>
                <w:rFonts w:eastAsia="Times New Roman" w:cstheme="minorHAnsi"/>
                <w:b/>
                <w:bCs/>
              </w:rPr>
            </w:pPr>
            <w:r>
              <w:rPr>
                <w:rFonts w:eastAsia="Times New Roman" w:cstheme="minorHAnsi"/>
                <w:b/>
                <w:bCs/>
              </w:rPr>
              <w:t>Average</w:t>
            </w:r>
            <w:r w:rsidR="006979E4">
              <w:rPr>
                <w:rFonts w:eastAsia="Times New Roman" w:cstheme="minorHAnsi"/>
                <w:b/>
                <w:bCs/>
              </w:rPr>
              <w:t xml:space="preserve"> Weekly Incidence</w:t>
            </w:r>
            <w:r>
              <w:rPr>
                <w:rFonts w:eastAsia="Times New Roman" w:cstheme="minorHAnsi"/>
                <w:b/>
                <w:bCs/>
              </w:rPr>
              <w:t xml:space="preserve"> </w:t>
            </w:r>
            <w:r w:rsidR="006979E4" w:rsidRPr="00B06E00">
              <w:rPr>
                <w:rFonts w:eastAsia="Times New Roman" w:cstheme="minorHAnsi"/>
                <w:i/>
                <w:iCs/>
              </w:rPr>
              <w:t>(</w:t>
            </w:r>
            <w:r w:rsidRPr="00B06E00">
              <w:rPr>
                <w:rFonts w:eastAsia="Times New Roman" w:cstheme="minorHAnsi"/>
                <w:i/>
                <w:iCs/>
              </w:rPr>
              <w:t xml:space="preserve">Number of cases per </w:t>
            </w:r>
            <w:r w:rsidR="00D5529B">
              <w:rPr>
                <w:rFonts w:eastAsia="Times New Roman" w:cstheme="minorHAnsi"/>
                <w:i/>
                <w:iCs/>
              </w:rPr>
              <w:t xml:space="preserve">100k </w:t>
            </w:r>
            <w:r w:rsidRPr="00B06E00">
              <w:rPr>
                <w:rFonts w:eastAsia="Times New Roman" w:cstheme="minorHAnsi"/>
                <w:i/>
                <w:iCs/>
              </w:rPr>
              <w:t>person-week</w:t>
            </w:r>
            <w:r w:rsidR="00D5529B">
              <w:rPr>
                <w:rFonts w:eastAsia="Times New Roman" w:cstheme="minorHAnsi"/>
                <w:i/>
                <w:iCs/>
              </w:rPr>
              <w:t>s</w:t>
            </w:r>
            <w:r w:rsidR="006979E4" w:rsidRPr="00B06E00">
              <w:rPr>
                <w:rFonts w:eastAsia="Times New Roman" w:cstheme="minorHAnsi"/>
                <w:i/>
                <w:iCs/>
              </w:rPr>
              <w:t>)</w:t>
            </w:r>
          </w:p>
        </w:tc>
        <w:tc>
          <w:tcPr>
            <w:tcW w:w="1295" w:type="dxa"/>
            <w:noWrap/>
            <w:vAlign w:val="center"/>
            <w:hideMark/>
          </w:tcPr>
          <w:p w14:paraId="08C840E6" w14:textId="6ED90A2B" w:rsidR="002246D5" w:rsidRPr="007908F0" w:rsidRDefault="002246D5" w:rsidP="002246D5">
            <w:pPr>
              <w:rPr>
                <w:rFonts w:eastAsia="Times New Roman" w:cstheme="minorHAnsi"/>
                <w:b/>
                <w:bCs/>
              </w:rPr>
            </w:pPr>
            <w:r w:rsidRPr="004E712C">
              <w:rPr>
                <w:rFonts w:cstheme="minorHAnsi"/>
                <w:b/>
                <w:bCs/>
                <w:noProof/>
              </w:rPr>
              <w:t>Standard deviation</w:t>
            </w:r>
            <w:r w:rsidR="000A3AF6">
              <w:rPr>
                <w:rFonts w:cstheme="minorHAnsi"/>
                <w:b/>
                <w:bCs/>
                <w:noProof/>
              </w:rPr>
              <w:t xml:space="preserve"> of Average Weekly Incidence </w:t>
            </w:r>
          </w:p>
        </w:tc>
        <w:tc>
          <w:tcPr>
            <w:tcW w:w="1170" w:type="dxa"/>
            <w:noWrap/>
            <w:vAlign w:val="center"/>
            <w:hideMark/>
          </w:tcPr>
          <w:p w14:paraId="08146F26" w14:textId="702486FD" w:rsidR="002246D5" w:rsidRPr="007908F0" w:rsidRDefault="002246D5" w:rsidP="002246D5">
            <w:pPr>
              <w:rPr>
                <w:rFonts w:eastAsia="Times New Roman" w:cstheme="minorHAnsi"/>
                <w:b/>
                <w:bCs/>
              </w:rPr>
            </w:pPr>
            <w:r>
              <w:rPr>
                <w:rFonts w:eastAsia="Times New Roman" w:cstheme="minorHAnsi"/>
                <w:b/>
                <w:bCs/>
              </w:rPr>
              <w:t>Interquartile Range</w:t>
            </w:r>
            <w:r w:rsidR="000A3AF6">
              <w:rPr>
                <w:rFonts w:cstheme="minorHAnsi"/>
                <w:b/>
                <w:bCs/>
                <w:noProof/>
              </w:rPr>
              <w:t xml:space="preserve"> of Average Weekly Incidence</w:t>
            </w:r>
          </w:p>
        </w:tc>
      </w:tr>
      <w:tr w:rsidR="000A3AF6" w:rsidRPr="007908F0" w14:paraId="6F4A6177" w14:textId="77777777" w:rsidTr="000A3AF6">
        <w:trPr>
          <w:trHeight w:val="212"/>
        </w:trPr>
        <w:tc>
          <w:tcPr>
            <w:tcW w:w="849" w:type="dxa"/>
            <w:noWrap/>
            <w:hideMark/>
          </w:tcPr>
          <w:p w14:paraId="6A9755C4" w14:textId="77777777" w:rsidR="002246D5" w:rsidRPr="00B06E00" w:rsidRDefault="002246D5" w:rsidP="002246D5">
            <w:pPr>
              <w:rPr>
                <w:rFonts w:eastAsia="Times New Roman" w:cstheme="minorHAnsi"/>
                <w:b/>
                <w:bCs/>
              </w:rPr>
            </w:pPr>
            <w:r w:rsidRPr="00B06E00">
              <w:rPr>
                <w:rFonts w:eastAsia="Times New Roman" w:cstheme="minorHAnsi"/>
                <w:b/>
                <w:bCs/>
              </w:rPr>
              <w:t>2015</w:t>
            </w:r>
          </w:p>
        </w:tc>
        <w:tc>
          <w:tcPr>
            <w:tcW w:w="2028" w:type="dxa"/>
            <w:noWrap/>
            <w:hideMark/>
          </w:tcPr>
          <w:p w14:paraId="4AC2310B" w14:textId="4CBEA6A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440</w:t>
            </w:r>
          </w:p>
        </w:tc>
        <w:tc>
          <w:tcPr>
            <w:tcW w:w="1860" w:type="dxa"/>
          </w:tcPr>
          <w:p w14:paraId="36136436" w14:textId="3C95B264" w:rsidR="002246D5" w:rsidRPr="002246D5" w:rsidRDefault="002246D5" w:rsidP="002246D5">
            <w:pPr>
              <w:rPr>
                <w:rFonts w:eastAsia="Times New Roman" w:cstheme="minorHAnsi"/>
              </w:rPr>
            </w:pPr>
            <w:r w:rsidRPr="002246D5">
              <w:rPr>
                <w:rFonts w:eastAsia="Times New Roman" w:cstheme="minorHAnsi"/>
              </w:rPr>
              <w:t>0.39</w:t>
            </w:r>
            <w:r>
              <w:rPr>
                <w:rFonts w:eastAsia="Times New Roman" w:cstheme="minorHAnsi"/>
              </w:rPr>
              <w:t>2</w:t>
            </w:r>
          </w:p>
        </w:tc>
        <w:tc>
          <w:tcPr>
            <w:tcW w:w="1973" w:type="dxa"/>
            <w:noWrap/>
            <w:hideMark/>
          </w:tcPr>
          <w:p w14:paraId="16E061F8" w14:textId="3DEF7C7B" w:rsidR="002246D5" w:rsidRPr="002246D5" w:rsidRDefault="002246D5" w:rsidP="002246D5">
            <w:pPr>
              <w:rPr>
                <w:rFonts w:eastAsia="Times New Roman" w:cstheme="minorHAnsi"/>
              </w:rPr>
            </w:pPr>
            <w:r w:rsidRPr="002246D5">
              <w:rPr>
                <w:rFonts w:eastAsia="Times New Roman" w:cstheme="minorHAnsi"/>
              </w:rPr>
              <w:t>0.34</w:t>
            </w:r>
            <w:r>
              <w:rPr>
                <w:rFonts w:eastAsia="Times New Roman" w:cstheme="minorHAnsi"/>
              </w:rPr>
              <w:t>9</w:t>
            </w:r>
          </w:p>
        </w:tc>
        <w:tc>
          <w:tcPr>
            <w:tcW w:w="1295" w:type="dxa"/>
            <w:noWrap/>
            <w:hideMark/>
          </w:tcPr>
          <w:p w14:paraId="391B1AF2" w14:textId="74173BC0" w:rsidR="002246D5" w:rsidRPr="007908F0" w:rsidRDefault="002246D5" w:rsidP="002246D5">
            <w:pPr>
              <w:rPr>
                <w:rFonts w:eastAsia="Times New Roman" w:cstheme="minorHAnsi"/>
              </w:rPr>
            </w:pPr>
            <w:r w:rsidRPr="007908F0">
              <w:rPr>
                <w:rFonts w:eastAsia="Times New Roman" w:cstheme="minorHAnsi"/>
              </w:rPr>
              <w:t>1.68</w:t>
            </w:r>
          </w:p>
        </w:tc>
        <w:tc>
          <w:tcPr>
            <w:tcW w:w="1170" w:type="dxa"/>
            <w:noWrap/>
            <w:hideMark/>
          </w:tcPr>
          <w:p w14:paraId="030844F7" w14:textId="0416ACC9" w:rsidR="002246D5" w:rsidRPr="007908F0" w:rsidRDefault="002246D5" w:rsidP="002246D5">
            <w:pPr>
              <w:rPr>
                <w:rFonts w:eastAsia="Times New Roman" w:cstheme="minorHAnsi"/>
              </w:rPr>
            </w:pPr>
            <w:r w:rsidRPr="007908F0">
              <w:rPr>
                <w:rFonts w:eastAsia="Times New Roman" w:cstheme="minorHAnsi"/>
              </w:rPr>
              <w:t>0.27</w:t>
            </w:r>
            <w:r>
              <w:rPr>
                <w:rFonts w:eastAsia="Times New Roman" w:cstheme="minorHAnsi"/>
              </w:rPr>
              <w:t>4</w:t>
            </w:r>
          </w:p>
        </w:tc>
      </w:tr>
      <w:tr w:rsidR="000A3AF6" w:rsidRPr="007908F0" w14:paraId="06B302F0" w14:textId="77777777" w:rsidTr="000A3AF6">
        <w:trPr>
          <w:trHeight w:val="219"/>
        </w:trPr>
        <w:tc>
          <w:tcPr>
            <w:tcW w:w="849" w:type="dxa"/>
            <w:noWrap/>
            <w:hideMark/>
          </w:tcPr>
          <w:p w14:paraId="1389F2BE" w14:textId="77777777" w:rsidR="002246D5" w:rsidRPr="00B06E00" w:rsidRDefault="002246D5" w:rsidP="002246D5">
            <w:pPr>
              <w:rPr>
                <w:rFonts w:eastAsia="Times New Roman" w:cstheme="minorHAnsi"/>
                <w:b/>
                <w:bCs/>
              </w:rPr>
            </w:pPr>
            <w:r w:rsidRPr="00B06E00">
              <w:rPr>
                <w:rFonts w:eastAsia="Times New Roman" w:cstheme="minorHAnsi"/>
                <w:b/>
                <w:bCs/>
              </w:rPr>
              <w:t>2016</w:t>
            </w:r>
          </w:p>
        </w:tc>
        <w:tc>
          <w:tcPr>
            <w:tcW w:w="2028" w:type="dxa"/>
            <w:noWrap/>
            <w:hideMark/>
          </w:tcPr>
          <w:p w14:paraId="2E322BC8" w14:textId="490C620F"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670</w:t>
            </w:r>
          </w:p>
        </w:tc>
        <w:tc>
          <w:tcPr>
            <w:tcW w:w="1860" w:type="dxa"/>
          </w:tcPr>
          <w:p w14:paraId="6E65587E" w14:textId="7751A109" w:rsidR="002246D5" w:rsidRPr="007908F0" w:rsidRDefault="002246D5" w:rsidP="002246D5">
            <w:pPr>
              <w:rPr>
                <w:rFonts w:eastAsia="Times New Roman" w:cstheme="minorHAnsi"/>
              </w:rPr>
            </w:pPr>
            <w:r w:rsidRPr="002246D5">
              <w:rPr>
                <w:rFonts w:eastAsia="Times New Roman" w:cstheme="minorHAnsi"/>
              </w:rPr>
              <w:t>0.32</w:t>
            </w:r>
            <w:r>
              <w:rPr>
                <w:rFonts w:eastAsia="Times New Roman" w:cstheme="minorHAnsi"/>
              </w:rPr>
              <w:t>9</w:t>
            </w:r>
          </w:p>
        </w:tc>
        <w:tc>
          <w:tcPr>
            <w:tcW w:w="1973" w:type="dxa"/>
            <w:noWrap/>
            <w:hideMark/>
          </w:tcPr>
          <w:p w14:paraId="55C65971" w14:textId="0FED3165" w:rsidR="002246D5" w:rsidRPr="007908F0" w:rsidRDefault="002246D5" w:rsidP="002246D5">
            <w:pPr>
              <w:rPr>
                <w:rFonts w:eastAsia="Times New Roman" w:cstheme="minorHAnsi"/>
              </w:rPr>
            </w:pPr>
            <w:r w:rsidRPr="007908F0">
              <w:rPr>
                <w:rFonts w:eastAsia="Times New Roman" w:cstheme="minorHAnsi"/>
              </w:rPr>
              <w:t>0.25</w:t>
            </w:r>
            <w:r>
              <w:rPr>
                <w:rFonts w:eastAsia="Times New Roman" w:cstheme="minorHAnsi"/>
              </w:rPr>
              <w:t>8</w:t>
            </w:r>
          </w:p>
        </w:tc>
        <w:tc>
          <w:tcPr>
            <w:tcW w:w="1295" w:type="dxa"/>
            <w:noWrap/>
            <w:hideMark/>
          </w:tcPr>
          <w:p w14:paraId="35623053" w14:textId="7DECABDF" w:rsidR="002246D5" w:rsidRPr="007908F0" w:rsidRDefault="002246D5" w:rsidP="002246D5">
            <w:pPr>
              <w:rPr>
                <w:rFonts w:eastAsia="Times New Roman" w:cstheme="minorHAnsi"/>
              </w:rPr>
            </w:pPr>
            <w:r w:rsidRPr="007908F0">
              <w:rPr>
                <w:rFonts w:eastAsia="Times New Roman" w:cstheme="minorHAnsi"/>
              </w:rPr>
              <w:t>0.7</w:t>
            </w:r>
            <w:r>
              <w:rPr>
                <w:rFonts w:eastAsia="Times New Roman" w:cstheme="minorHAnsi"/>
              </w:rPr>
              <w:t>9</w:t>
            </w:r>
          </w:p>
        </w:tc>
        <w:tc>
          <w:tcPr>
            <w:tcW w:w="1170" w:type="dxa"/>
            <w:noWrap/>
            <w:hideMark/>
          </w:tcPr>
          <w:p w14:paraId="68B519FE" w14:textId="74EF41E8" w:rsidR="002246D5" w:rsidRPr="007908F0" w:rsidRDefault="002246D5" w:rsidP="002246D5">
            <w:pPr>
              <w:rPr>
                <w:rFonts w:eastAsia="Times New Roman" w:cstheme="minorHAnsi"/>
              </w:rPr>
            </w:pPr>
            <w:r w:rsidRPr="007908F0">
              <w:rPr>
                <w:rFonts w:eastAsia="Times New Roman" w:cstheme="minorHAnsi"/>
              </w:rPr>
              <w:t>0.172</w:t>
            </w:r>
          </w:p>
        </w:tc>
      </w:tr>
      <w:tr w:rsidR="000A3AF6" w:rsidRPr="007908F0" w14:paraId="4AF880DD" w14:textId="77777777" w:rsidTr="000A3AF6">
        <w:trPr>
          <w:trHeight w:val="212"/>
        </w:trPr>
        <w:tc>
          <w:tcPr>
            <w:tcW w:w="849" w:type="dxa"/>
            <w:noWrap/>
            <w:hideMark/>
          </w:tcPr>
          <w:p w14:paraId="1C84669D" w14:textId="77777777" w:rsidR="002246D5" w:rsidRPr="00B06E00" w:rsidRDefault="002246D5" w:rsidP="002246D5">
            <w:pPr>
              <w:rPr>
                <w:rFonts w:eastAsia="Times New Roman" w:cstheme="minorHAnsi"/>
                <w:b/>
                <w:bCs/>
              </w:rPr>
            </w:pPr>
            <w:r w:rsidRPr="00B06E00">
              <w:rPr>
                <w:rFonts w:eastAsia="Times New Roman" w:cstheme="minorHAnsi"/>
                <w:b/>
                <w:bCs/>
              </w:rPr>
              <w:t>2017</w:t>
            </w:r>
          </w:p>
        </w:tc>
        <w:tc>
          <w:tcPr>
            <w:tcW w:w="2028" w:type="dxa"/>
            <w:noWrap/>
            <w:hideMark/>
          </w:tcPr>
          <w:p w14:paraId="1E615C12" w14:textId="7B1AA9EB"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641</w:t>
            </w:r>
          </w:p>
        </w:tc>
        <w:tc>
          <w:tcPr>
            <w:tcW w:w="1860" w:type="dxa"/>
          </w:tcPr>
          <w:p w14:paraId="5904BA26" w14:textId="20BF45E2" w:rsidR="002246D5" w:rsidRPr="007908F0" w:rsidRDefault="002246D5" w:rsidP="002246D5">
            <w:pPr>
              <w:rPr>
                <w:rFonts w:eastAsia="Times New Roman" w:cstheme="minorHAnsi"/>
              </w:rPr>
            </w:pPr>
            <w:r w:rsidRPr="002246D5">
              <w:rPr>
                <w:rFonts w:eastAsia="Times New Roman" w:cstheme="minorHAnsi"/>
              </w:rPr>
              <w:t>1.3</w:t>
            </w:r>
            <w:r>
              <w:rPr>
                <w:rFonts w:eastAsia="Times New Roman" w:cstheme="minorHAnsi"/>
              </w:rPr>
              <w:t>8</w:t>
            </w:r>
          </w:p>
        </w:tc>
        <w:tc>
          <w:tcPr>
            <w:tcW w:w="1973" w:type="dxa"/>
            <w:noWrap/>
            <w:hideMark/>
          </w:tcPr>
          <w:p w14:paraId="1815D983" w14:textId="44D5095A" w:rsidR="002246D5" w:rsidRPr="007908F0" w:rsidRDefault="002246D5" w:rsidP="002246D5">
            <w:pPr>
              <w:rPr>
                <w:rFonts w:eastAsia="Times New Roman" w:cstheme="minorHAnsi"/>
              </w:rPr>
            </w:pPr>
            <w:r w:rsidRPr="007908F0">
              <w:rPr>
                <w:rFonts w:eastAsia="Times New Roman" w:cstheme="minorHAnsi"/>
              </w:rPr>
              <w:t>2.7</w:t>
            </w:r>
            <w:r>
              <w:rPr>
                <w:rFonts w:eastAsia="Times New Roman" w:cstheme="minorHAnsi"/>
              </w:rPr>
              <w:t>0</w:t>
            </w:r>
          </w:p>
        </w:tc>
        <w:tc>
          <w:tcPr>
            <w:tcW w:w="1295" w:type="dxa"/>
            <w:noWrap/>
            <w:hideMark/>
          </w:tcPr>
          <w:p w14:paraId="19462832" w14:textId="0AA36BCD" w:rsidR="002246D5" w:rsidRPr="007908F0" w:rsidRDefault="002246D5" w:rsidP="002246D5">
            <w:pPr>
              <w:rPr>
                <w:rFonts w:eastAsia="Times New Roman" w:cstheme="minorHAnsi"/>
              </w:rPr>
            </w:pPr>
            <w:r w:rsidRPr="007908F0">
              <w:rPr>
                <w:rFonts w:eastAsia="Times New Roman" w:cstheme="minorHAnsi"/>
              </w:rPr>
              <w:t>11.</w:t>
            </w:r>
            <w:r>
              <w:rPr>
                <w:rFonts w:eastAsia="Times New Roman" w:cstheme="minorHAnsi"/>
              </w:rPr>
              <w:t>8</w:t>
            </w:r>
          </w:p>
        </w:tc>
        <w:tc>
          <w:tcPr>
            <w:tcW w:w="1170" w:type="dxa"/>
            <w:noWrap/>
            <w:hideMark/>
          </w:tcPr>
          <w:p w14:paraId="6DC8C9F4" w14:textId="0038741D" w:rsidR="002246D5" w:rsidRPr="007908F0" w:rsidRDefault="002246D5" w:rsidP="002246D5">
            <w:pPr>
              <w:rPr>
                <w:rFonts w:eastAsia="Times New Roman" w:cstheme="minorHAnsi"/>
              </w:rPr>
            </w:pPr>
            <w:r w:rsidRPr="007908F0">
              <w:rPr>
                <w:rFonts w:eastAsia="Times New Roman" w:cstheme="minorHAnsi"/>
              </w:rPr>
              <w:t>0.79</w:t>
            </w:r>
            <w:r>
              <w:rPr>
                <w:rFonts w:eastAsia="Times New Roman" w:cstheme="minorHAnsi"/>
              </w:rPr>
              <w:t>6</w:t>
            </w:r>
          </w:p>
        </w:tc>
      </w:tr>
      <w:tr w:rsidR="000A3AF6" w:rsidRPr="007908F0" w14:paraId="1C81BDD0" w14:textId="77777777" w:rsidTr="000A3AF6">
        <w:trPr>
          <w:trHeight w:val="219"/>
        </w:trPr>
        <w:tc>
          <w:tcPr>
            <w:tcW w:w="849" w:type="dxa"/>
            <w:noWrap/>
            <w:hideMark/>
          </w:tcPr>
          <w:p w14:paraId="3A74756D" w14:textId="77777777" w:rsidR="002246D5" w:rsidRPr="00B06E00" w:rsidRDefault="002246D5" w:rsidP="002246D5">
            <w:pPr>
              <w:rPr>
                <w:rFonts w:eastAsia="Times New Roman" w:cstheme="minorHAnsi"/>
                <w:b/>
                <w:bCs/>
              </w:rPr>
            </w:pPr>
            <w:r w:rsidRPr="00B06E00">
              <w:rPr>
                <w:rFonts w:eastAsia="Times New Roman" w:cstheme="minorHAnsi"/>
                <w:b/>
                <w:bCs/>
              </w:rPr>
              <w:t>2018</w:t>
            </w:r>
          </w:p>
        </w:tc>
        <w:tc>
          <w:tcPr>
            <w:tcW w:w="2028" w:type="dxa"/>
            <w:noWrap/>
            <w:hideMark/>
          </w:tcPr>
          <w:p w14:paraId="20C9B9F4" w14:textId="48F59FB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458</w:t>
            </w:r>
          </w:p>
        </w:tc>
        <w:tc>
          <w:tcPr>
            <w:tcW w:w="1860" w:type="dxa"/>
          </w:tcPr>
          <w:p w14:paraId="5C2416BD" w14:textId="4B477E39" w:rsidR="002246D5" w:rsidRPr="007908F0" w:rsidRDefault="002246D5" w:rsidP="002246D5">
            <w:pPr>
              <w:rPr>
                <w:rFonts w:eastAsia="Times New Roman" w:cstheme="minorHAnsi"/>
              </w:rPr>
            </w:pPr>
            <w:r w:rsidRPr="002246D5">
              <w:rPr>
                <w:rFonts w:eastAsia="Times New Roman" w:cstheme="minorHAnsi"/>
              </w:rPr>
              <w:t>70.</w:t>
            </w:r>
            <w:r>
              <w:rPr>
                <w:rFonts w:eastAsia="Times New Roman" w:cstheme="minorHAnsi"/>
              </w:rPr>
              <w:t>2</w:t>
            </w:r>
          </w:p>
        </w:tc>
        <w:tc>
          <w:tcPr>
            <w:tcW w:w="1973" w:type="dxa"/>
            <w:noWrap/>
            <w:hideMark/>
          </w:tcPr>
          <w:p w14:paraId="75EF99EF" w14:textId="65E40E00" w:rsidR="002246D5" w:rsidRPr="007908F0" w:rsidRDefault="002246D5" w:rsidP="002246D5">
            <w:pPr>
              <w:rPr>
                <w:rFonts w:eastAsia="Times New Roman" w:cstheme="minorHAnsi"/>
              </w:rPr>
            </w:pPr>
            <w:r w:rsidRPr="007908F0">
              <w:rPr>
                <w:rFonts w:eastAsia="Times New Roman" w:cstheme="minorHAnsi"/>
              </w:rPr>
              <w:t>3.4</w:t>
            </w:r>
            <w:r>
              <w:rPr>
                <w:rFonts w:eastAsia="Times New Roman" w:cstheme="minorHAnsi"/>
              </w:rPr>
              <w:t>4</w:t>
            </w:r>
          </w:p>
        </w:tc>
        <w:tc>
          <w:tcPr>
            <w:tcW w:w="1295" w:type="dxa"/>
            <w:noWrap/>
            <w:hideMark/>
          </w:tcPr>
          <w:p w14:paraId="03F14CEE" w14:textId="635CB5C0" w:rsidR="002246D5" w:rsidRPr="007908F0" w:rsidRDefault="002246D5" w:rsidP="002246D5">
            <w:pPr>
              <w:rPr>
                <w:rFonts w:eastAsia="Times New Roman" w:cstheme="minorHAnsi"/>
              </w:rPr>
            </w:pPr>
            <w:r w:rsidRPr="007908F0">
              <w:rPr>
                <w:rFonts w:eastAsia="Times New Roman" w:cstheme="minorHAnsi"/>
              </w:rPr>
              <w:t>8.25</w:t>
            </w:r>
          </w:p>
        </w:tc>
        <w:tc>
          <w:tcPr>
            <w:tcW w:w="1170" w:type="dxa"/>
            <w:noWrap/>
            <w:hideMark/>
          </w:tcPr>
          <w:p w14:paraId="1AC54200" w14:textId="5AA7FB2C" w:rsidR="002246D5" w:rsidRPr="007908F0" w:rsidRDefault="002246D5" w:rsidP="002246D5">
            <w:pPr>
              <w:rPr>
                <w:rFonts w:eastAsia="Times New Roman" w:cstheme="minorHAnsi"/>
              </w:rPr>
            </w:pPr>
            <w:r w:rsidRPr="007908F0">
              <w:rPr>
                <w:rFonts w:eastAsia="Times New Roman" w:cstheme="minorHAnsi"/>
              </w:rPr>
              <w:t>2.42</w:t>
            </w:r>
            <w:r>
              <w:rPr>
                <w:rFonts w:eastAsia="Times New Roman" w:cstheme="minorHAnsi"/>
              </w:rPr>
              <w:t>6</w:t>
            </w:r>
          </w:p>
        </w:tc>
      </w:tr>
      <w:tr w:rsidR="000A3AF6" w:rsidRPr="007908F0" w14:paraId="67754FA6" w14:textId="77777777" w:rsidTr="000A3AF6">
        <w:trPr>
          <w:trHeight w:val="212"/>
        </w:trPr>
        <w:tc>
          <w:tcPr>
            <w:tcW w:w="849" w:type="dxa"/>
            <w:noWrap/>
            <w:hideMark/>
          </w:tcPr>
          <w:p w14:paraId="385B96CD" w14:textId="77777777" w:rsidR="002246D5" w:rsidRPr="00B06E00" w:rsidRDefault="002246D5" w:rsidP="002246D5">
            <w:pPr>
              <w:rPr>
                <w:rFonts w:eastAsia="Times New Roman" w:cstheme="minorHAnsi"/>
                <w:b/>
                <w:bCs/>
              </w:rPr>
            </w:pPr>
            <w:r w:rsidRPr="00B06E00">
              <w:rPr>
                <w:rFonts w:eastAsia="Times New Roman" w:cstheme="minorHAnsi"/>
                <w:b/>
                <w:bCs/>
              </w:rPr>
              <w:t>2019</w:t>
            </w:r>
          </w:p>
        </w:tc>
        <w:tc>
          <w:tcPr>
            <w:tcW w:w="2028" w:type="dxa"/>
            <w:noWrap/>
            <w:hideMark/>
          </w:tcPr>
          <w:p w14:paraId="2CB4FFD4" w14:textId="77777777" w:rsidR="002246D5" w:rsidRPr="007908F0" w:rsidRDefault="002246D5" w:rsidP="002246D5">
            <w:pPr>
              <w:rPr>
                <w:rFonts w:eastAsia="Times New Roman" w:cstheme="minorHAnsi"/>
              </w:rPr>
            </w:pPr>
            <w:r w:rsidRPr="007908F0">
              <w:rPr>
                <w:rFonts w:eastAsia="Times New Roman" w:cstheme="minorHAnsi"/>
              </w:rPr>
              <w:t>598</w:t>
            </w:r>
          </w:p>
        </w:tc>
        <w:tc>
          <w:tcPr>
            <w:tcW w:w="1860" w:type="dxa"/>
          </w:tcPr>
          <w:p w14:paraId="7D3016A9" w14:textId="03B070FE" w:rsidR="002246D5" w:rsidRPr="007908F0" w:rsidRDefault="002246D5" w:rsidP="002246D5">
            <w:pPr>
              <w:rPr>
                <w:rFonts w:eastAsia="Times New Roman" w:cstheme="minorHAnsi"/>
              </w:rPr>
            </w:pPr>
            <w:r w:rsidRPr="002246D5">
              <w:rPr>
                <w:rFonts w:eastAsia="Times New Roman" w:cstheme="minorHAnsi"/>
              </w:rPr>
              <w:t>4.0</w:t>
            </w:r>
            <w:r>
              <w:rPr>
                <w:rFonts w:eastAsia="Times New Roman" w:cstheme="minorHAnsi"/>
              </w:rPr>
              <w:t>3</w:t>
            </w:r>
          </w:p>
        </w:tc>
        <w:tc>
          <w:tcPr>
            <w:tcW w:w="1973" w:type="dxa"/>
            <w:noWrap/>
            <w:hideMark/>
          </w:tcPr>
          <w:p w14:paraId="36C73B30" w14:textId="2AF0D48F" w:rsidR="002246D5" w:rsidRPr="007908F0" w:rsidRDefault="002246D5" w:rsidP="002246D5">
            <w:pPr>
              <w:rPr>
                <w:rFonts w:eastAsia="Times New Roman" w:cstheme="minorHAnsi"/>
              </w:rPr>
            </w:pPr>
            <w:r w:rsidRPr="007908F0">
              <w:rPr>
                <w:rFonts w:eastAsia="Times New Roman" w:cstheme="minorHAnsi"/>
              </w:rPr>
              <w:t>0.15</w:t>
            </w:r>
            <w:r>
              <w:rPr>
                <w:rFonts w:eastAsia="Times New Roman" w:cstheme="minorHAnsi"/>
              </w:rPr>
              <w:t>5</w:t>
            </w:r>
          </w:p>
        </w:tc>
        <w:tc>
          <w:tcPr>
            <w:tcW w:w="1295" w:type="dxa"/>
            <w:noWrap/>
            <w:hideMark/>
          </w:tcPr>
          <w:p w14:paraId="14366BBE" w14:textId="2B2CC5A7" w:rsidR="002246D5" w:rsidRPr="007908F0" w:rsidRDefault="002246D5" w:rsidP="002246D5">
            <w:pPr>
              <w:rPr>
                <w:rFonts w:eastAsia="Times New Roman" w:cstheme="minorHAnsi"/>
              </w:rPr>
            </w:pPr>
            <w:r w:rsidRPr="007908F0">
              <w:rPr>
                <w:rFonts w:eastAsia="Times New Roman" w:cstheme="minorHAnsi"/>
              </w:rPr>
              <w:t>0.40</w:t>
            </w:r>
            <w:r>
              <w:rPr>
                <w:rFonts w:eastAsia="Times New Roman" w:cstheme="minorHAnsi"/>
              </w:rPr>
              <w:t>7</w:t>
            </w:r>
          </w:p>
        </w:tc>
        <w:tc>
          <w:tcPr>
            <w:tcW w:w="1170" w:type="dxa"/>
            <w:noWrap/>
            <w:hideMark/>
          </w:tcPr>
          <w:p w14:paraId="797DBAD4" w14:textId="795BAB11" w:rsidR="002246D5" w:rsidRPr="007908F0" w:rsidRDefault="002246D5" w:rsidP="002246D5">
            <w:pPr>
              <w:rPr>
                <w:rFonts w:eastAsia="Times New Roman" w:cstheme="minorHAnsi"/>
              </w:rPr>
            </w:pPr>
            <w:r w:rsidRPr="007908F0">
              <w:rPr>
                <w:rFonts w:eastAsia="Times New Roman" w:cstheme="minorHAnsi"/>
              </w:rPr>
              <w:t>0.116</w:t>
            </w:r>
          </w:p>
        </w:tc>
      </w:tr>
    </w:tbl>
    <w:p w14:paraId="5EB25ECA" w14:textId="7F71D82F" w:rsidR="00BD40E5" w:rsidRDefault="00BD40E5" w:rsidP="00572DF8">
      <w:pPr>
        <w:spacing w:line="240" w:lineRule="auto"/>
        <w:jc w:val="both"/>
        <w:rPr>
          <w:rFonts w:cstheme="minorHAnsi"/>
          <w:noProof/>
        </w:rPr>
      </w:pPr>
    </w:p>
    <w:p w14:paraId="4161F22D" w14:textId="38A84089" w:rsidR="002307EF" w:rsidRPr="002307EF" w:rsidRDefault="00A67D99" w:rsidP="00A67D99">
      <w:pPr>
        <w:spacing w:line="240" w:lineRule="auto"/>
        <w:jc w:val="both"/>
        <w:rPr>
          <w:rFonts w:cstheme="minorHAnsi"/>
          <w:noProof/>
        </w:rPr>
      </w:pPr>
      <w:r>
        <w:rPr>
          <w:rFonts w:cstheme="minorHAnsi"/>
          <w:noProof/>
        </w:rPr>
        <w:t>Table Y</w:t>
      </w:r>
      <w:r w:rsidR="000D11AE">
        <w:rPr>
          <w:rFonts w:cstheme="minorHAnsi"/>
          <w:noProof/>
        </w:rPr>
        <w:t>4</w:t>
      </w:r>
      <w:r>
        <w:rPr>
          <w:rFonts w:cstheme="minorHAnsi"/>
          <w:noProof/>
        </w:rPr>
        <w:t xml:space="preserve">: </w:t>
      </w:r>
      <w:r w:rsidRPr="008A0AB3">
        <w:rPr>
          <w:rFonts w:cstheme="minorHAnsi"/>
          <w:noProof/>
        </w:rPr>
        <w:t xml:space="preserve">Summary </w:t>
      </w:r>
      <w:r>
        <w:rPr>
          <w:rFonts w:cstheme="minorHAnsi"/>
          <w:noProof/>
        </w:rPr>
        <w:t>of</w:t>
      </w:r>
      <w:r w:rsidRPr="008A0AB3">
        <w:rPr>
          <w:rFonts w:cstheme="minorHAnsi"/>
          <w:noProof/>
        </w:rPr>
        <w:t xml:space="preserve"> incidence</w:t>
      </w:r>
      <w:r>
        <w:rPr>
          <w:rFonts w:cstheme="minorHAnsi"/>
          <w:noProof/>
        </w:rPr>
        <w:t xml:space="preserve"> of suspected cases of measles, by </w:t>
      </w:r>
      <w:r>
        <w:rPr>
          <w:rFonts w:cstheme="minorHAnsi"/>
          <w:noProof/>
        </w:rPr>
        <w:t>governorate</w:t>
      </w:r>
    </w:p>
    <w:tbl>
      <w:tblPr>
        <w:tblStyle w:val="TableGrid"/>
        <w:tblW w:w="9805" w:type="dxa"/>
        <w:tblLayout w:type="fixed"/>
        <w:tblLook w:val="04A0" w:firstRow="1" w:lastRow="0" w:firstColumn="1" w:lastColumn="0" w:noHBand="0" w:noVBand="1"/>
      </w:tblPr>
      <w:tblGrid>
        <w:gridCol w:w="1435"/>
        <w:gridCol w:w="1170"/>
        <w:gridCol w:w="1800"/>
        <w:gridCol w:w="2070"/>
        <w:gridCol w:w="1832"/>
        <w:gridCol w:w="1498"/>
      </w:tblGrid>
      <w:tr w:rsidR="00D5529B" w:rsidRPr="002307EF" w14:paraId="2CB557CE" w14:textId="77777777" w:rsidTr="00F719CE">
        <w:trPr>
          <w:trHeight w:val="1618"/>
        </w:trPr>
        <w:tc>
          <w:tcPr>
            <w:tcW w:w="1435" w:type="dxa"/>
            <w:noWrap/>
            <w:vAlign w:val="center"/>
            <w:hideMark/>
          </w:tcPr>
          <w:p w14:paraId="659488A1" w14:textId="77777777" w:rsidR="00D5529B" w:rsidRPr="002307EF" w:rsidRDefault="00D5529B" w:rsidP="00D5529B">
            <w:pPr>
              <w:spacing w:line="131" w:lineRule="atLeast"/>
              <w:rPr>
                <w:rFonts w:ascii="Calibri" w:eastAsia="Times New Roman" w:hAnsi="Calibri" w:cs="Calibri"/>
                <w:b/>
                <w:bCs/>
              </w:rPr>
            </w:pPr>
            <w:r w:rsidRPr="002307EF">
              <w:rPr>
                <w:rFonts w:ascii="Calibri" w:eastAsia="Times New Roman" w:hAnsi="Calibri" w:cs="Calibri"/>
                <w:b/>
                <w:bCs/>
              </w:rPr>
              <w:t>Governorate</w:t>
            </w:r>
          </w:p>
          <w:p w14:paraId="0E4A71FE" w14:textId="5B43FF07" w:rsidR="00D5529B" w:rsidRPr="002307EF" w:rsidRDefault="00D5529B" w:rsidP="00D5529B">
            <w:pPr>
              <w:spacing w:line="131" w:lineRule="atLeast"/>
              <w:rPr>
                <w:rFonts w:ascii="Calibri" w:eastAsia="Times New Roman" w:hAnsi="Calibri" w:cs="Calibri"/>
              </w:rPr>
            </w:pPr>
          </w:p>
        </w:tc>
        <w:tc>
          <w:tcPr>
            <w:tcW w:w="1170" w:type="dxa"/>
            <w:noWrap/>
            <w:vAlign w:val="center"/>
            <w:hideMark/>
          </w:tcPr>
          <w:p w14:paraId="00FC37FB" w14:textId="1BD5FE90" w:rsidR="00D5529B" w:rsidRPr="002307EF" w:rsidRDefault="00D5529B" w:rsidP="00D5529B">
            <w:pPr>
              <w:spacing w:line="131" w:lineRule="atLeast"/>
              <w:jc w:val="right"/>
              <w:rPr>
                <w:rFonts w:ascii="Calibri" w:eastAsia="Times New Roman" w:hAnsi="Calibri" w:cs="Calibri"/>
              </w:rPr>
            </w:pPr>
            <w:r w:rsidRPr="004E712C">
              <w:rPr>
                <w:rFonts w:cstheme="minorHAnsi"/>
                <w:b/>
                <w:bCs/>
                <w:noProof/>
              </w:rPr>
              <w:t>Number of Weekly District Reports</w:t>
            </w:r>
          </w:p>
        </w:tc>
        <w:tc>
          <w:tcPr>
            <w:tcW w:w="1800" w:type="dxa"/>
            <w:vAlign w:val="center"/>
          </w:tcPr>
          <w:p w14:paraId="0C2C067B" w14:textId="77777777" w:rsidR="00D5529B" w:rsidRDefault="00D5529B" w:rsidP="00D5529B">
            <w:pPr>
              <w:spacing w:line="131" w:lineRule="atLeast"/>
              <w:jc w:val="right"/>
              <w:rPr>
                <w:rFonts w:ascii="Calibri" w:eastAsia="Times New Roman" w:hAnsi="Calibri" w:cs="Calibri"/>
                <w:b/>
                <w:bCs/>
              </w:rPr>
            </w:pPr>
            <w:r>
              <w:rPr>
                <w:rFonts w:ascii="Calibri" w:eastAsia="Times New Roman" w:hAnsi="Calibri" w:cs="Calibri"/>
                <w:b/>
                <w:bCs/>
              </w:rPr>
              <w:t>5-year Incidence</w:t>
            </w:r>
          </w:p>
          <w:p w14:paraId="346F1959" w14:textId="7D80B7AA" w:rsidR="00D5529B" w:rsidRPr="00D5529B" w:rsidRDefault="00D5529B" w:rsidP="00D5529B">
            <w:pPr>
              <w:spacing w:line="131" w:lineRule="atLeast"/>
              <w:jc w:val="right"/>
              <w:rPr>
                <w:rFonts w:ascii="Calibri" w:eastAsia="Times New Roman" w:hAnsi="Calibri" w:cs="Calibri"/>
                <w:i/>
                <w:iCs/>
              </w:rPr>
            </w:pPr>
            <w:r w:rsidRPr="00D5529B">
              <w:rPr>
                <w:rFonts w:ascii="Calibri" w:eastAsia="Times New Roman" w:hAnsi="Calibri" w:cs="Calibri"/>
                <w:i/>
                <w:iCs/>
              </w:rPr>
              <w:t xml:space="preserve">(Cases per 100k people over entire study period) </w:t>
            </w:r>
          </w:p>
        </w:tc>
        <w:tc>
          <w:tcPr>
            <w:tcW w:w="2070" w:type="dxa"/>
            <w:noWrap/>
            <w:vAlign w:val="center"/>
            <w:hideMark/>
          </w:tcPr>
          <w:p w14:paraId="766E3565" w14:textId="430D6769" w:rsidR="00D5529B" w:rsidRPr="002307EF" w:rsidRDefault="00D5529B" w:rsidP="00D5529B">
            <w:pPr>
              <w:spacing w:line="131" w:lineRule="atLeast"/>
              <w:jc w:val="right"/>
              <w:rPr>
                <w:rFonts w:ascii="Calibri" w:eastAsia="Times New Roman" w:hAnsi="Calibri" w:cs="Calibri"/>
              </w:rPr>
            </w:pPr>
            <w:r>
              <w:rPr>
                <w:rFonts w:ascii="Calibri" w:eastAsia="Times New Roman" w:hAnsi="Calibri" w:cs="Calibri"/>
                <w:b/>
                <w:bCs/>
              </w:rPr>
              <w:t xml:space="preserve">Average weekly Incidence </w:t>
            </w:r>
            <w:r w:rsidRPr="00B06E00">
              <w:rPr>
                <w:rFonts w:eastAsia="Times New Roman" w:cstheme="minorHAnsi"/>
                <w:i/>
                <w:iCs/>
              </w:rPr>
              <w:t xml:space="preserve">(Number of cases per </w:t>
            </w:r>
            <w:r>
              <w:rPr>
                <w:rFonts w:eastAsia="Times New Roman" w:cstheme="minorHAnsi"/>
                <w:i/>
                <w:iCs/>
              </w:rPr>
              <w:t xml:space="preserve">100k </w:t>
            </w:r>
            <w:r w:rsidRPr="00B06E00">
              <w:rPr>
                <w:rFonts w:eastAsia="Times New Roman" w:cstheme="minorHAnsi"/>
                <w:i/>
                <w:iCs/>
              </w:rPr>
              <w:t>person-week</w:t>
            </w:r>
            <w:r>
              <w:rPr>
                <w:rFonts w:eastAsia="Times New Roman" w:cstheme="minorHAnsi"/>
                <w:i/>
                <w:iCs/>
              </w:rPr>
              <w:t>s</w:t>
            </w:r>
            <w:r w:rsidRPr="00B06E00">
              <w:rPr>
                <w:rFonts w:eastAsia="Times New Roman" w:cstheme="minorHAnsi"/>
                <w:i/>
                <w:iCs/>
              </w:rPr>
              <w:t>)</w:t>
            </w:r>
          </w:p>
        </w:tc>
        <w:tc>
          <w:tcPr>
            <w:tcW w:w="1832" w:type="dxa"/>
            <w:noWrap/>
            <w:vAlign w:val="center"/>
            <w:hideMark/>
          </w:tcPr>
          <w:p w14:paraId="04478EF3" w14:textId="0F691904" w:rsidR="00D5529B" w:rsidRPr="002307EF" w:rsidRDefault="00D5529B" w:rsidP="00D5529B">
            <w:pPr>
              <w:spacing w:line="131" w:lineRule="atLeast"/>
              <w:jc w:val="right"/>
              <w:rPr>
                <w:rFonts w:ascii="Calibri" w:eastAsia="Times New Roman" w:hAnsi="Calibri" w:cs="Calibri"/>
              </w:rPr>
            </w:pPr>
            <w:r w:rsidRPr="004E712C">
              <w:rPr>
                <w:rFonts w:cstheme="minorHAnsi"/>
                <w:b/>
                <w:bCs/>
                <w:noProof/>
              </w:rPr>
              <w:t>Standard deviation</w:t>
            </w:r>
            <w:r>
              <w:rPr>
                <w:rFonts w:cstheme="minorHAnsi"/>
                <w:b/>
                <w:bCs/>
                <w:noProof/>
              </w:rPr>
              <w:t xml:space="preserve"> of Average Weekly Incidence</w:t>
            </w:r>
          </w:p>
        </w:tc>
        <w:tc>
          <w:tcPr>
            <w:tcW w:w="1498" w:type="dxa"/>
            <w:noWrap/>
            <w:vAlign w:val="center"/>
            <w:hideMark/>
          </w:tcPr>
          <w:p w14:paraId="0BB15277" w14:textId="5B0996E5" w:rsidR="00D5529B" w:rsidRPr="002307EF" w:rsidRDefault="00D5529B" w:rsidP="00D5529B">
            <w:pPr>
              <w:spacing w:line="131" w:lineRule="atLeast"/>
              <w:jc w:val="right"/>
              <w:rPr>
                <w:rFonts w:ascii="Calibri" w:eastAsia="Times New Roman" w:hAnsi="Calibri" w:cs="Calibri"/>
              </w:rPr>
            </w:pPr>
            <w:r>
              <w:rPr>
                <w:rFonts w:eastAsia="Times New Roman" w:cstheme="minorHAnsi"/>
                <w:b/>
                <w:bCs/>
              </w:rPr>
              <w:t>Interquartile Range</w:t>
            </w:r>
            <w:r>
              <w:rPr>
                <w:rFonts w:cstheme="minorHAnsi"/>
                <w:b/>
                <w:bCs/>
                <w:noProof/>
              </w:rPr>
              <w:t xml:space="preserve"> of Average Weekly Incidence</w:t>
            </w:r>
          </w:p>
        </w:tc>
      </w:tr>
      <w:tr w:rsidR="00D5529B" w:rsidRPr="002307EF" w14:paraId="40FFCB7D" w14:textId="77777777" w:rsidTr="00D5529B">
        <w:trPr>
          <w:trHeight w:val="270"/>
        </w:trPr>
        <w:tc>
          <w:tcPr>
            <w:tcW w:w="1435" w:type="dxa"/>
            <w:noWrap/>
            <w:hideMark/>
          </w:tcPr>
          <w:p w14:paraId="43F632A2"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Al-</w:t>
            </w:r>
            <w:proofErr w:type="spellStart"/>
            <w:r w:rsidRPr="002307EF">
              <w:rPr>
                <w:rFonts w:ascii="Calibri" w:eastAsia="Times New Roman" w:hAnsi="Calibri" w:cs="Calibri"/>
                <w:b/>
                <w:bCs/>
                <w:i/>
                <w:iCs/>
              </w:rPr>
              <w:t>Hasakeh</w:t>
            </w:r>
            <w:proofErr w:type="spellEnd"/>
          </w:p>
        </w:tc>
        <w:tc>
          <w:tcPr>
            <w:tcW w:w="1170" w:type="dxa"/>
            <w:noWrap/>
            <w:hideMark/>
          </w:tcPr>
          <w:p w14:paraId="57013E8D"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843</w:t>
            </w:r>
          </w:p>
        </w:tc>
        <w:tc>
          <w:tcPr>
            <w:tcW w:w="1800" w:type="dxa"/>
          </w:tcPr>
          <w:p w14:paraId="2D528713" w14:textId="03AA0344"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0.436</w:t>
            </w:r>
          </w:p>
        </w:tc>
        <w:tc>
          <w:tcPr>
            <w:tcW w:w="2070" w:type="dxa"/>
            <w:noWrap/>
            <w:hideMark/>
          </w:tcPr>
          <w:p w14:paraId="65C98EEC" w14:textId="252C3DF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0.34</w:t>
            </w:r>
            <w:r>
              <w:rPr>
                <w:rFonts w:ascii="Calibri" w:eastAsia="Times New Roman" w:hAnsi="Calibri" w:cs="Calibri"/>
              </w:rPr>
              <w:t>9</w:t>
            </w:r>
          </w:p>
        </w:tc>
        <w:tc>
          <w:tcPr>
            <w:tcW w:w="1832" w:type="dxa"/>
            <w:noWrap/>
            <w:hideMark/>
          </w:tcPr>
          <w:p w14:paraId="007CDC90" w14:textId="53883A1A"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2.13</w:t>
            </w:r>
          </w:p>
        </w:tc>
        <w:tc>
          <w:tcPr>
            <w:tcW w:w="1498" w:type="dxa"/>
            <w:noWrap/>
            <w:hideMark/>
          </w:tcPr>
          <w:p w14:paraId="4247366D" w14:textId="009BA6BD"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2E52A800" w14:textId="77777777" w:rsidTr="00D5529B">
        <w:trPr>
          <w:trHeight w:val="270"/>
        </w:trPr>
        <w:tc>
          <w:tcPr>
            <w:tcW w:w="1435" w:type="dxa"/>
            <w:noWrap/>
            <w:hideMark/>
          </w:tcPr>
          <w:p w14:paraId="302E56B9"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Aleppo</w:t>
            </w:r>
          </w:p>
        </w:tc>
        <w:tc>
          <w:tcPr>
            <w:tcW w:w="1170" w:type="dxa"/>
            <w:noWrap/>
            <w:hideMark/>
          </w:tcPr>
          <w:p w14:paraId="7CC1C8A7"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1575</w:t>
            </w:r>
          </w:p>
        </w:tc>
        <w:tc>
          <w:tcPr>
            <w:tcW w:w="1800" w:type="dxa"/>
          </w:tcPr>
          <w:p w14:paraId="7CBAE1FE" w14:textId="0177F30A"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0.95</w:t>
            </w:r>
            <w:r>
              <w:rPr>
                <w:rFonts w:ascii="Calibri" w:eastAsia="Times New Roman" w:hAnsi="Calibri" w:cs="Calibri"/>
              </w:rPr>
              <w:t>7</w:t>
            </w:r>
          </w:p>
        </w:tc>
        <w:tc>
          <w:tcPr>
            <w:tcW w:w="2070" w:type="dxa"/>
            <w:noWrap/>
            <w:hideMark/>
          </w:tcPr>
          <w:p w14:paraId="313B9984" w14:textId="5214A2E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1.0</w:t>
            </w:r>
            <w:r>
              <w:rPr>
                <w:rFonts w:ascii="Calibri" w:eastAsia="Times New Roman" w:hAnsi="Calibri" w:cs="Calibri"/>
              </w:rPr>
              <w:t>8</w:t>
            </w:r>
          </w:p>
        </w:tc>
        <w:tc>
          <w:tcPr>
            <w:tcW w:w="1832" w:type="dxa"/>
            <w:noWrap/>
            <w:hideMark/>
          </w:tcPr>
          <w:p w14:paraId="567D37B1" w14:textId="2C29D4E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3.74</w:t>
            </w:r>
          </w:p>
        </w:tc>
        <w:tc>
          <w:tcPr>
            <w:tcW w:w="1498" w:type="dxa"/>
            <w:noWrap/>
            <w:hideMark/>
          </w:tcPr>
          <w:p w14:paraId="335A67F3" w14:textId="4D197A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0.73</w:t>
            </w:r>
            <w:r>
              <w:rPr>
                <w:rFonts w:ascii="Calibri" w:eastAsia="Times New Roman" w:hAnsi="Calibri" w:cs="Calibri"/>
              </w:rPr>
              <w:t>1</w:t>
            </w:r>
          </w:p>
        </w:tc>
      </w:tr>
      <w:tr w:rsidR="00D5529B" w:rsidRPr="002307EF" w14:paraId="2CF1A12C" w14:textId="77777777" w:rsidTr="00D5529B">
        <w:trPr>
          <w:trHeight w:val="279"/>
        </w:trPr>
        <w:tc>
          <w:tcPr>
            <w:tcW w:w="1435" w:type="dxa"/>
            <w:noWrap/>
            <w:hideMark/>
          </w:tcPr>
          <w:p w14:paraId="3403CFDB"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Ar-Raqqa</w:t>
            </w:r>
          </w:p>
        </w:tc>
        <w:tc>
          <w:tcPr>
            <w:tcW w:w="1170" w:type="dxa"/>
            <w:noWrap/>
            <w:hideMark/>
          </w:tcPr>
          <w:p w14:paraId="1149E5D2"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715</w:t>
            </w:r>
          </w:p>
        </w:tc>
        <w:tc>
          <w:tcPr>
            <w:tcW w:w="1800" w:type="dxa"/>
          </w:tcPr>
          <w:p w14:paraId="53B337CB" w14:textId="0BB6E8FD"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4.68</w:t>
            </w:r>
          </w:p>
        </w:tc>
        <w:tc>
          <w:tcPr>
            <w:tcW w:w="2070" w:type="dxa"/>
            <w:noWrap/>
            <w:hideMark/>
          </w:tcPr>
          <w:p w14:paraId="5B0253EC" w14:textId="287CB83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2.8</w:t>
            </w:r>
            <w:r>
              <w:rPr>
                <w:rFonts w:ascii="Calibri" w:eastAsia="Times New Roman" w:hAnsi="Calibri" w:cs="Calibri"/>
              </w:rPr>
              <w:t>7</w:t>
            </w:r>
          </w:p>
        </w:tc>
        <w:tc>
          <w:tcPr>
            <w:tcW w:w="1832" w:type="dxa"/>
            <w:noWrap/>
            <w:hideMark/>
          </w:tcPr>
          <w:p w14:paraId="035A6C24" w14:textId="21D79EF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7.9</w:t>
            </w:r>
            <w:r>
              <w:rPr>
                <w:rFonts w:ascii="Calibri" w:eastAsia="Times New Roman" w:hAnsi="Calibri" w:cs="Calibri"/>
              </w:rPr>
              <w:t>9</w:t>
            </w:r>
          </w:p>
        </w:tc>
        <w:tc>
          <w:tcPr>
            <w:tcW w:w="1498" w:type="dxa"/>
            <w:noWrap/>
            <w:hideMark/>
          </w:tcPr>
          <w:p w14:paraId="16113381" w14:textId="63360AB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1.8</w:t>
            </w:r>
            <w:r>
              <w:rPr>
                <w:rFonts w:ascii="Calibri" w:eastAsia="Times New Roman" w:hAnsi="Calibri" w:cs="Calibri"/>
              </w:rPr>
              <w:t>8</w:t>
            </w:r>
          </w:p>
        </w:tc>
      </w:tr>
      <w:tr w:rsidR="00D5529B" w:rsidRPr="002307EF" w14:paraId="780F8C3D" w14:textId="77777777" w:rsidTr="00D5529B">
        <w:trPr>
          <w:trHeight w:val="270"/>
        </w:trPr>
        <w:tc>
          <w:tcPr>
            <w:tcW w:w="1435" w:type="dxa"/>
            <w:noWrap/>
            <w:hideMark/>
          </w:tcPr>
          <w:p w14:paraId="4CC0EF7F" w14:textId="77777777" w:rsidR="00D5529B" w:rsidRPr="002307EF" w:rsidRDefault="00D5529B" w:rsidP="00D5529B">
            <w:pPr>
              <w:rPr>
                <w:rFonts w:ascii="Calibri" w:eastAsia="Times New Roman" w:hAnsi="Calibri" w:cs="Calibri"/>
                <w:b/>
                <w:bCs/>
                <w:i/>
                <w:iCs/>
              </w:rPr>
            </w:pPr>
            <w:proofErr w:type="spellStart"/>
            <w:r w:rsidRPr="002307EF">
              <w:rPr>
                <w:rFonts w:ascii="Calibri" w:eastAsia="Times New Roman" w:hAnsi="Calibri" w:cs="Calibri"/>
                <w:b/>
                <w:bCs/>
                <w:i/>
                <w:iCs/>
              </w:rPr>
              <w:t>Dar'a</w:t>
            </w:r>
            <w:proofErr w:type="spellEnd"/>
          </w:p>
        </w:tc>
        <w:tc>
          <w:tcPr>
            <w:tcW w:w="1170" w:type="dxa"/>
            <w:noWrap/>
            <w:hideMark/>
          </w:tcPr>
          <w:p w14:paraId="20B0C52A"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535</w:t>
            </w:r>
          </w:p>
        </w:tc>
        <w:tc>
          <w:tcPr>
            <w:tcW w:w="1800" w:type="dxa"/>
          </w:tcPr>
          <w:p w14:paraId="7A4FFF49" w14:textId="0314EC95"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0.209</w:t>
            </w:r>
          </w:p>
        </w:tc>
        <w:tc>
          <w:tcPr>
            <w:tcW w:w="2070" w:type="dxa"/>
            <w:noWrap/>
            <w:hideMark/>
          </w:tcPr>
          <w:p w14:paraId="3888908F" w14:textId="1D705A96"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0.15</w:t>
            </w:r>
            <w:r>
              <w:rPr>
                <w:rFonts w:ascii="Calibri" w:eastAsia="Times New Roman" w:hAnsi="Calibri" w:cs="Calibri"/>
              </w:rPr>
              <w:t>2</w:t>
            </w:r>
          </w:p>
        </w:tc>
        <w:tc>
          <w:tcPr>
            <w:tcW w:w="1832" w:type="dxa"/>
            <w:noWrap/>
            <w:hideMark/>
          </w:tcPr>
          <w:p w14:paraId="6A1E8F8B" w14:textId="67F963C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0.358</w:t>
            </w:r>
          </w:p>
        </w:tc>
        <w:tc>
          <w:tcPr>
            <w:tcW w:w="1498" w:type="dxa"/>
            <w:noWrap/>
            <w:hideMark/>
          </w:tcPr>
          <w:p w14:paraId="0D5E5C82" w14:textId="2B45A6F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0.197</w:t>
            </w:r>
          </w:p>
        </w:tc>
      </w:tr>
      <w:tr w:rsidR="00D5529B" w:rsidRPr="002307EF" w14:paraId="63900EA9" w14:textId="77777777" w:rsidTr="00D5529B">
        <w:trPr>
          <w:trHeight w:val="270"/>
        </w:trPr>
        <w:tc>
          <w:tcPr>
            <w:tcW w:w="1435" w:type="dxa"/>
            <w:noWrap/>
            <w:hideMark/>
          </w:tcPr>
          <w:p w14:paraId="0783F607"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Deir-</w:t>
            </w:r>
            <w:proofErr w:type="spellStart"/>
            <w:r w:rsidRPr="002307EF">
              <w:rPr>
                <w:rFonts w:ascii="Calibri" w:eastAsia="Times New Roman" w:hAnsi="Calibri" w:cs="Calibri"/>
                <w:b/>
                <w:bCs/>
                <w:i/>
                <w:iCs/>
              </w:rPr>
              <w:t>ez</w:t>
            </w:r>
            <w:proofErr w:type="spellEnd"/>
            <w:r w:rsidRPr="002307EF">
              <w:rPr>
                <w:rFonts w:ascii="Calibri" w:eastAsia="Times New Roman" w:hAnsi="Calibri" w:cs="Calibri"/>
                <w:b/>
                <w:bCs/>
                <w:i/>
                <w:iCs/>
              </w:rPr>
              <w:t>-</w:t>
            </w:r>
            <w:proofErr w:type="spellStart"/>
            <w:r w:rsidRPr="002307EF">
              <w:rPr>
                <w:rFonts w:ascii="Calibri" w:eastAsia="Times New Roman" w:hAnsi="Calibri" w:cs="Calibri"/>
                <w:b/>
                <w:bCs/>
                <w:i/>
                <w:iCs/>
              </w:rPr>
              <w:t>Zor</w:t>
            </w:r>
            <w:proofErr w:type="spellEnd"/>
          </w:p>
        </w:tc>
        <w:tc>
          <w:tcPr>
            <w:tcW w:w="1170" w:type="dxa"/>
            <w:noWrap/>
            <w:hideMark/>
          </w:tcPr>
          <w:p w14:paraId="6C821360"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701</w:t>
            </w:r>
          </w:p>
        </w:tc>
        <w:tc>
          <w:tcPr>
            <w:tcW w:w="1800" w:type="dxa"/>
          </w:tcPr>
          <w:p w14:paraId="57E664E3" w14:textId="28439D2D"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4.14</w:t>
            </w:r>
          </w:p>
        </w:tc>
        <w:tc>
          <w:tcPr>
            <w:tcW w:w="2070" w:type="dxa"/>
            <w:noWrap/>
            <w:hideMark/>
          </w:tcPr>
          <w:p w14:paraId="552E49DA" w14:textId="6A0188B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7.4</w:t>
            </w:r>
            <w:r>
              <w:rPr>
                <w:rFonts w:ascii="Calibri" w:eastAsia="Times New Roman" w:hAnsi="Calibri" w:cs="Calibri"/>
              </w:rPr>
              <w:t>1</w:t>
            </w:r>
          </w:p>
        </w:tc>
        <w:tc>
          <w:tcPr>
            <w:tcW w:w="1832" w:type="dxa"/>
            <w:noWrap/>
            <w:hideMark/>
          </w:tcPr>
          <w:p w14:paraId="6BD41353" w14:textId="6574EC01"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18.4</w:t>
            </w:r>
          </w:p>
        </w:tc>
        <w:tc>
          <w:tcPr>
            <w:tcW w:w="1498" w:type="dxa"/>
            <w:noWrap/>
            <w:hideMark/>
          </w:tcPr>
          <w:p w14:paraId="1E8B5D89" w14:textId="2A23D43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4.17</w:t>
            </w:r>
          </w:p>
        </w:tc>
      </w:tr>
      <w:tr w:rsidR="00D5529B" w:rsidRPr="002307EF" w14:paraId="6E12F2F6" w14:textId="77777777" w:rsidTr="00D5529B">
        <w:trPr>
          <w:trHeight w:val="270"/>
        </w:trPr>
        <w:tc>
          <w:tcPr>
            <w:tcW w:w="1435" w:type="dxa"/>
            <w:noWrap/>
            <w:hideMark/>
          </w:tcPr>
          <w:p w14:paraId="288F4496"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Hama</w:t>
            </w:r>
          </w:p>
        </w:tc>
        <w:tc>
          <w:tcPr>
            <w:tcW w:w="1170" w:type="dxa"/>
            <w:noWrap/>
            <w:hideMark/>
          </w:tcPr>
          <w:p w14:paraId="1B46E425"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797</w:t>
            </w:r>
          </w:p>
        </w:tc>
        <w:tc>
          <w:tcPr>
            <w:tcW w:w="1800" w:type="dxa"/>
          </w:tcPr>
          <w:p w14:paraId="2C469869" w14:textId="000196D2"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0.13</w:t>
            </w:r>
            <w:r>
              <w:rPr>
                <w:rFonts w:ascii="Calibri" w:eastAsia="Times New Roman" w:hAnsi="Calibri" w:cs="Calibri"/>
              </w:rPr>
              <w:t>4</w:t>
            </w:r>
          </w:p>
        </w:tc>
        <w:tc>
          <w:tcPr>
            <w:tcW w:w="2070" w:type="dxa"/>
            <w:noWrap/>
            <w:hideMark/>
          </w:tcPr>
          <w:p w14:paraId="09AB1505" w14:textId="3CB9503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0.072</w:t>
            </w:r>
            <w:r>
              <w:rPr>
                <w:rFonts w:ascii="Calibri" w:eastAsia="Times New Roman" w:hAnsi="Calibri" w:cs="Calibri"/>
              </w:rPr>
              <w:t>3</w:t>
            </w:r>
          </w:p>
        </w:tc>
        <w:tc>
          <w:tcPr>
            <w:tcW w:w="1832" w:type="dxa"/>
            <w:noWrap/>
            <w:hideMark/>
          </w:tcPr>
          <w:p w14:paraId="03520F6D" w14:textId="518EDD18"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0.339</w:t>
            </w:r>
          </w:p>
        </w:tc>
        <w:tc>
          <w:tcPr>
            <w:tcW w:w="1498" w:type="dxa"/>
            <w:noWrap/>
            <w:hideMark/>
          </w:tcPr>
          <w:p w14:paraId="2555F7DF" w14:textId="63AFA46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37B7C754" w14:textId="77777777" w:rsidTr="00D5529B">
        <w:trPr>
          <w:trHeight w:val="270"/>
        </w:trPr>
        <w:tc>
          <w:tcPr>
            <w:tcW w:w="1435" w:type="dxa"/>
            <w:noWrap/>
            <w:hideMark/>
          </w:tcPr>
          <w:p w14:paraId="67FFB61C"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Homs</w:t>
            </w:r>
          </w:p>
        </w:tc>
        <w:tc>
          <w:tcPr>
            <w:tcW w:w="1170" w:type="dxa"/>
            <w:noWrap/>
            <w:hideMark/>
          </w:tcPr>
          <w:p w14:paraId="57FA3BFE"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304</w:t>
            </w:r>
          </w:p>
        </w:tc>
        <w:tc>
          <w:tcPr>
            <w:tcW w:w="1800" w:type="dxa"/>
          </w:tcPr>
          <w:p w14:paraId="77532806" w14:textId="6BAF67A9"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0.0010</w:t>
            </w:r>
            <w:r>
              <w:rPr>
                <w:rFonts w:ascii="Calibri" w:eastAsia="Times New Roman" w:hAnsi="Calibri" w:cs="Calibri"/>
              </w:rPr>
              <w:t>2</w:t>
            </w:r>
          </w:p>
        </w:tc>
        <w:tc>
          <w:tcPr>
            <w:tcW w:w="2070" w:type="dxa"/>
            <w:noWrap/>
            <w:hideMark/>
          </w:tcPr>
          <w:p w14:paraId="35DC67B9" w14:textId="2B51AC7E"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0.0037</w:t>
            </w:r>
            <w:r>
              <w:rPr>
                <w:rFonts w:ascii="Calibri" w:eastAsia="Times New Roman" w:hAnsi="Calibri" w:cs="Calibri"/>
              </w:rPr>
              <w:t>4</w:t>
            </w:r>
          </w:p>
        </w:tc>
        <w:tc>
          <w:tcPr>
            <w:tcW w:w="1832" w:type="dxa"/>
            <w:noWrap/>
            <w:hideMark/>
          </w:tcPr>
          <w:p w14:paraId="638405FD" w14:textId="27B911A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0.065</w:t>
            </w:r>
            <w:r>
              <w:rPr>
                <w:rFonts w:ascii="Calibri" w:eastAsia="Times New Roman" w:hAnsi="Calibri" w:cs="Calibri"/>
              </w:rPr>
              <w:t>2</w:t>
            </w:r>
          </w:p>
        </w:tc>
        <w:tc>
          <w:tcPr>
            <w:tcW w:w="1498" w:type="dxa"/>
            <w:noWrap/>
            <w:hideMark/>
          </w:tcPr>
          <w:p w14:paraId="5B21B8B4" w14:textId="61185A80"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1E4EBC69" w14:textId="77777777" w:rsidTr="00D5529B">
        <w:trPr>
          <w:trHeight w:val="270"/>
        </w:trPr>
        <w:tc>
          <w:tcPr>
            <w:tcW w:w="1435" w:type="dxa"/>
            <w:noWrap/>
            <w:hideMark/>
          </w:tcPr>
          <w:p w14:paraId="2066B79C"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Idleb</w:t>
            </w:r>
          </w:p>
        </w:tc>
        <w:tc>
          <w:tcPr>
            <w:tcW w:w="1170" w:type="dxa"/>
            <w:noWrap/>
            <w:hideMark/>
          </w:tcPr>
          <w:p w14:paraId="1F9EAA33"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1170</w:t>
            </w:r>
          </w:p>
        </w:tc>
        <w:tc>
          <w:tcPr>
            <w:tcW w:w="1800" w:type="dxa"/>
          </w:tcPr>
          <w:p w14:paraId="6C271708" w14:textId="09EBCA60"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1.6</w:t>
            </w:r>
            <w:r>
              <w:rPr>
                <w:rFonts w:ascii="Calibri" w:eastAsia="Times New Roman" w:hAnsi="Calibri" w:cs="Calibri"/>
              </w:rPr>
              <w:t>7</w:t>
            </w:r>
          </w:p>
        </w:tc>
        <w:tc>
          <w:tcPr>
            <w:tcW w:w="2070" w:type="dxa"/>
            <w:noWrap/>
            <w:hideMark/>
          </w:tcPr>
          <w:p w14:paraId="24F427CB" w14:textId="4C336E9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0.91</w:t>
            </w:r>
            <w:r>
              <w:rPr>
                <w:rFonts w:ascii="Calibri" w:eastAsia="Times New Roman" w:hAnsi="Calibri" w:cs="Calibri"/>
              </w:rPr>
              <w:t>2</w:t>
            </w:r>
          </w:p>
        </w:tc>
        <w:tc>
          <w:tcPr>
            <w:tcW w:w="1832" w:type="dxa"/>
            <w:noWrap/>
            <w:hideMark/>
          </w:tcPr>
          <w:p w14:paraId="45A7523D" w14:textId="01E6342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2.35</w:t>
            </w:r>
          </w:p>
        </w:tc>
        <w:tc>
          <w:tcPr>
            <w:tcW w:w="1498" w:type="dxa"/>
            <w:noWrap/>
            <w:hideMark/>
          </w:tcPr>
          <w:p w14:paraId="1CEF2AEE" w14:textId="7E54D190"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0.711</w:t>
            </w:r>
          </w:p>
        </w:tc>
      </w:tr>
      <w:tr w:rsidR="00D5529B" w:rsidRPr="002307EF" w14:paraId="6D030ADF" w14:textId="77777777" w:rsidTr="00D5529B">
        <w:trPr>
          <w:trHeight w:val="279"/>
        </w:trPr>
        <w:tc>
          <w:tcPr>
            <w:tcW w:w="1435" w:type="dxa"/>
            <w:noWrap/>
            <w:hideMark/>
          </w:tcPr>
          <w:p w14:paraId="4D9EDAB7"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Quneitra</w:t>
            </w:r>
          </w:p>
        </w:tc>
        <w:tc>
          <w:tcPr>
            <w:tcW w:w="1170" w:type="dxa"/>
            <w:noWrap/>
            <w:hideMark/>
          </w:tcPr>
          <w:p w14:paraId="62397EC3"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167</w:t>
            </w:r>
          </w:p>
        </w:tc>
        <w:tc>
          <w:tcPr>
            <w:tcW w:w="1800" w:type="dxa"/>
          </w:tcPr>
          <w:p w14:paraId="7AA2B80D" w14:textId="0C6D9266"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0.57</w:t>
            </w:r>
            <w:r>
              <w:rPr>
                <w:rFonts w:ascii="Calibri" w:eastAsia="Times New Roman" w:hAnsi="Calibri" w:cs="Calibri"/>
              </w:rPr>
              <w:t>1</w:t>
            </w:r>
          </w:p>
        </w:tc>
        <w:tc>
          <w:tcPr>
            <w:tcW w:w="2070" w:type="dxa"/>
            <w:noWrap/>
            <w:hideMark/>
          </w:tcPr>
          <w:p w14:paraId="52C0E857" w14:textId="32AB8F3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0.35</w:t>
            </w:r>
            <w:r>
              <w:rPr>
                <w:rFonts w:ascii="Calibri" w:eastAsia="Times New Roman" w:hAnsi="Calibri" w:cs="Calibri"/>
              </w:rPr>
              <w:t>8</w:t>
            </w:r>
          </w:p>
        </w:tc>
        <w:tc>
          <w:tcPr>
            <w:tcW w:w="1832" w:type="dxa"/>
            <w:noWrap/>
            <w:hideMark/>
          </w:tcPr>
          <w:p w14:paraId="4D9E21DA" w14:textId="776B1D1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1.04</w:t>
            </w:r>
          </w:p>
        </w:tc>
        <w:tc>
          <w:tcPr>
            <w:tcW w:w="1498" w:type="dxa"/>
            <w:noWrap/>
            <w:hideMark/>
          </w:tcPr>
          <w:p w14:paraId="0DF0E161" w14:textId="571A5049"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bl>
    <w:p w14:paraId="6CFE30C7" w14:textId="77777777" w:rsidR="002307EF" w:rsidRDefault="002307EF" w:rsidP="00CC4267">
      <w:pPr>
        <w:spacing w:line="240" w:lineRule="auto"/>
        <w:jc w:val="both"/>
        <w:rPr>
          <w:rFonts w:cstheme="minorHAnsi"/>
          <w:noProof/>
        </w:rPr>
      </w:pPr>
    </w:p>
    <w:p w14:paraId="0B753143" w14:textId="6EA23AA0" w:rsidR="00BD40E5" w:rsidRPr="008A0AB3" w:rsidRDefault="00BD40E5" w:rsidP="00CC4267">
      <w:pPr>
        <w:spacing w:line="240" w:lineRule="auto"/>
        <w:jc w:val="both"/>
        <w:rPr>
          <w:rFonts w:cstheme="minorHAnsi"/>
          <w:noProof/>
        </w:rPr>
      </w:pPr>
      <w:r>
        <w:rPr>
          <w:rFonts w:cstheme="minorHAnsi"/>
          <w:noProof/>
        </w:rPr>
        <w:t>Levene’s Test was conducted in order to the homogeniety of the variance</w:t>
      </w:r>
      <w:r w:rsidR="006B72E2">
        <w:rPr>
          <w:rFonts w:cstheme="minorHAnsi"/>
          <w:noProof/>
        </w:rPr>
        <w:t>s</w:t>
      </w:r>
      <w:r>
        <w:rPr>
          <w:rFonts w:cstheme="minorHAnsi"/>
          <w:noProof/>
        </w:rPr>
        <w:t xml:space="preserve"> of </w:t>
      </w:r>
      <w:r w:rsidR="00544B9A">
        <w:rPr>
          <w:rFonts w:cstheme="minorHAnsi"/>
          <w:noProof/>
        </w:rPr>
        <w:t>weekly measles incidence</w:t>
      </w:r>
      <w:r w:rsidR="006B72E2">
        <w:rPr>
          <w:rFonts w:cstheme="minorHAnsi"/>
          <w:noProof/>
        </w:rPr>
        <w:t>, first by year, then by governorate, and then by district</w:t>
      </w:r>
      <w:r w:rsidR="00AD5781">
        <w:rPr>
          <w:rFonts w:cstheme="minorHAnsi"/>
          <w:noProof/>
        </w:rPr>
        <w:t xml:space="preserve">. </w:t>
      </w:r>
      <w:r w:rsidR="006B72E2">
        <w:rPr>
          <w:rFonts w:cstheme="minorHAnsi"/>
          <w:noProof/>
        </w:rPr>
        <w:t xml:space="preserve">All three were highly statistically significant (p-value &lt; 0.001). This meants that the variances were not homogeounus and thus fails the </w:t>
      </w:r>
      <w:commentRangeStart w:id="80"/>
      <w:r w:rsidR="006B72E2">
        <w:rPr>
          <w:rFonts w:cstheme="minorHAnsi"/>
          <w:noProof/>
        </w:rPr>
        <w:t xml:space="preserve">assumptions </w:t>
      </w:r>
      <w:commentRangeEnd w:id="80"/>
      <w:r w:rsidR="002F09E1">
        <w:rPr>
          <w:rStyle w:val="CommentReference"/>
        </w:rPr>
        <w:commentReference w:id="80"/>
      </w:r>
      <w:r w:rsidR="006B72E2">
        <w:rPr>
          <w:rFonts w:cstheme="minorHAnsi"/>
          <w:noProof/>
        </w:rPr>
        <w:t xml:space="preserve">of </w:t>
      </w:r>
      <w:commentRangeStart w:id="81"/>
      <w:r w:rsidR="006B72E2">
        <w:rPr>
          <w:rFonts w:cstheme="minorHAnsi"/>
          <w:noProof/>
        </w:rPr>
        <w:t>many parametric tests.</w:t>
      </w:r>
      <w:commentRangeEnd w:id="81"/>
      <w:r w:rsidR="006B72E2">
        <w:rPr>
          <w:rStyle w:val="CommentReference"/>
        </w:rPr>
        <w:commentReference w:id="81"/>
      </w:r>
      <w:r w:rsidR="006B72E2">
        <w:rPr>
          <w:rFonts w:cstheme="minorHAnsi"/>
          <w:noProof/>
        </w:rPr>
        <w:t xml:space="preserve"> Thus, we relied on non-parametric tests with fewer assumptions, namely </w:t>
      </w:r>
      <w:r w:rsidR="002F09E1">
        <w:rPr>
          <w:rFonts w:cstheme="minorHAnsi"/>
          <w:noProof/>
        </w:rPr>
        <w:t xml:space="preserve">the Wilcoxon </w:t>
      </w:r>
      <w:r w:rsidR="00B65E96">
        <w:rPr>
          <w:rFonts w:cstheme="minorHAnsi"/>
          <w:noProof/>
        </w:rPr>
        <w:t xml:space="preserve">Rank Sum </w:t>
      </w:r>
      <w:r w:rsidR="002F09E1">
        <w:rPr>
          <w:rFonts w:cstheme="minorHAnsi"/>
          <w:noProof/>
        </w:rPr>
        <w:t>Test</w:t>
      </w:r>
      <w:r w:rsidR="00BD2F2A">
        <w:rPr>
          <w:rFonts w:cstheme="minorHAnsi"/>
          <w:noProof/>
        </w:rPr>
        <w:t xml:space="preserve"> (WRST)</w:t>
      </w:r>
      <w:r w:rsidR="002F09E1">
        <w:rPr>
          <w:rFonts w:cstheme="minorHAnsi"/>
          <w:noProof/>
        </w:rPr>
        <w:t>, Kruskal-Wallis Rank Sum Test</w:t>
      </w:r>
      <w:r w:rsidR="00BD2F2A">
        <w:rPr>
          <w:rFonts w:cstheme="minorHAnsi"/>
          <w:noProof/>
        </w:rPr>
        <w:t xml:space="preserve"> (KWRST)</w:t>
      </w:r>
      <w:r w:rsidR="002F09E1">
        <w:rPr>
          <w:rFonts w:cstheme="minorHAnsi"/>
          <w:noProof/>
        </w:rPr>
        <w:t xml:space="preserve">, and the </w:t>
      </w:r>
      <w:r w:rsidR="002F09E1" w:rsidRPr="002F09E1">
        <w:rPr>
          <w:rFonts w:cstheme="minorHAnsi"/>
          <w:noProof/>
        </w:rPr>
        <w:t>Dwass-Steele-Crotchlow-Fligner all-pairs Test</w:t>
      </w:r>
      <w:r w:rsidR="00BD2F2A">
        <w:rPr>
          <w:rFonts w:cstheme="minorHAnsi"/>
          <w:noProof/>
        </w:rPr>
        <w:t xml:space="preserve"> (DSCF)</w:t>
      </w:r>
      <w:r w:rsidR="002F09E1">
        <w:rPr>
          <w:rFonts w:cstheme="minorHAnsi"/>
          <w:noProof/>
        </w:rPr>
        <w:t>.</w:t>
      </w:r>
    </w:p>
    <w:p w14:paraId="0033D6B9" w14:textId="513BEFA9" w:rsidR="00CC4267" w:rsidRDefault="007C6380" w:rsidP="00572DF8">
      <w:pPr>
        <w:spacing w:line="240" w:lineRule="auto"/>
        <w:jc w:val="both"/>
        <w:rPr>
          <w:rFonts w:cstheme="minorHAnsi"/>
          <w:noProof/>
        </w:rPr>
      </w:pPr>
      <w:commentRangeStart w:id="82"/>
      <w:commentRangeStart w:id="83"/>
      <w:r>
        <w:rPr>
          <w:rFonts w:cstheme="minorHAnsi"/>
          <w:noProof/>
        </w:rPr>
        <w:t>Two sample</w:t>
      </w:r>
      <w:commentRangeEnd w:id="82"/>
      <w:r>
        <w:rPr>
          <w:rStyle w:val="CommentReference"/>
        </w:rPr>
        <w:commentReference w:id="82"/>
      </w:r>
      <w:commentRangeEnd w:id="83"/>
      <w:r w:rsidR="00C92EB4">
        <w:rPr>
          <w:rStyle w:val="CommentReference"/>
        </w:rPr>
        <w:commentReference w:id="83"/>
      </w:r>
      <w:r>
        <w:rPr>
          <w:rFonts w:cstheme="minorHAnsi"/>
          <w:noProof/>
        </w:rPr>
        <w:t xml:space="preserve"> </w:t>
      </w:r>
      <w:commentRangeStart w:id="84"/>
      <w:r w:rsidR="005931D3">
        <w:rPr>
          <w:rFonts w:cstheme="minorHAnsi"/>
          <w:noProof/>
        </w:rPr>
        <w:t>Wilcoxon</w:t>
      </w:r>
      <w:r>
        <w:rPr>
          <w:rFonts w:cstheme="minorHAnsi"/>
          <w:noProof/>
        </w:rPr>
        <w:t xml:space="preserve"> </w:t>
      </w:r>
      <w:commentRangeEnd w:id="84"/>
      <w:r w:rsidR="00AA6337">
        <w:rPr>
          <w:rStyle w:val="CommentReference"/>
        </w:rPr>
        <w:commentReference w:id="84"/>
      </w:r>
      <w:r>
        <w:rPr>
          <w:rFonts w:cstheme="minorHAnsi"/>
          <w:noProof/>
        </w:rPr>
        <w:t>Test</w:t>
      </w:r>
    </w:p>
    <w:p w14:paraId="3D801DF9" w14:textId="0ABD3880" w:rsidR="00922448" w:rsidRDefault="00B65E96" w:rsidP="00E439C3">
      <w:pPr>
        <w:spacing w:line="240" w:lineRule="auto"/>
        <w:jc w:val="both"/>
      </w:pPr>
      <w:r>
        <w:t xml:space="preserve">We used the Wilcoxon Rank Sum Test in order to compare the </w:t>
      </w:r>
      <w:r w:rsidR="001166C5">
        <w:t>cases</w:t>
      </w:r>
      <w:r>
        <w:t xml:space="preserve"> of measles between two binary variables, age (</w:t>
      </w:r>
      <w:r w:rsidRPr="00B65E96">
        <w:t>&lt;5 vs. ≥5</w:t>
      </w:r>
      <w:r>
        <w:t>) and sex (</w:t>
      </w:r>
      <w:r w:rsidRPr="00B65E96">
        <w:t>Male vs. Female</w:t>
      </w:r>
      <w:r>
        <w:t>)</w:t>
      </w:r>
      <w:r w:rsidR="00D908D8">
        <w:t>,</w:t>
      </w:r>
      <w:r w:rsidR="006C5C44">
        <w:t xml:space="preserve"> and</w:t>
      </w:r>
      <w:r w:rsidR="00D908D8">
        <w:t xml:space="preserve"> </w:t>
      </w:r>
      <w:r w:rsidR="006C5C44">
        <w:t>adjusted the results using</w:t>
      </w:r>
      <w:r w:rsidR="00D908D8">
        <w:t xml:space="preserve"> </w:t>
      </w:r>
      <w:commentRangeStart w:id="85"/>
      <w:proofErr w:type="spellStart"/>
      <w:r w:rsidR="00BC5688" w:rsidRPr="00BC5688">
        <w:t>Benjamini</w:t>
      </w:r>
      <w:proofErr w:type="spellEnd"/>
      <w:r w:rsidR="00BC5688" w:rsidRPr="00BC5688">
        <w:t>–Hochberg</w:t>
      </w:r>
      <w:r w:rsidR="00BC5688">
        <w:t xml:space="preserve"> </w:t>
      </w:r>
      <w:commentRangeEnd w:id="85"/>
      <w:r w:rsidR="00821BA0">
        <w:rPr>
          <w:rStyle w:val="CommentReference"/>
        </w:rPr>
        <w:commentReference w:id="85"/>
      </w:r>
      <w:r w:rsidR="00BC5688">
        <w:t>correction</w:t>
      </w:r>
      <w:r w:rsidR="00821BA0">
        <w:t xml:space="preserve"> for multiple comparisons</w:t>
      </w:r>
      <w:r>
        <w:t xml:space="preserve">. The results are in table </w:t>
      </w:r>
      <w:r w:rsidRPr="00B65E96">
        <w:rPr>
          <w:highlight w:val="yellow"/>
        </w:rPr>
        <w:t>X</w:t>
      </w:r>
      <w:r>
        <w:t xml:space="preserve">. Since our </w:t>
      </w:r>
      <w:r w:rsidR="001166C5">
        <w:t xml:space="preserve">denominator for incidence, population, was not categorized by age or sex, we were compelled to </w:t>
      </w:r>
      <w:r w:rsidR="001166C5">
        <w:lastRenderedPageBreak/>
        <w:t xml:space="preserve">use </w:t>
      </w:r>
      <w:r w:rsidR="0040441F">
        <w:t>total number of suspected</w:t>
      </w:r>
      <w:r w:rsidR="001166C5">
        <w:t xml:space="preserve"> case</w:t>
      </w:r>
      <w:r w:rsidR="0040441F">
        <w:t>s rather than incidence</w:t>
      </w:r>
      <w:r w:rsidR="001166C5">
        <w:t xml:space="preserve">. </w:t>
      </w:r>
      <w:r w:rsidR="00376DD8">
        <w:t xml:space="preserve">However, these comparisons are across the entire </w:t>
      </w:r>
      <w:r w:rsidR="00E439C3" w:rsidRPr="00E439C3">
        <w:rPr>
          <w:highlight w:val="yellow"/>
        </w:rPr>
        <w:t>study</w:t>
      </w:r>
      <w:r w:rsidR="00E439C3">
        <w:t xml:space="preserve"> </w:t>
      </w:r>
      <w:r w:rsidR="00376DD8" w:rsidRPr="00376DD8">
        <w:rPr>
          <w:highlight w:val="yellow"/>
        </w:rPr>
        <w:t>population</w:t>
      </w:r>
      <w:r w:rsidR="00376DD8">
        <w:t xml:space="preserve"> rather than between</w:t>
      </w:r>
      <w:r w:rsidR="00E439C3">
        <w:t xml:space="preserve"> subsets of the population</w:t>
      </w:r>
      <w:r w:rsidR="00376DD8">
        <w:t xml:space="preserve"> </w:t>
      </w:r>
      <w:r w:rsidR="00EC0255">
        <w:t xml:space="preserve">in </w:t>
      </w:r>
      <w:r w:rsidR="00903A46">
        <w:t>different</w:t>
      </w:r>
      <w:r w:rsidR="00E439C3">
        <w:t xml:space="preserve"> </w:t>
      </w:r>
      <w:r w:rsidR="00376DD8">
        <w:t>geographic regions</w:t>
      </w:r>
      <w:r w:rsidR="00E439C3">
        <w:t xml:space="preserve">. </w:t>
      </w:r>
    </w:p>
    <w:p w14:paraId="72791ABB" w14:textId="0FCCB226" w:rsidR="00A22E52" w:rsidRDefault="00E439C3" w:rsidP="00A22E52">
      <w:pPr>
        <w:spacing w:line="240" w:lineRule="auto"/>
        <w:jc w:val="both"/>
      </w:pPr>
      <w:r>
        <w:t xml:space="preserve">We found that </w:t>
      </w:r>
      <w:r w:rsidR="00E54720">
        <w:t xml:space="preserve">there was a statistically significant difference between cases of suspected </w:t>
      </w:r>
      <w:r w:rsidR="008E4188">
        <w:t>cases</w:t>
      </w:r>
      <w:r w:rsidR="00E54720">
        <w:t xml:space="preserve"> in the &lt;</w:t>
      </w:r>
      <w:proofErr w:type="gramStart"/>
      <w:r w:rsidR="00E54720">
        <w:t>5 year-old</w:t>
      </w:r>
      <w:proofErr w:type="gramEnd"/>
      <w:r w:rsidR="00E54720">
        <w:t xml:space="preserve"> population when compared with the </w:t>
      </w:r>
      <w:r w:rsidR="00E54720" w:rsidRPr="00E54720">
        <w:rPr>
          <w:rFonts w:cstheme="minorHAnsi"/>
          <w:noProof/>
        </w:rPr>
        <w:t>≥5</w:t>
      </w:r>
      <w:r w:rsidR="00E54720">
        <w:rPr>
          <w:rFonts w:cstheme="minorHAnsi"/>
          <w:noProof/>
        </w:rPr>
        <w:t xml:space="preserve"> year-old</w:t>
      </w:r>
      <w:r w:rsidR="00E54720">
        <w:t xml:space="preserve"> populatio</w:t>
      </w:r>
      <w:r w:rsidR="00A22E52">
        <w:t xml:space="preserve">n over the entire study period, despite what we would expect to be the smaller population size of the &lt;5 year-old population. This difference is expected, since children and infants are at the highest risk for </w:t>
      </w:r>
      <w:commentRangeStart w:id="86"/>
      <w:r w:rsidR="00A22E52">
        <w:t>measles</w:t>
      </w:r>
      <w:commentRangeEnd w:id="86"/>
      <w:r w:rsidR="00A22E52">
        <w:rPr>
          <w:rStyle w:val="CommentReference"/>
        </w:rPr>
        <w:commentReference w:id="86"/>
      </w:r>
      <w:r w:rsidR="00A22E52">
        <w:t>. This difference in age persisted even when we controlled for sex</w:t>
      </w:r>
      <w:r w:rsidR="003D3CD9">
        <w:t xml:space="preserve"> </w:t>
      </w:r>
      <w:r w:rsidR="003D3CD9" w:rsidRPr="003D3CD9">
        <w:rPr>
          <w:highlight w:val="yellow"/>
        </w:rPr>
        <w:t>(Table X2)</w:t>
      </w:r>
    </w:p>
    <w:p w14:paraId="4092AAD3" w14:textId="0C67E5C3" w:rsidR="008E4188" w:rsidRPr="00E439C3" w:rsidRDefault="008E4188" w:rsidP="00A22E52">
      <w:pPr>
        <w:spacing w:line="240" w:lineRule="auto"/>
        <w:jc w:val="both"/>
      </w:pPr>
      <w:r>
        <w:t xml:space="preserve">There was no statistically significant difference in the number of suspected cases between males and females over the entire study period, but when controlling for age, we found that there was a statistically significant difference between males and females </w:t>
      </w:r>
      <w:r w:rsidRPr="008E4188">
        <w:rPr>
          <w:rFonts w:cstheme="minorHAnsi"/>
          <w:noProof/>
        </w:rPr>
        <w:t>≥5 years of age.</w:t>
      </w:r>
    </w:p>
    <w:tbl>
      <w:tblPr>
        <w:tblStyle w:val="TableGrid"/>
        <w:tblW w:w="0" w:type="auto"/>
        <w:tblLook w:val="04A0" w:firstRow="1" w:lastRow="0" w:firstColumn="1" w:lastColumn="0" w:noHBand="0" w:noVBand="1"/>
      </w:tblPr>
      <w:tblGrid>
        <w:gridCol w:w="2157"/>
        <w:gridCol w:w="2157"/>
        <w:gridCol w:w="2158"/>
      </w:tblGrid>
      <w:tr w:rsidR="007C6380" w14:paraId="562E8FFC" w14:textId="77777777" w:rsidTr="007C6380">
        <w:tc>
          <w:tcPr>
            <w:tcW w:w="2157" w:type="dxa"/>
          </w:tcPr>
          <w:p w14:paraId="040D1830" w14:textId="709C489D" w:rsidR="007C6380" w:rsidRPr="00B56518" w:rsidRDefault="007C6380" w:rsidP="00572DF8">
            <w:pPr>
              <w:jc w:val="both"/>
              <w:rPr>
                <w:rFonts w:cstheme="minorHAnsi"/>
                <w:i/>
                <w:iCs/>
                <w:noProof/>
              </w:rPr>
            </w:pPr>
            <w:r w:rsidRPr="00B56518">
              <w:rPr>
                <w:rFonts w:cstheme="minorHAnsi"/>
                <w:i/>
                <w:iCs/>
                <w:noProof/>
              </w:rPr>
              <w:t>Wilcoxon 2x2</w:t>
            </w:r>
          </w:p>
        </w:tc>
        <w:tc>
          <w:tcPr>
            <w:tcW w:w="2157" w:type="dxa"/>
          </w:tcPr>
          <w:p w14:paraId="05659281" w14:textId="1270B5B7" w:rsidR="007C6380" w:rsidRPr="00B56518" w:rsidRDefault="007C6380" w:rsidP="00572DF8">
            <w:pPr>
              <w:jc w:val="both"/>
              <w:rPr>
                <w:rFonts w:cstheme="minorHAnsi"/>
                <w:b/>
                <w:bCs/>
                <w:noProof/>
              </w:rPr>
            </w:pPr>
            <w:r w:rsidRPr="00B56518">
              <w:rPr>
                <w:rFonts w:cstheme="minorHAnsi"/>
                <w:b/>
                <w:bCs/>
                <w:noProof/>
              </w:rPr>
              <w:t>p-value</w:t>
            </w:r>
          </w:p>
        </w:tc>
        <w:tc>
          <w:tcPr>
            <w:tcW w:w="2158" w:type="dxa"/>
          </w:tcPr>
          <w:p w14:paraId="24B200A8" w14:textId="2B9A8EFC" w:rsidR="007C6380" w:rsidRPr="00B56518" w:rsidRDefault="007C6380" w:rsidP="00572DF8">
            <w:pPr>
              <w:jc w:val="both"/>
              <w:rPr>
                <w:rFonts w:cstheme="minorHAnsi"/>
                <w:b/>
                <w:bCs/>
                <w:noProof/>
              </w:rPr>
            </w:pPr>
            <w:r w:rsidRPr="00B56518">
              <w:rPr>
                <w:rFonts w:cstheme="minorHAnsi"/>
                <w:b/>
                <w:bCs/>
                <w:noProof/>
              </w:rPr>
              <w:t>W</w:t>
            </w:r>
          </w:p>
        </w:tc>
      </w:tr>
      <w:tr w:rsidR="007C6380" w14:paraId="38411DC4" w14:textId="77777777" w:rsidTr="00CF7560">
        <w:tc>
          <w:tcPr>
            <w:tcW w:w="2157" w:type="dxa"/>
          </w:tcPr>
          <w:p w14:paraId="53569F72" w14:textId="429931F5" w:rsidR="007C6380" w:rsidRPr="00B56518" w:rsidRDefault="007C6380" w:rsidP="00572DF8">
            <w:pPr>
              <w:jc w:val="both"/>
              <w:rPr>
                <w:rFonts w:cstheme="minorHAnsi"/>
                <w:b/>
                <w:bCs/>
                <w:noProof/>
              </w:rPr>
            </w:pPr>
            <w:r w:rsidRPr="00B56518">
              <w:rPr>
                <w:rFonts w:cstheme="minorHAnsi"/>
                <w:b/>
                <w:bCs/>
                <w:noProof/>
              </w:rPr>
              <w:t>&lt;5 vs. ≥5</w:t>
            </w:r>
          </w:p>
        </w:tc>
        <w:tc>
          <w:tcPr>
            <w:tcW w:w="2157" w:type="dxa"/>
            <w:shd w:val="clear" w:color="auto" w:fill="E2EFD9" w:themeFill="accent6" w:themeFillTint="33"/>
          </w:tcPr>
          <w:p w14:paraId="3D2FBDA5" w14:textId="7AC4A71E" w:rsidR="007C6380" w:rsidRDefault="007C6380" w:rsidP="00572DF8">
            <w:pPr>
              <w:jc w:val="both"/>
              <w:rPr>
                <w:rFonts w:cstheme="minorHAnsi"/>
                <w:noProof/>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158" w:type="dxa"/>
            <w:shd w:val="clear" w:color="auto" w:fill="E2EFD9" w:themeFill="accent6" w:themeFillTint="33"/>
          </w:tcPr>
          <w:p w14:paraId="6B8B25A0" w14:textId="21825010" w:rsidR="007C6380" w:rsidRDefault="007C6380" w:rsidP="00572DF8">
            <w:pPr>
              <w:jc w:val="both"/>
              <w:rPr>
                <w:rFonts w:cstheme="minorHAnsi"/>
                <w:noProof/>
              </w:rPr>
            </w:pPr>
            <w:r w:rsidRPr="007C6380">
              <w:rPr>
                <w:rFonts w:cstheme="minorHAnsi"/>
                <w:noProof/>
              </w:rPr>
              <w:t>25260553</w:t>
            </w:r>
          </w:p>
        </w:tc>
      </w:tr>
      <w:tr w:rsidR="007C6380" w14:paraId="3E986B7B" w14:textId="77777777" w:rsidTr="00CF7560">
        <w:tc>
          <w:tcPr>
            <w:tcW w:w="2157" w:type="dxa"/>
          </w:tcPr>
          <w:p w14:paraId="351FBCB9" w14:textId="1B990242" w:rsidR="007C6380" w:rsidRPr="00B56518" w:rsidRDefault="007C6380" w:rsidP="00572DF8">
            <w:pPr>
              <w:jc w:val="both"/>
              <w:rPr>
                <w:rFonts w:cstheme="minorHAnsi"/>
                <w:b/>
                <w:bCs/>
                <w:noProof/>
              </w:rPr>
            </w:pPr>
            <w:r w:rsidRPr="00B56518">
              <w:rPr>
                <w:rFonts w:cstheme="minorHAnsi"/>
                <w:b/>
                <w:bCs/>
                <w:noProof/>
              </w:rPr>
              <w:t>Male vs. Female</w:t>
            </w:r>
          </w:p>
        </w:tc>
        <w:tc>
          <w:tcPr>
            <w:tcW w:w="2157" w:type="dxa"/>
            <w:shd w:val="clear" w:color="auto" w:fill="F0D8D8"/>
          </w:tcPr>
          <w:p w14:paraId="1D97DADA" w14:textId="056BD1A7" w:rsidR="007C6380" w:rsidRDefault="007C6380" w:rsidP="00572DF8">
            <w:pPr>
              <w:jc w:val="both"/>
              <w:rPr>
                <w:rFonts w:cstheme="minorHAnsi"/>
                <w:noProof/>
              </w:rPr>
            </w:pPr>
            <w:r w:rsidRPr="007C6380">
              <w:rPr>
                <w:rFonts w:cstheme="minorHAnsi"/>
                <w:noProof/>
              </w:rPr>
              <w:t>0.05814</w:t>
            </w:r>
          </w:p>
        </w:tc>
        <w:tc>
          <w:tcPr>
            <w:tcW w:w="2158" w:type="dxa"/>
            <w:shd w:val="clear" w:color="auto" w:fill="F0D8D8"/>
          </w:tcPr>
          <w:p w14:paraId="65B3A846" w14:textId="31FFEFA3" w:rsidR="007C6380" w:rsidRDefault="007C6380" w:rsidP="00572DF8">
            <w:pPr>
              <w:jc w:val="both"/>
              <w:rPr>
                <w:rFonts w:cstheme="minorHAnsi"/>
                <w:noProof/>
              </w:rPr>
            </w:pPr>
            <w:r w:rsidRPr="007C6380">
              <w:rPr>
                <w:rFonts w:cstheme="minorHAnsi"/>
                <w:noProof/>
              </w:rPr>
              <w:t>23364969</w:t>
            </w:r>
          </w:p>
        </w:tc>
      </w:tr>
    </w:tbl>
    <w:p w14:paraId="51F30759" w14:textId="7AD1218F" w:rsidR="007C6380" w:rsidRDefault="007C6380" w:rsidP="00572DF8">
      <w:pPr>
        <w:spacing w:line="240" w:lineRule="auto"/>
        <w:jc w:val="both"/>
        <w:rPr>
          <w:rFonts w:cstheme="minorHAnsi"/>
          <w:noProof/>
        </w:rPr>
      </w:pPr>
    </w:p>
    <w:tbl>
      <w:tblPr>
        <w:tblStyle w:val="TableGrid"/>
        <w:tblW w:w="0" w:type="auto"/>
        <w:tblLook w:val="04A0" w:firstRow="1" w:lastRow="0" w:firstColumn="1" w:lastColumn="0" w:noHBand="0" w:noVBand="1"/>
      </w:tblPr>
      <w:tblGrid>
        <w:gridCol w:w="2876"/>
        <w:gridCol w:w="2877"/>
        <w:gridCol w:w="2877"/>
      </w:tblGrid>
      <w:tr w:rsidR="007C6380" w14:paraId="01F83A02" w14:textId="77777777" w:rsidTr="007C6380">
        <w:tc>
          <w:tcPr>
            <w:tcW w:w="2876" w:type="dxa"/>
          </w:tcPr>
          <w:p w14:paraId="31BB2639" w14:textId="14E6DF4A" w:rsidR="007C6380" w:rsidRPr="003972A8" w:rsidRDefault="007C6380" w:rsidP="00572DF8">
            <w:pPr>
              <w:jc w:val="both"/>
              <w:rPr>
                <w:rFonts w:cstheme="minorHAnsi"/>
                <w:i/>
                <w:iCs/>
                <w:noProof/>
              </w:rPr>
            </w:pPr>
            <w:r w:rsidRPr="003972A8">
              <w:rPr>
                <w:rFonts w:cstheme="minorHAnsi"/>
                <w:i/>
                <w:iCs/>
                <w:noProof/>
              </w:rPr>
              <w:t>Wilcoxon 4x4</w:t>
            </w:r>
          </w:p>
        </w:tc>
        <w:tc>
          <w:tcPr>
            <w:tcW w:w="2877" w:type="dxa"/>
          </w:tcPr>
          <w:p w14:paraId="73B6286E" w14:textId="5E69E17F" w:rsidR="007C6380" w:rsidRPr="003972A8" w:rsidRDefault="007C6380" w:rsidP="00572DF8">
            <w:pPr>
              <w:jc w:val="both"/>
              <w:rPr>
                <w:rFonts w:cstheme="minorHAnsi"/>
                <w:b/>
                <w:bCs/>
                <w:noProof/>
              </w:rPr>
            </w:pPr>
            <w:r w:rsidRPr="003972A8">
              <w:rPr>
                <w:rFonts w:cstheme="minorHAnsi"/>
                <w:b/>
                <w:bCs/>
                <w:noProof/>
              </w:rPr>
              <w:t>p-value</w:t>
            </w:r>
          </w:p>
        </w:tc>
        <w:tc>
          <w:tcPr>
            <w:tcW w:w="2877" w:type="dxa"/>
          </w:tcPr>
          <w:p w14:paraId="2E39FEFF" w14:textId="62B0BA12" w:rsidR="007C6380" w:rsidRPr="003972A8" w:rsidRDefault="007C6380" w:rsidP="00572DF8">
            <w:pPr>
              <w:jc w:val="both"/>
              <w:rPr>
                <w:rFonts w:cstheme="minorHAnsi"/>
                <w:b/>
                <w:bCs/>
                <w:noProof/>
              </w:rPr>
            </w:pPr>
            <w:r w:rsidRPr="003972A8">
              <w:rPr>
                <w:rFonts w:cstheme="minorHAnsi"/>
                <w:b/>
                <w:bCs/>
                <w:noProof/>
              </w:rPr>
              <w:t>W</w:t>
            </w:r>
          </w:p>
        </w:tc>
      </w:tr>
      <w:tr w:rsidR="007C6380" w14:paraId="4FD0C674" w14:textId="77777777" w:rsidTr="00CF7560">
        <w:tc>
          <w:tcPr>
            <w:tcW w:w="2876" w:type="dxa"/>
          </w:tcPr>
          <w:p w14:paraId="2AD60923" w14:textId="6C97EE2A" w:rsidR="007C6380" w:rsidRPr="003972A8" w:rsidRDefault="007C6380" w:rsidP="00572DF8">
            <w:pPr>
              <w:jc w:val="both"/>
              <w:rPr>
                <w:rFonts w:cstheme="minorHAnsi"/>
                <w:b/>
                <w:bCs/>
                <w:noProof/>
              </w:rPr>
            </w:pPr>
            <w:r w:rsidRPr="003972A8">
              <w:rPr>
                <w:rFonts w:cstheme="minorHAnsi"/>
                <w:b/>
                <w:bCs/>
                <w:noProof/>
              </w:rPr>
              <w:t>Male</w:t>
            </w:r>
            <w:r w:rsidR="00336F04" w:rsidRPr="003972A8">
              <w:rPr>
                <w:rFonts w:cstheme="minorHAnsi"/>
                <w:b/>
                <w:bCs/>
                <w:noProof/>
              </w:rPr>
              <w:t xml:space="preserve"> &lt;5 vs. Female &lt;5</w:t>
            </w:r>
          </w:p>
        </w:tc>
        <w:tc>
          <w:tcPr>
            <w:tcW w:w="2877" w:type="dxa"/>
            <w:shd w:val="clear" w:color="auto" w:fill="F0D8D8"/>
          </w:tcPr>
          <w:p w14:paraId="70295636" w14:textId="37A79D53" w:rsidR="007C6380" w:rsidRDefault="001C2E29" w:rsidP="00572DF8">
            <w:pPr>
              <w:jc w:val="both"/>
              <w:rPr>
                <w:rFonts w:cstheme="minorHAnsi"/>
                <w:noProof/>
              </w:rPr>
            </w:pPr>
            <w:r w:rsidRPr="001C2E29">
              <w:rPr>
                <w:rFonts w:cstheme="minorHAnsi"/>
                <w:noProof/>
              </w:rPr>
              <w:t>0.7255</w:t>
            </w:r>
          </w:p>
        </w:tc>
        <w:tc>
          <w:tcPr>
            <w:tcW w:w="2877" w:type="dxa"/>
            <w:shd w:val="clear" w:color="auto" w:fill="F0D8D8"/>
          </w:tcPr>
          <w:p w14:paraId="7CDD45EE" w14:textId="1475F793" w:rsidR="007C6380" w:rsidRDefault="001C2E29" w:rsidP="00572DF8">
            <w:pPr>
              <w:jc w:val="both"/>
              <w:rPr>
                <w:rFonts w:cstheme="minorHAnsi"/>
                <w:noProof/>
              </w:rPr>
            </w:pPr>
            <w:r w:rsidRPr="001C2E29">
              <w:rPr>
                <w:rFonts w:cstheme="minorHAnsi"/>
                <w:noProof/>
              </w:rPr>
              <w:t>22949567</w:t>
            </w:r>
          </w:p>
        </w:tc>
      </w:tr>
      <w:tr w:rsidR="007C6380" w14:paraId="3D445FE7" w14:textId="77777777" w:rsidTr="00CF7560">
        <w:tc>
          <w:tcPr>
            <w:tcW w:w="2876" w:type="dxa"/>
          </w:tcPr>
          <w:p w14:paraId="175A27E2" w14:textId="71AD535A" w:rsidR="007C6380" w:rsidRPr="003972A8" w:rsidRDefault="00336F04" w:rsidP="00572DF8">
            <w:pPr>
              <w:jc w:val="both"/>
              <w:rPr>
                <w:rFonts w:cstheme="minorHAnsi"/>
                <w:b/>
                <w:bCs/>
                <w:noProof/>
              </w:rPr>
            </w:pPr>
            <w:commentRangeStart w:id="87"/>
            <w:r w:rsidRPr="003972A8">
              <w:rPr>
                <w:rFonts w:cstheme="minorHAnsi"/>
                <w:b/>
                <w:bCs/>
                <w:noProof/>
              </w:rPr>
              <w:t>Male ≥5 vs. Female ≥5</w:t>
            </w:r>
            <w:commentRangeEnd w:id="87"/>
            <w:r w:rsidR="00B3339C">
              <w:rPr>
                <w:rStyle w:val="CommentReference"/>
              </w:rPr>
              <w:commentReference w:id="87"/>
            </w:r>
          </w:p>
        </w:tc>
        <w:tc>
          <w:tcPr>
            <w:tcW w:w="2877" w:type="dxa"/>
            <w:shd w:val="clear" w:color="auto" w:fill="E2EFD9" w:themeFill="accent6" w:themeFillTint="33"/>
          </w:tcPr>
          <w:p w14:paraId="78B8D779" w14:textId="06148356" w:rsidR="007C6380" w:rsidRDefault="001C2E29" w:rsidP="00572DF8">
            <w:pPr>
              <w:jc w:val="both"/>
              <w:rPr>
                <w:rFonts w:cstheme="minorHAnsi"/>
                <w:noProof/>
              </w:rPr>
            </w:pPr>
            <w:r>
              <w:rPr>
                <w:rFonts w:cstheme="minorHAnsi"/>
              </w:rPr>
              <w:t>2.691</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5</w:t>
            </w:r>
          </w:p>
        </w:tc>
        <w:tc>
          <w:tcPr>
            <w:tcW w:w="2877" w:type="dxa"/>
            <w:shd w:val="clear" w:color="auto" w:fill="E2EFD9" w:themeFill="accent6" w:themeFillTint="33"/>
          </w:tcPr>
          <w:p w14:paraId="662F3D02" w14:textId="3D4F1852" w:rsidR="007C6380" w:rsidRDefault="001C2E29" w:rsidP="00572DF8">
            <w:pPr>
              <w:jc w:val="both"/>
              <w:rPr>
                <w:rFonts w:cstheme="minorHAnsi"/>
                <w:noProof/>
              </w:rPr>
            </w:pPr>
            <w:r w:rsidRPr="001C2E29">
              <w:rPr>
                <w:rFonts w:cstheme="minorHAnsi"/>
                <w:noProof/>
              </w:rPr>
              <w:t>23655744</w:t>
            </w:r>
          </w:p>
        </w:tc>
      </w:tr>
      <w:tr w:rsidR="007C6380" w14:paraId="18B41899" w14:textId="77777777" w:rsidTr="00CF7560">
        <w:tc>
          <w:tcPr>
            <w:tcW w:w="2876" w:type="dxa"/>
          </w:tcPr>
          <w:p w14:paraId="031FE329" w14:textId="360C6EB3" w:rsidR="007C6380" w:rsidRPr="003972A8" w:rsidRDefault="00336F04" w:rsidP="00572DF8">
            <w:pPr>
              <w:jc w:val="both"/>
              <w:rPr>
                <w:rFonts w:cstheme="minorHAnsi"/>
                <w:b/>
                <w:bCs/>
                <w:noProof/>
              </w:rPr>
            </w:pPr>
            <w:r w:rsidRPr="003972A8">
              <w:rPr>
                <w:rFonts w:cstheme="minorHAnsi"/>
                <w:b/>
                <w:bCs/>
                <w:noProof/>
              </w:rPr>
              <w:t>Male &lt;5 vs. Male ≥5</w:t>
            </w:r>
          </w:p>
        </w:tc>
        <w:tc>
          <w:tcPr>
            <w:tcW w:w="2877" w:type="dxa"/>
            <w:shd w:val="clear" w:color="auto" w:fill="E2EFD9" w:themeFill="accent6" w:themeFillTint="33"/>
          </w:tcPr>
          <w:p w14:paraId="795A3EE2" w14:textId="058F82A9" w:rsidR="007C6380" w:rsidRDefault="001C2E29" w:rsidP="00572DF8">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162B5DA4" w14:textId="53AF1665" w:rsidR="007C6380" w:rsidRDefault="001C2E29" w:rsidP="00572DF8">
            <w:pPr>
              <w:jc w:val="both"/>
              <w:rPr>
                <w:rFonts w:cstheme="minorHAnsi"/>
                <w:noProof/>
              </w:rPr>
            </w:pPr>
            <w:r w:rsidRPr="001C2E29">
              <w:rPr>
                <w:rFonts w:cstheme="minorHAnsi"/>
                <w:noProof/>
              </w:rPr>
              <w:t>24479876</w:t>
            </w:r>
          </w:p>
        </w:tc>
      </w:tr>
      <w:tr w:rsidR="001C2E29" w14:paraId="0A2AF432" w14:textId="77777777" w:rsidTr="00CF7560">
        <w:tc>
          <w:tcPr>
            <w:tcW w:w="2876" w:type="dxa"/>
          </w:tcPr>
          <w:p w14:paraId="50206C04" w14:textId="45536E78" w:rsidR="001C2E29" w:rsidRPr="003972A8" w:rsidRDefault="001C2E29" w:rsidP="001C2E29">
            <w:pPr>
              <w:jc w:val="both"/>
              <w:rPr>
                <w:rFonts w:cstheme="minorHAnsi"/>
                <w:b/>
                <w:bCs/>
                <w:noProof/>
              </w:rPr>
            </w:pPr>
            <w:r w:rsidRPr="003972A8">
              <w:rPr>
                <w:rFonts w:cstheme="minorHAnsi"/>
                <w:b/>
                <w:bCs/>
                <w:noProof/>
              </w:rPr>
              <w:t>Female &lt;5 vs. Female ≥5</w:t>
            </w:r>
          </w:p>
        </w:tc>
        <w:tc>
          <w:tcPr>
            <w:tcW w:w="2877" w:type="dxa"/>
            <w:shd w:val="clear" w:color="auto" w:fill="E2EFD9" w:themeFill="accent6" w:themeFillTint="33"/>
          </w:tcPr>
          <w:p w14:paraId="06DCA568" w14:textId="6A056E24" w:rsidR="001C2E29" w:rsidRDefault="001C2E29" w:rsidP="001C2E29">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59C232FD" w14:textId="41A87C3F" w:rsidR="001C2E29" w:rsidRDefault="001C2E29" w:rsidP="001C2E29">
            <w:pPr>
              <w:jc w:val="both"/>
              <w:rPr>
                <w:rFonts w:cstheme="minorHAnsi"/>
                <w:noProof/>
              </w:rPr>
            </w:pPr>
            <w:r w:rsidRPr="001C2E29">
              <w:rPr>
                <w:rFonts w:cstheme="minorHAnsi"/>
                <w:noProof/>
              </w:rPr>
              <w:t>25193455</w:t>
            </w:r>
          </w:p>
        </w:tc>
      </w:tr>
    </w:tbl>
    <w:p w14:paraId="440172CB" w14:textId="77777777" w:rsidR="007C6380" w:rsidRPr="008A0AB3" w:rsidRDefault="007C6380" w:rsidP="00572DF8">
      <w:pPr>
        <w:spacing w:line="240" w:lineRule="auto"/>
        <w:jc w:val="both"/>
        <w:rPr>
          <w:rFonts w:cstheme="minorHAnsi"/>
          <w:noProof/>
        </w:rPr>
      </w:pPr>
    </w:p>
    <w:p w14:paraId="14E645C0" w14:textId="2E5B50B4" w:rsidR="006B408F" w:rsidRPr="008A0AB3" w:rsidRDefault="003543E1" w:rsidP="00B21257">
      <w:pPr>
        <w:spacing w:line="240" w:lineRule="auto"/>
        <w:jc w:val="both"/>
        <w:rPr>
          <w:rFonts w:cstheme="minorHAnsi"/>
          <w:noProof/>
        </w:rPr>
      </w:pPr>
      <w:commentRangeStart w:id="88"/>
      <w:commentRangeStart w:id="89"/>
      <w:commentRangeStart w:id="90"/>
      <w:commentRangeStart w:id="91"/>
      <w:commentRangeStart w:id="92"/>
      <w:commentRangeStart w:id="93"/>
      <w:commentRangeStart w:id="94"/>
      <w:r w:rsidRPr="008A0AB3">
        <w:rPr>
          <w:rFonts w:cstheme="minorHAnsi"/>
          <w:noProof/>
        </w:rPr>
        <w:t>Kruskal</w:t>
      </w:r>
      <w:commentRangeEnd w:id="92"/>
      <w:r w:rsidR="00CE4350">
        <w:rPr>
          <w:rStyle w:val="CommentReference"/>
        </w:rPr>
        <w:commentReference w:id="92"/>
      </w:r>
      <w:commentRangeEnd w:id="93"/>
      <w:r w:rsidR="00CE4350">
        <w:rPr>
          <w:rStyle w:val="CommentReference"/>
        </w:rPr>
        <w:commentReference w:id="93"/>
      </w:r>
      <w:commentRangeEnd w:id="94"/>
      <w:r w:rsidR="00CE4350">
        <w:rPr>
          <w:rStyle w:val="CommentReference"/>
        </w:rPr>
        <w:commentReference w:id="94"/>
      </w:r>
      <w:r w:rsidRPr="008A0AB3">
        <w:rPr>
          <w:rFonts w:cstheme="minorHAnsi"/>
          <w:noProof/>
        </w:rPr>
        <w:t>-Wallis rank sum test</w:t>
      </w:r>
      <w:commentRangeEnd w:id="88"/>
      <w:r w:rsidR="009738D5" w:rsidRPr="008A0AB3">
        <w:rPr>
          <w:rStyle w:val="CommentReference"/>
          <w:rFonts w:cstheme="minorHAnsi"/>
          <w:sz w:val="22"/>
          <w:szCs w:val="22"/>
        </w:rPr>
        <w:commentReference w:id="88"/>
      </w:r>
      <w:commentRangeEnd w:id="89"/>
      <w:r w:rsidR="00D01161" w:rsidRPr="008A0AB3">
        <w:rPr>
          <w:rStyle w:val="CommentReference"/>
          <w:rFonts w:cstheme="minorHAnsi"/>
          <w:sz w:val="22"/>
          <w:szCs w:val="22"/>
        </w:rPr>
        <w:commentReference w:id="89"/>
      </w:r>
      <w:commentRangeEnd w:id="90"/>
      <w:r w:rsidR="0076657F" w:rsidRPr="008A0AB3">
        <w:rPr>
          <w:rStyle w:val="CommentReference"/>
          <w:rFonts w:cstheme="minorHAnsi"/>
          <w:sz w:val="22"/>
          <w:szCs w:val="22"/>
        </w:rPr>
        <w:commentReference w:id="90"/>
      </w:r>
      <w:commentRangeEnd w:id="91"/>
      <w:r w:rsidR="001F2044" w:rsidRPr="008A0AB3">
        <w:rPr>
          <w:rStyle w:val="CommentReference"/>
          <w:rFonts w:cstheme="minorHAnsi"/>
          <w:sz w:val="22"/>
          <w:szCs w:val="22"/>
        </w:rPr>
        <w:commentReference w:id="91"/>
      </w:r>
      <w:r w:rsidRPr="008A0AB3">
        <w:rPr>
          <w:rFonts w:cstheme="minorHAnsi"/>
          <w:noProof/>
        </w:rPr>
        <w:t xml:space="preserve">: </w:t>
      </w:r>
    </w:p>
    <w:p w14:paraId="69FB469A" w14:textId="77777777" w:rsidR="00B21257" w:rsidRDefault="00146B98" w:rsidP="00B21257">
      <w:pPr>
        <w:spacing w:line="240" w:lineRule="auto"/>
        <w:jc w:val="both"/>
        <w:rPr>
          <w:rFonts w:cstheme="minorHAnsi"/>
          <w:vertAlign w:val="superscript"/>
        </w:rPr>
      </w:pPr>
      <w:r>
        <w:rPr>
          <w:rFonts w:cstheme="minorHAnsi"/>
        </w:rPr>
        <w:t>We</w:t>
      </w:r>
      <w:r w:rsidR="006D3655">
        <w:rPr>
          <w:rFonts w:cstheme="minorHAnsi"/>
        </w:rPr>
        <w:t xml:space="preserve"> conducted a Kruskal-Wallis rank sum test to compare the incidence of</w:t>
      </w:r>
      <w:r w:rsidR="00CD7D0C">
        <w:rPr>
          <w:rFonts w:cstheme="minorHAnsi"/>
        </w:rPr>
        <w:t xml:space="preserve"> suspected</w:t>
      </w:r>
      <w:r w:rsidR="006D3655">
        <w:rPr>
          <w:rFonts w:cstheme="minorHAnsi"/>
        </w:rPr>
        <w:t xml:space="preserve"> measles by year</w:t>
      </w:r>
      <w:r w:rsidR="00EF3986">
        <w:rPr>
          <w:rFonts w:cstheme="minorHAnsi"/>
        </w:rPr>
        <w:t xml:space="preserve"> without having to assume normality</w:t>
      </w:r>
      <w:r w:rsidR="007F01FD">
        <w:rPr>
          <w:rFonts w:cstheme="minorHAnsi"/>
        </w:rPr>
        <w:t xml:space="preserve">. This test had four degrees of freedom and yielded </w:t>
      </w:r>
      <w:r w:rsidR="006826D7" w:rsidRPr="008A0AB3">
        <w:rPr>
          <w:rFonts w:cstheme="minorHAnsi"/>
        </w:rPr>
        <w:t>X</w:t>
      </w:r>
      <w:r w:rsidR="00413F0C" w:rsidRPr="008A0AB3">
        <w:rPr>
          <w:rFonts w:cstheme="minorHAnsi"/>
          <w:vertAlign w:val="superscript"/>
        </w:rPr>
        <w:t>2</w:t>
      </w:r>
      <w:r w:rsidR="00413F0C" w:rsidRPr="008A0AB3">
        <w:rPr>
          <w:rFonts w:cstheme="minorHAnsi"/>
        </w:rPr>
        <w:t xml:space="preserve"> = 569.39</w:t>
      </w:r>
      <w:r w:rsidR="007F01FD">
        <w:rPr>
          <w:rFonts w:cstheme="minorHAnsi"/>
        </w:rPr>
        <w:t xml:space="preserve"> with </w:t>
      </w:r>
      <w:r w:rsidR="00413F0C" w:rsidRPr="008A0AB3">
        <w:rPr>
          <w:rFonts w:cstheme="minorHAnsi"/>
        </w:rPr>
        <w:t>p-value &lt;</w:t>
      </w:r>
      <w:r w:rsidR="005F012C">
        <w:rPr>
          <w:rFonts w:cstheme="minorHAnsi"/>
        </w:rPr>
        <w:t xml:space="preserve"> 0.001</w:t>
      </w:r>
      <w:r>
        <w:rPr>
          <w:rFonts w:cstheme="minorHAnsi"/>
        </w:rPr>
        <w:t>. This</w:t>
      </w:r>
      <w:r w:rsidR="00D074D3">
        <w:rPr>
          <w:rFonts w:cstheme="minorHAnsi"/>
        </w:rPr>
        <w:t xml:space="preserve"> means </w:t>
      </w:r>
      <w:r>
        <w:rPr>
          <w:rFonts w:cstheme="minorHAnsi"/>
        </w:rPr>
        <w:t xml:space="preserve">that </w:t>
      </w:r>
      <w:r w:rsidR="00D074D3">
        <w:rPr>
          <w:rFonts w:cstheme="minorHAnsi"/>
        </w:rPr>
        <w:t>the mean ranks of the groups are not the same.</w:t>
      </w:r>
    </w:p>
    <w:p w14:paraId="15DEF6C0" w14:textId="67D06632" w:rsidR="00C0467B" w:rsidRPr="00B21257" w:rsidRDefault="00F405FA" w:rsidP="00B21257">
      <w:pPr>
        <w:spacing w:line="240" w:lineRule="auto"/>
        <w:jc w:val="both"/>
        <w:rPr>
          <w:rFonts w:cstheme="minorHAnsi"/>
          <w:vertAlign w:val="superscript"/>
        </w:rPr>
      </w:pPr>
      <w:r w:rsidRPr="008A0AB3">
        <w:rPr>
          <w:rFonts w:cstheme="minorHAnsi"/>
        </w:rPr>
        <w:t>From the output of the Kruskal-Wallis test, we know that there is a significant difference between groups, but we don’t know which pairs of groups are different.</w:t>
      </w:r>
      <w:r w:rsidR="00C0467B">
        <w:rPr>
          <w:rFonts w:cstheme="minorHAnsi"/>
        </w:rPr>
        <w:t xml:space="preserve"> </w:t>
      </w:r>
      <w:r w:rsidR="00D074D3">
        <w:rPr>
          <w:rFonts w:cstheme="minorHAnsi"/>
        </w:rPr>
        <w:t>Thus</w:t>
      </w:r>
      <w:r w:rsidR="00C0467B">
        <w:rPr>
          <w:rFonts w:cstheme="minorHAnsi"/>
        </w:rPr>
        <w:t xml:space="preserve">, </w:t>
      </w:r>
      <w:r w:rsidR="00D074D3">
        <w:rPr>
          <w:rFonts w:cstheme="minorHAnsi"/>
        </w:rPr>
        <w:t>we used a pairwise</w:t>
      </w:r>
      <w:r w:rsidR="00CD7D0C">
        <w:rPr>
          <w:rFonts w:cstheme="minorHAnsi"/>
        </w:rPr>
        <w:t xml:space="preserve"> Wilcoxon rank sum test of weekly incidence of suspected measles by year </w:t>
      </w:r>
      <w:r w:rsidRPr="008A0AB3">
        <w:rPr>
          <w:rFonts w:cstheme="minorHAnsi"/>
        </w:rPr>
        <w:t xml:space="preserve">to calculate pairwise comparisons between </w:t>
      </w:r>
      <w:r w:rsidR="00CD7D0C">
        <w:rPr>
          <w:rFonts w:cstheme="minorHAnsi"/>
        </w:rPr>
        <w:t xml:space="preserve">years, again using </w:t>
      </w:r>
      <w:proofErr w:type="spellStart"/>
      <w:r w:rsidR="00CD7D0C" w:rsidRPr="00CD7D0C">
        <w:rPr>
          <w:rFonts w:cstheme="minorHAnsi"/>
        </w:rPr>
        <w:t>Benjamini</w:t>
      </w:r>
      <w:proofErr w:type="spellEnd"/>
      <w:r w:rsidR="00CD7D0C" w:rsidRPr="00CD7D0C">
        <w:rPr>
          <w:rFonts w:cstheme="minorHAnsi"/>
        </w:rPr>
        <w:t xml:space="preserve">–Hochberg </w:t>
      </w:r>
      <w:r w:rsidR="00CD7D0C">
        <w:rPr>
          <w:rFonts w:cstheme="minorHAnsi"/>
        </w:rPr>
        <w:t xml:space="preserve">adjustments </w:t>
      </w:r>
      <w:r w:rsidRPr="008A0AB3">
        <w:rPr>
          <w:rFonts w:cstheme="minorHAnsi"/>
        </w:rPr>
        <w:t>for multiple</w:t>
      </w:r>
      <w:r w:rsidR="00CD7D0C">
        <w:rPr>
          <w:rFonts w:cstheme="minorHAnsi"/>
        </w:rPr>
        <w:t xml:space="preserve"> comparisons </w:t>
      </w:r>
      <w:r w:rsidR="00CD7D0C" w:rsidRPr="00CD7D0C">
        <w:rPr>
          <w:rFonts w:cstheme="minorHAnsi"/>
          <w:highlight w:val="yellow"/>
        </w:rPr>
        <w:t>(Table X3)</w:t>
      </w:r>
      <w:r w:rsidR="00CD7D0C">
        <w:rPr>
          <w:rFonts w:cstheme="minorHAnsi"/>
        </w:rPr>
        <w:t>. Only the years 2016 and 2019 were not significantly different from each other</w:t>
      </w:r>
      <w:r w:rsidR="00404870">
        <w:rPr>
          <w:rFonts w:cstheme="minorHAnsi"/>
        </w:rPr>
        <w:t>; all other parings of years were significantly different from one another.</w:t>
      </w:r>
    </w:p>
    <w:p w14:paraId="345B2C4D" w14:textId="3954D137" w:rsidR="00D76E80" w:rsidRPr="008A0AB3" w:rsidRDefault="00153CC0" w:rsidP="00B21257">
      <w:pPr>
        <w:spacing w:line="240" w:lineRule="auto"/>
        <w:jc w:val="both"/>
        <w:rPr>
          <w:rFonts w:cstheme="minorHAnsi"/>
        </w:rPr>
      </w:pPr>
      <w:r>
        <w:rPr>
          <w:rFonts w:cstheme="minorHAnsi"/>
        </w:rPr>
        <w:t xml:space="preserve">The Kruskal-Wallis rank sum test was also used to compare the incidence of suspected measles by governorate. This test had eight degrees of freedom and yielded </w:t>
      </w:r>
      <w:r w:rsidRPr="008A0AB3">
        <w:rPr>
          <w:rFonts w:cstheme="minorHAnsi"/>
        </w:rPr>
        <w:t>X</w:t>
      </w:r>
      <w:r w:rsidRPr="008A0AB3">
        <w:rPr>
          <w:rFonts w:cstheme="minorHAnsi"/>
          <w:vertAlign w:val="superscript"/>
        </w:rPr>
        <w:t>2</w:t>
      </w:r>
      <w:r w:rsidRPr="008A0AB3">
        <w:rPr>
          <w:rFonts w:cstheme="minorHAnsi"/>
        </w:rPr>
        <w:t xml:space="preserve"> = 1253.5</w:t>
      </w:r>
      <w:r>
        <w:rPr>
          <w:rFonts w:cstheme="minorHAnsi"/>
        </w:rPr>
        <w:t xml:space="preserve"> with</w:t>
      </w:r>
      <w:r w:rsidR="007D4F29">
        <w:rPr>
          <w:rFonts w:cstheme="minorHAnsi"/>
        </w:rPr>
        <w:t xml:space="preserve"> a</w:t>
      </w:r>
      <w:r w:rsidRPr="008A0AB3">
        <w:rPr>
          <w:rFonts w:cstheme="minorHAnsi"/>
        </w:rPr>
        <w:t xml:space="preserve"> p-value &lt; </w:t>
      </w:r>
      <w:r>
        <w:rPr>
          <w:rFonts w:cstheme="minorHAnsi"/>
        </w:rPr>
        <w:t xml:space="preserve">0.001. Similar </w:t>
      </w:r>
      <w:r w:rsidR="00C0467B">
        <w:rPr>
          <w:rFonts w:cstheme="minorHAnsi"/>
        </w:rPr>
        <w:t>pairwise test</w:t>
      </w:r>
      <w:r>
        <w:rPr>
          <w:rFonts w:cstheme="minorHAnsi"/>
        </w:rPr>
        <w:t xml:space="preserve">ing </w:t>
      </w:r>
      <w:r w:rsidR="00C0467B">
        <w:rPr>
          <w:rFonts w:cstheme="minorHAnsi"/>
        </w:rPr>
        <w:t xml:space="preserve">was done to compare between governorates </w:t>
      </w:r>
      <w:r w:rsidR="00C0467B" w:rsidRPr="00C0467B">
        <w:rPr>
          <w:rFonts w:cstheme="minorHAnsi"/>
          <w:highlight w:val="yellow"/>
        </w:rPr>
        <w:t>(Table X</w:t>
      </w:r>
      <w:r w:rsidR="005A0797">
        <w:rPr>
          <w:rFonts w:cstheme="minorHAnsi"/>
          <w:highlight w:val="yellow"/>
        </w:rPr>
        <w:t>5</w:t>
      </w:r>
      <w:r w:rsidR="00C0467B" w:rsidRPr="00C0467B">
        <w:rPr>
          <w:rFonts w:cstheme="minorHAnsi"/>
          <w:highlight w:val="yellow"/>
        </w:rPr>
        <w:t>)</w:t>
      </w:r>
      <w:r w:rsidR="00F01132">
        <w:rPr>
          <w:rFonts w:cstheme="minorHAnsi"/>
        </w:rPr>
        <w:t xml:space="preserve">. </w:t>
      </w:r>
      <w:r w:rsidR="00F26DEE">
        <w:rPr>
          <w:rFonts w:cstheme="minorHAnsi"/>
        </w:rPr>
        <w:t xml:space="preserve">We found that the governorate of </w:t>
      </w:r>
      <w:r w:rsidR="00F26DEE" w:rsidRPr="00903A46">
        <w:rPr>
          <w:rFonts w:cstheme="minorHAnsi"/>
          <w:i/>
          <w:iCs/>
        </w:rPr>
        <w:t>Al-</w:t>
      </w:r>
      <w:proofErr w:type="spellStart"/>
      <w:r w:rsidR="00F26DEE" w:rsidRPr="00903A46">
        <w:rPr>
          <w:rFonts w:cstheme="minorHAnsi"/>
          <w:i/>
          <w:iCs/>
        </w:rPr>
        <w:t>Hasakeh</w:t>
      </w:r>
      <w:proofErr w:type="spellEnd"/>
      <w:r w:rsidR="00F26DEE">
        <w:rPr>
          <w:rFonts w:cstheme="minorHAnsi"/>
        </w:rPr>
        <w:t xml:space="preserve"> was not significantly different from </w:t>
      </w:r>
      <w:proofErr w:type="spellStart"/>
      <w:r w:rsidR="00F26DEE" w:rsidRPr="00903A46">
        <w:rPr>
          <w:rFonts w:cstheme="minorHAnsi"/>
          <w:i/>
          <w:iCs/>
        </w:rPr>
        <w:t>Dar’a</w:t>
      </w:r>
      <w:proofErr w:type="spellEnd"/>
      <w:r w:rsidR="00F26DEE">
        <w:rPr>
          <w:rFonts w:cstheme="minorHAnsi"/>
        </w:rPr>
        <w:t xml:space="preserve"> and </w:t>
      </w:r>
      <w:r w:rsidR="00F26DEE" w:rsidRPr="00903A46">
        <w:rPr>
          <w:rFonts w:cstheme="minorHAnsi"/>
          <w:i/>
          <w:iCs/>
        </w:rPr>
        <w:t>Quneitra</w:t>
      </w:r>
      <w:r w:rsidR="00F26DEE">
        <w:rPr>
          <w:rFonts w:cstheme="minorHAnsi"/>
        </w:rPr>
        <w:t xml:space="preserve">, but all other parings of governorates were significantly different from one another. </w:t>
      </w:r>
    </w:p>
    <w:tbl>
      <w:tblPr>
        <w:tblStyle w:val="TableGrid"/>
        <w:tblW w:w="0" w:type="auto"/>
        <w:tblInd w:w="-185" w:type="dxa"/>
        <w:tblLook w:val="04A0" w:firstRow="1" w:lastRow="0" w:firstColumn="1" w:lastColumn="0" w:noHBand="0" w:noVBand="1"/>
      </w:tblPr>
      <w:tblGrid>
        <w:gridCol w:w="2451"/>
        <w:gridCol w:w="1515"/>
        <w:gridCol w:w="1515"/>
        <w:gridCol w:w="1515"/>
        <w:gridCol w:w="1515"/>
      </w:tblGrid>
      <w:tr w:rsidR="000176DC" w:rsidRPr="008A0AB3" w14:paraId="6A713E66" w14:textId="77777777" w:rsidTr="006826D7">
        <w:trPr>
          <w:trHeight w:val="410"/>
        </w:trPr>
        <w:tc>
          <w:tcPr>
            <w:tcW w:w="1700" w:type="dxa"/>
          </w:tcPr>
          <w:p w14:paraId="491909E1" w14:textId="2BFF1E1B" w:rsidR="000176DC" w:rsidRPr="008A0AB3" w:rsidRDefault="00F13912" w:rsidP="00572DF8">
            <w:pPr>
              <w:jc w:val="center"/>
              <w:rPr>
                <w:rFonts w:cstheme="minorHAnsi"/>
                <w:i/>
                <w:iCs/>
              </w:rPr>
            </w:pPr>
            <w:commentRangeStart w:id="95"/>
            <w:commentRangeStart w:id="96"/>
            <w:commentRangeStart w:id="97"/>
            <w:r w:rsidRPr="008A0AB3">
              <w:rPr>
                <w:rFonts w:cstheme="minorHAnsi"/>
                <w:i/>
                <w:iCs/>
              </w:rPr>
              <w:t xml:space="preserve">Pairwise </w:t>
            </w:r>
            <w:commentRangeEnd w:id="95"/>
            <w:r w:rsidR="0057404E">
              <w:rPr>
                <w:rStyle w:val="CommentReference"/>
              </w:rPr>
              <w:commentReference w:id="95"/>
            </w:r>
            <w:commentRangeEnd w:id="96"/>
            <w:r w:rsidR="0057404E">
              <w:rPr>
                <w:rStyle w:val="CommentReference"/>
              </w:rPr>
              <w:commentReference w:id="96"/>
            </w:r>
            <w:commentRangeEnd w:id="97"/>
            <w:r w:rsidR="00CF41D6">
              <w:rPr>
                <w:rStyle w:val="CommentReference"/>
              </w:rPr>
              <w:commentReference w:id="97"/>
            </w:r>
            <w:r w:rsidR="00D011B6">
              <w:rPr>
                <w:rFonts w:cstheme="minorHAnsi"/>
                <w:i/>
                <w:iCs/>
              </w:rPr>
              <w:t xml:space="preserve">Wilcoxon </w:t>
            </w:r>
            <w:r w:rsidRPr="008A0AB3">
              <w:rPr>
                <w:rFonts w:cstheme="minorHAnsi"/>
                <w:i/>
                <w:iCs/>
              </w:rPr>
              <w:t>Test</w:t>
            </w:r>
            <w:r w:rsidR="006826D7" w:rsidRPr="008A0AB3">
              <w:rPr>
                <w:rFonts w:cstheme="minorHAnsi"/>
                <w:i/>
                <w:iCs/>
              </w:rPr>
              <w:t xml:space="preserve"> of Incidence by Year</w:t>
            </w:r>
          </w:p>
        </w:tc>
        <w:tc>
          <w:tcPr>
            <w:tcW w:w="1515" w:type="dxa"/>
          </w:tcPr>
          <w:p w14:paraId="609CD048" w14:textId="7026B0FD" w:rsidR="000176DC" w:rsidRPr="008A0AB3" w:rsidRDefault="000176DC" w:rsidP="00572DF8">
            <w:pPr>
              <w:jc w:val="center"/>
              <w:rPr>
                <w:rFonts w:cstheme="minorHAnsi"/>
                <w:b/>
                <w:bCs/>
              </w:rPr>
            </w:pPr>
            <w:r w:rsidRPr="008A0AB3">
              <w:rPr>
                <w:rFonts w:cstheme="minorHAnsi"/>
                <w:b/>
                <w:bCs/>
              </w:rPr>
              <w:t>2015</w:t>
            </w:r>
          </w:p>
        </w:tc>
        <w:tc>
          <w:tcPr>
            <w:tcW w:w="1515" w:type="dxa"/>
          </w:tcPr>
          <w:p w14:paraId="7AEF484C" w14:textId="39555C4D" w:rsidR="000176DC" w:rsidRPr="008A0AB3" w:rsidRDefault="000176DC" w:rsidP="00572DF8">
            <w:pPr>
              <w:jc w:val="center"/>
              <w:rPr>
                <w:rFonts w:cstheme="minorHAnsi"/>
                <w:b/>
                <w:bCs/>
              </w:rPr>
            </w:pPr>
            <w:r w:rsidRPr="008A0AB3">
              <w:rPr>
                <w:rFonts w:cstheme="minorHAnsi"/>
                <w:b/>
                <w:bCs/>
              </w:rPr>
              <w:t>2016</w:t>
            </w:r>
          </w:p>
        </w:tc>
        <w:tc>
          <w:tcPr>
            <w:tcW w:w="1515" w:type="dxa"/>
          </w:tcPr>
          <w:p w14:paraId="48B58C43" w14:textId="338E83ED" w:rsidR="000176DC" w:rsidRPr="008A0AB3" w:rsidRDefault="000176DC" w:rsidP="00572DF8">
            <w:pPr>
              <w:jc w:val="center"/>
              <w:rPr>
                <w:rFonts w:cstheme="minorHAnsi"/>
                <w:b/>
                <w:bCs/>
              </w:rPr>
            </w:pPr>
            <w:r w:rsidRPr="008A0AB3">
              <w:rPr>
                <w:rFonts w:cstheme="minorHAnsi"/>
                <w:b/>
                <w:bCs/>
              </w:rPr>
              <w:t>2017</w:t>
            </w:r>
          </w:p>
        </w:tc>
        <w:tc>
          <w:tcPr>
            <w:tcW w:w="1515" w:type="dxa"/>
          </w:tcPr>
          <w:p w14:paraId="77D2BB88" w14:textId="3DBC8F04" w:rsidR="000176DC" w:rsidRPr="008A0AB3" w:rsidRDefault="000176DC" w:rsidP="00572DF8">
            <w:pPr>
              <w:jc w:val="center"/>
              <w:rPr>
                <w:rFonts w:cstheme="minorHAnsi"/>
                <w:b/>
                <w:bCs/>
              </w:rPr>
            </w:pPr>
            <w:r w:rsidRPr="008A0AB3">
              <w:rPr>
                <w:rFonts w:cstheme="minorHAnsi"/>
                <w:b/>
                <w:bCs/>
              </w:rPr>
              <w:t>2018</w:t>
            </w:r>
          </w:p>
        </w:tc>
      </w:tr>
      <w:tr w:rsidR="000176DC" w:rsidRPr="008A0AB3" w14:paraId="7EBC41F2" w14:textId="77777777" w:rsidTr="006826D7">
        <w:trPr>
          <w:trHeight w:val="410"/>
        </w:trPr>
        <w:tc>
          <w:tcPr>
            <w:tcW w:w="1700" w:type="dxa"/>
          </w:tcPr>
          <w:p w14:paraId="1573C1C6" w14:textId="253FAF38" w:rsidR="000176DC" w:rsidRPr="008A0AB3" w:rsidRDefault="00A86C91" w:rsidP="00572DF8">
            <w:pPr>
              <w:jc w:val="center"/>
              <w:rPr>
                <w:rFonts w:cstheme="minorHAnsi"/>
                <w:b/>
                <w:bCs/>
              </w:rPr>
            </w:pPr>
            <w:r w:rsidRPr="008A0AB3">
              <w:rPr>
                <w:rFonts w:cstheme="minorHAnsi"/>
                <w:b/>
                <w:bCs/>
              </w:rPr>
              <w:t>2016</w:t>
            </w:r>
          </w:p>
        </w:tc>
        <w:tc>
          <w:tcPr>
            <w:tcW w:w="1515" w:type="dxa"/>
            <w:shd w:val="clear" w:color="auto" w:fill="E2EFD9" w:themeFill="accent6" w:themeFillTint="33"/>
          </w:tcPr>
          <w:p w14:paraId="14DD7FEE" w14:textId="76837FC5" w:rsidR="000176DC" w:rsidRPr="008A0AB3" w:rsidRDefault="00A86C91" w:rsidP="00572DF8">
            <w:pPr>
              <w:jc w:val="center"/>
              <w:rPr>
                <w:rFonts w:cstheme="minorHAnsi"/>
                <w:vertAlign w:val="superscript"/>
              </w:rPr>
            </w:pPr>
            <w:r w:rsidRPr="008A0AB3">
              <w:rPr>
                <w:rFonts w:cstheme="minorHAnsi"/>
              </w:rPr>
              <w:t>1.9</w:t>
            </w:r>
            <w:r w:rsidR="006774B9"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AEAAAA" w:themeFill="background2" w:themeFillShade="BF"/>
          </w:tcPr>
          <w:p w14:paraId="10818D61" w14:textId="119E59BB"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55197364" w14:textId="02E51A41"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C6CA329" w14:textId="141CBD0C" w:rsidR="000176DC" w:rsidRPr="008A0AB3" w:rsidRDefault="00A86C91" w:rsidP="00572DF8">
            <w:pPr>
              <w:jc w:val="center"/>
              <w:rPr>
                <w:rFonts w:cstheme="minorHAnsi"/>
              </w:rPr>
            </w:pPr>
            <w:r w:rsidRPr="008A0AB3">
              <w:rPr>
                <w:rFonts w:cstheme="minorHAnsi"/>
              </w:rPr>
              <w:t>-</w:t>
            </w:r>
          </w:p>
        </w:tc>
      </w:tr>
      <w:tr w:rsidR="00A86C91" w:rsidRPr="008A0AB3" w14:paraId="17603827" w14:textId="77777777" w:rsidTr="006826D7">
        <w:trPr>
          <w:trHeight w:val="404"/>
        </w:trPr>
        <w:tc>
          <w:tcPr>
            <w:tcW w:w="1700" w:type="dxa"/>
          </w:tcPr>
          <w:p w14:paraId="173AC9E4" w14:textId="3C90496D" w:rsidR="00A86C91" w:rsidRPr="008A0AB3" w:rsidRDefault="00A86C91" w:rsidP="00572DF8">
            <w:pPr>
              <w:jc w:val="center"/>
              <w:rPr>
                <w:rFonts w:cstheme="minorHAnsi"/>
                <w:b/>
                <w:bCs/>
              </w:rPr>
            </w:pPr>
            <w:r w:rsidRPr="008A0AB3">
              <w:rPr>
                <w:rFonts w:cstheme="minorHAnsi"/>
                <w:b/>
                <w:bCs/>
              </w:rPr>
              <w:t>2017</w:t>
            </w:r>
          </w:p>
        </w:tc>
        <w:tc>
          <w:tcPr>
            <w:tcW w:w="1515" w:type="dxa"/>
            <w:shd w:val="clear" w:color="auto" w:fill="E2EFD9" w:themeFill="accent6" w:themeFillTint="33"/>
          </w:tcPr>
          <w:p w14:paraId="455FF5BC" w14:textId="64D84FDF" w:rsidR="00A86C91" w:rsidRPr="008A0AB3" w:rsidRDefault="00A86C91" w:rsidP="00572DF8">
            <w:pPr>
              <w:jc w:val="center"/>
              <w:rPr>
                <w:rFonts w:cstheme="minorHAnsi"/>
                <w:vertAlign w:val="superscript"/>
              </w:rPr>
            </w:pPr>
            <w:r w:rsidRPr="008A0AB3">
              <w:rPr>
                <w:rFonts w:cstheme="minorHAnsi"/>
              </w:rPr>
              <w:t xml:space="preserve">6.4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515" w:type="dxa"/>
            <w:shd w:val="clear" w:color="auto" w:fill="E2EFD9" w:themeFill="accent6" w:themeFillTint="33"/>
          </w:tcPr>
          <w:p w14:paraId="0D631932" w14:textId="7067A3D9"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2DCA5C38" w14:textId="2A2CCF62" w:rsidR="00A86C91"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740AE01" w14:textId="2D8D22B1" w:rsidR="00A86C91" w:rsidRPr="008A0AB3" w:rsidRDefault="00A86C91" w:rsidP="00572DF8">
            <w:pPr>
              <w:jc w:val="center"/>
              <w:rPr>
                <w:rFonts w:cstheme="minorHAnsi"/>
              </w:rPr>
            </w:pPr>
            <w:r w:rsidRPr="008A0AB3">
              <w:rPr>
                <w:rFonts w:cstheme="minorHAnsi"/>
              </w:rPr>
              <w:t>-</w:t>
            </w:r>
          </w:p>
        </w:tc>
      </w:tr>
      <w:tr w:rsidR="00A86C91" w:rsidRPr="008A0AB3" w14:paraId="39621757" w14:textId="77777777" w:rsidTr="006826D7">
        <w:trPr>
          <w:trHeight w:val="410"/>
        </w:trPr>
        <w:tc>
          <w:tcPr>
            <w:tcW w:w="1700" w:type="dxa"/>
          </w:tcPr>
          <w:p w14:paraId="6156F733" w14:textId="6DE406A2" w:rsidR="00A86C91" w:rsidRPr="008A0AB3" w:rsidRDefault="00A86C91" w:rsidP="00572DF8">
            <w:pPr>
              <w:jc w:val="center"/>
              <w:rPr>
                <w:rFonts w:cstheme="minorHAnsi"/>
                <w:b/>
                <w:bCs/>
              </w:rPr>
            </w:pPr>
            <w:r w:rsidRPr="008A0AB3">
              <w:rPr>
                <w:rFonts w:cstheme="minorHAnsi"/>
                <w:b/>
                <w:bCs/>
              </w:rPr>
              <w:lastRenderedPageBreak/>
              <w:t>2018</w:t>
            </w:r>
          </w:p>
        </w:tc>
        <w:tc>
          <w:tcPr>
            <w:tcW w:w="1515" w:type="dxa"/>
            <w:shd w:val="clear" w:color="auto" w:fill="E2EFD9" w:themeFill="accent6" w:themeFillTint="33"/>
          </w:tcPr>
          <w:p w14:paraId="605640DC" w14:textId="37B86505" w:rsidR="00A86C91" w:rsidRPr="008A0AB3" w:rsidRDefault="00A86C91" w:rsidP="00572DF8">
            <w:pPr>
              <w:jc w:val="center"/>
              <w:rPr>
                <w:rFonts w:cstheme="minorHAnsi"/>
                <w:vertAlign w:val="superscript"/>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68030FE3" w14:textId="2DC3A7A2"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8855ABE" w14:textId="19CFC7DA"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0EF71EB7" w14:textId="1A78B605" w:rsidR="00A86C91" w:rsidRPr="008A0AB3" w:rsidRDefault="00A86C91" w:rsidP="00572DF8">
            <w:pPr>
              <w:jc w:val="center"/>
              <w:rPr>
                <w:rFonts w:cstheme="minorHAnsi"/>
              </w:rPr>
            </w:pPr>
            <w:r w:rsidRPr="008A0AB3">
              <w:rPr>
                <w:rFonts w:cstheme="minorHAnsi"/>
              </w:rPr>
              <w:t>-</w:t>
            </w:r>
          </w:p>
        </w:tc>
      </w:tr>
      <w:tr w:rsidR="00A86C91" w:rsidRPr="008A0AB3" w14:paraId="770E1733" w14:textId="77777777" w:rsidTr="006826D7">
        <w:trPr>
          <w:trHeight w:val="410"/>
        </w:trPr>
        <w:tc>
          <w:tcPr>
            <w:tcW w:w="1700" w:type="dxa"/>
          </w:tcPr>
          <w:p w14:paraId="03263BAD" w14:textId="51F063D2" w:rsidR="00A86C91" w:rsidRPr="008A0AB3" w:rsidRDefault="00A86C91" w:rsidP="00572DF8">
            <w:pPr>
              <w:jc w:val="center"/>
              <w:rPr>
                <w:rFonts w:cstheme="minorHAnsi"/>
                <w:b/>
                <w:bCs/>
              </w:rPr>
            </w:pPr>
            <w:r w:rsidRPr="008A0AB3">
              <w:rPr>
                <w:rFonts w:cstheme="minorHAnsi"/>
                <w:b/>
                <w:bCs/>
              </w:rPr>
              <w:t>2019</w:t>
            </w:r>
          </w:p>
        </w:tc>
        <w:tc>
          <w:tcPr>
            <w:tcW w:w="1515" w:type="dxa"/>
            <w:shd w:val="clear" w:color="auto" w:fill="E2EFD9" w:themeFill="accent6" w:themeFillTint="33"/>
          </w:tcPr>
          <w:p w14:paraId="6CCC11DE" w14:textId="44ADC49C" w:rsidR="00A86C91" w:rsidRPr="008A0AB3" w:rsidRDefault="00A86C91" w:rsidP="00572DF8">
            <w:pPr>
              <w:jc w:val="center"/>
              <w:rPr>
                <w:rFonts w:cstheme="minorHAnsi"/>
                <w:vertAlign w:val="superscript"/>
              </w:rPr>
            </w:pPr>
            <w:r w:rsidRPr="008A0AB3">
              <w:rPr>
                <w:rFonts w:cstheme="minorHAnsi"/>
              </w:rPr>
              <w:t xml:space="preserve">1.9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F2DADA"/>
          </w:tcPr>
          <w:p w14:paraId="6BD6706D" w14:textId="3389EF79" w:rsidR="00A86C91" w:rsidRPr="008A0AB3" w:rsidRDefault="00A86C91" w:rsidP="00572DF8">
            <w:pPr>
              <w:jc w:val="center"/>
              <w:rPr>
                <w:rFonts w:cstheme="minorHAnsi"/>
              </w:rPr>
            </w:pPr>
            <w:r w:rsidRPr="008A0AB3">
              <w:rPr>
                <w:rFonts w:cstheme="minorHAnsi"/>
              </w:rPr>
              <w:t>0.27</w:t>
            </w:r>
          </w:p>
        </w:tc>
        <w:tc>
          <w:tcPr>
            <w:tcW w:w="1515" w:type="dxa"/>
            <w:shd w:val="clear" w:color="auto" w:fill="E2EFD9" w:themeFill="accent6" w:themeFillTint="33"/>
          </w:tcPr>
          <w:p w14:paraId="1CA40368" w14:textId="58C6A71D"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B235F5B" w14:textId="7588CC58"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694C6663" w14:textId="6CAA604A" w:rsidR="000F4E9F" w:rsidRPr="008A0AB3" w:rsidRDefault="000F4E9F" w:rsidP="00572DF8">
      <w:pPr>
        <w:spacing w:line="240" w:lineRule="auto"/>
        <w:jc w:val="both"/>
        <w:rPr>
          <w:rFonts w:cstheme="minorHAnsi"/>
        </w:rPr>
      </w:pPr>
    </w:p>
    <w:p w14:paraId="161AA2ED" w14:textId="66368DE1" w:rsidR="00EC2FFA" w:rsidRPr="008A0AB3" w:rsidRDefault="00EC2FFA" w:rsidP="00572DF8">
      <w:pPr>
        <w:spacing w:line="240" w:lineRule="auto"/>
        <w:jc w:val="both"/>
        <w:rPr>
          <w:rFonts w:cstheme="minorHAnsi"/>
          <w:noProof/>
        </w:rPr>
      </w:pPr>
    </w:p>
    <w:tbl>
      <w:tblPr>
        <w:tblStyle w:val="TableGrid"/>
        <w:tblW w:w="11352" w:type="dxa"/>
        <w:tblInd w:w="-805" w:type="dxa"/>
        <w:tblLook w:val="04A0" w:firstRow="1" w:lastRow="0" w:firstColumn="1" w:lastColumn="0" w:noHBand="0" w:noVBand="1"/>
      </w:tblPr>
      <w:tblGrid>
        <w:gridCol w:w="2157"/>
        <w:gridCol w:w="1382"/>
        <w:gridCol w:w="1174"/>
        <w:gridCol w:w="1106"/>
        <w:gridCol w:w="1104"/>
        <w:gridCol w:w="1102"/>
        <w:gridCol w:w="1119"/>
        <w:gridCol w:w="1105"/>
        <w:gridCol w:w="1103"/>
      </w:tblGrid>
      <w:tr w:rsidR="00CC619B" w:rsidRPr="008A0AB3" w14:paraId="6B0C0A25" w14:textId="77777777" w:rsidTr="001042E1">
        <w:trPr>
          <w:trHeight w:val="982"/>
        </w:trPr>
        <w:tc>
          <w:tcPr>
            <w:tcW w:w="2157" w:type="dxa"/>
          </w:tcPr>
          <w:p w14:paraId="7A7C3E86" w14:textId="1717D43C" w:rsidR="00747A43" w:rsidRPr="008A0AB3" w:rsidRDefault="00747A43" w:rsidP="00572DF8">
            <w:pPr>
              <w:rPr>
                <w:rFonts w:cstheme="minorHAnsi"/>
                <w:i/>
                <w:iCs/>
                <w:noProof/>
              </w:rPr>
            </w:pPr>
            <w:r w:rsidRPr="008A0AB3">
              <w:rPr>
                <w:rFonts w:cstheme="minorHAnsi"/>
                <w:i/>
                <w:iCs/>
                <w:noProof/>
              </w:rPr>
              <w:t>Pairwise</w:t>
            </w:r>
            <w:r w:rsidR="001042E1">
              <w:rPr>
                <w:rFonts w:cstheme="minorHAnsi"/>
                <w:i/>
                <w:iCs/>
                <w:noProof/>
              </w:rPr>
              <w:t xml:space="preserve"> comparisons using Wilxocon rank sum</w:t>
            </w:r>
            <w:r w:rsidRPr="008A0AB3">
              <w:rPr>
                <w:rFonts w:cstheme="minorHAnsi"/>
                <w:i/>
                <w:iCs/>
                <w:noProof/>
              </w:rPr>
              <w:t xml:space="preserve"> Test of Incidence by Governorate</w:t>
            </w:r>
          </w:p>
        </w:tc>
        <w:tc>
          <w:tcPr>
            <w:tcW w:w="1382" w:type="dxa"/>
            <w:vAlign w:val="center"/>
          </w:tcPr>
          <w:p w14:paraId="0B779B09" w14:textId="5BCB2987" w:rsidR="00747A43" w:rsidRPr="00856DFC" w:rsidRDefault="00747A43" w:rsidP="00572DF8">
            <w:pPr>
              <w:jc w:val="center"/>
              <w:rPr>
                <w:rFonts w:cstheme="minorHAnsi"/>
                <w:b/>
                <w:bCs/>
                <w:i/>
                <w:iCs/>
                <w:noProof/>
              </w:rPr>
            </w:pPr>
            <w:r w:rsidRPr="00856DFC">
              <w:rPr>
                <w:rFonts w:cstheme="minorHAnsi"/>
                <w:b/>
                <w:bCs/>
                <w:i/>
                <w:iCs/>
                <w:noProof/>
              </w:rPr>
              <w:t>Al-Hasakeh</w:t>
            </w:r>
          </w:p>
        </w:tc>
        <w:tc>
          <w:tcPr>
            <w:tcW w:w="1174" w:type="dxa"/>
            <w:vAlign w:val="center"/>
          </w:tcPr>
          <w:p w14:paraId="06836198" w14:textId="543E5767" w:rsidR="00747A43" w:rsidRPr="00856DFC" w:rsidRDefault="00747A43" w:rsidP="00572DF8">
            <w:pPr>
              <w:jc w:val="center"/>
              <w:rPr>
                <w:rFonts w:cstheme="minorHAnsi"/>
                <w:b/>
                <w:bCs/>
                <w:i/>
                <w:iCs/>
                <w:noProof/>
              </w:rPr>
            </w:pPr>
            <w:r w:rsidRPr="00856DFC">
              <w:rPr>
                <w:rFonts w:cstheme="minorHAnsi"/>
                <w:b/>
                <w:bCs/>
                <w:i/>
                <w:iCs/>
                <w:noProof/>
              </w:rPr>
              <w:t>Aleppo</w:t>
            </w:r>
          </w:p>
        </w:tc>
        <w:tc>
          <w:tcPr>
            <w:tcW w:w="1106" w:type="dxa"/>
            <w:vAlign w:val="center"/>
          </w:tcPr>
          <w:p w14:paraId="7943B5F8" w14:textId="4D6CDCF1" w:rsidR="00747A43" w:rsidRPr="00856DFC" w:rsidRDefault="00747A43" w:rsidP="00572DF8">
            <w:pPr>
              <w:jc w:val="center"/>
              <w:rPr>
                <w:rFonts w:cstheme="minorHAnsi"/>
                <w:b/>
                <w:bCs/>
                <w:i/>
                <w:iCs/>
                <w:noProof/>
              </w:rPr>
            </w:pPr>
            <w:r w:rsidRPr="00856DFC">
              <w:rPr>
                <w:rFonts w:cstheme="minorHAnsi"/>
                <w:b/>
                <w:bCs/>
                <w:i/>
                <w:iCs/>
                <w:noProof/>
              </w:rPr>
              <w:t>Ar-Raqqa</w:t>
            </w:r>
          </w:p>
        </w:tc>
        <w:tc>
          <w:tcPr>
            <w:tcW w:w="1104" w:type="dxa"/>
            <w:vAlign w:val="center"/>
          </w:tcPr>
          <w:p w14:paraId="35A8DC50" w14:textId="5ED6DC70" w:rsidR="00747A43" w:rsidRPr="00856DFC" w:rsidRDefault="00747A43" w:rsidP="00572DF8">
            <w:pPr>
              <w:jc w:val="center"/>
              <w:rPr>
                <w:rFonts w:cstheme="minorHAnsi"/>
                <w:b/>
                <w:bCs/>
                <w:i/>
                <w:iCs/>
                <w:noProof/>
              </w:rPr>
            </w:pPr>
            <w:r w:rsidRPr="00856DFC">
              <w:rPr>
                <w:rFonts w:cstheme="minorHAnsi"/>
                <w:b/>
                <w:bCs/>
                <w:i/>
                <w:iCs/>
                <w:noProof/>
              </w:rPr>
              <w:t>Dar’a</w:t>
            </w:r>
          </w:p>
        </w:tc>
        <w:tc>
          <w:tcPr>
            <w:tcW w:w="1102" w:type="dxa"/>
            <w:vAlign w:val="center"/>
          </w:tcPr>
          <w:p w14:paraId="2A18AE39" w14:textId="7E0C3CD4" w:rsidR="00747A43" w:rsidRPr="00856DFC" w:rsidRDefault="00747A43" w:rsidP="00572DF8">
            <w:pPr>
              <w:jc w:val="center"/>
              <w:rPr>
                <w:rFonts w:cstheme="minorHAnsi"/>
                <w:b/>
                <w:bCs/>
                <w:i/>
                <w:iCs/>
                <w:noProof/>
              </w:rPr>
            </w:pPr>
            <w:r w:rsidRPr="00856DFC">
              <w:rPr>
                <w:rFonts w:cstheme="minorHAnsi"/>
                <w:b/>
                <w:bCs/>
                <w:i/>
                <w:iCs/>
                <w:noProof/>
              </w:rPr>
              <w:t>Deir-ez-Zor</w:t>
            </w:r>
          </w:p>
        </w:tc>
        <w:tc>
          <w:tcPr>
            <w:tcW w:w="1119" w:type="dxa"/>
            <w:vAlign w:val="center"/>
          </w:tcPr>
          <w:p w14:paraId="0FE08D49" w14:textId="156C17FA" w:rsidR="00747A43" w:rsidRPr="00856DFC" w:rsidRDefault="00747A43" w:rsidP="00572DF8">
            <w:pPr>
              <w:jc w:val="center"/>
              <w:rPr>
                <w:rFonts w:cstheme="minorHAnsi"/>
                <w:b/>
                <w:bCs/>
                <w:i/>
                <w:iCs/>
                <w:noProof/>
              </w:rPr>
            </w:pPr>
            <w:r w:rsidRPr="00856DFC">
              <w:rPr>
                <w:rFonts w:cstheme="minorHAnsi"/>
                <w:b/>
                <w:bCs/>
                <w:i/>
                <w:iCs/>
                <w:noProof/>
              </w:rPr>
              <w:t>Hama</w:t>
            </w:r>
          </w:p>
        </w:tc>
        <w:tc>
          <w:tcPr>
            <w:tcW w:w="1105" w:type="dxa"/>
            <w:vAlign w:val="center"/>
          </w:tcPr>
          <w:p w14:paraId="03731E95" w14:textId="75749042" w:rsidR="00747A43" w:rsidRPr="00856DFC" w:rsidRDefault="00747A43" w:rsidP="00572DF8">
            <w:pPr>
              <w:jc w:val="center"/>
              <w:rPr>
                <w:rFonts w:cstheme="minorHAnsi"/>
                <w:b/>
                <w:bCs/>
                <w:i/>
                <w:iCs/>
                <w:noProof/>
              </w:rPr>
            </w:pPr>
            <w:r w:rsidRPr="00856DFC">
              <w:rPr>
                <w:rFonts w:cstheme="minorHAnsi"/>
                <w:b/>
                <w:bCs/>
                <w:i/>
                <w:iCs/>
                <w:noProof/>
              </w:rPr>
              <w:t>Homs</w:t>
            </w:r>
          </w:p>
        </w:tc>
        <w:tc>
          <w:tcPr>
            <w:tcW w:w="1103" w:type="dxa"/>
            <w:vAlign w:val="center"/>
          </w:tcPr>
          <w:p w14:paraId="3498F56C" w14:textId="62D7905D" w:rsidR="00747A43" w:rsidRPr="00856DFC" w:rsidRDefault="00747A43" w:rsidP="00572DF8">
            <w:pPr>
              <w:jc w:val="center"/>
              <w:rPr>
                <w:rFonts w:cstheme="minorHAnsi"/>
                <w:b/>
                <w:bCs/>
                <w:i/>
                <w:iCs/>
                <w:noProof/>
              </w:rPr>
            </w:pPr>
            <w:r w:rsidRPr="00856DFC">
              <w:rPr>
                <w:rFonts w:cstheme="minorHAnsi"/>
                <w:b/>
                <w:bCs/>
                <w:i/>
                <w:iCs/>
                <w:noProof/>
              </w:rPr>
              <w:t>Idleb</w:t>
            </w:r>
          </w:p>
        </w:tc>
      </w:tr>
      <w:tr w:rsidR="00CC619B" w:rsidRPr="008A0AB3" w14:paraId="3FF7015A" w14:textId="77777777" w:rsidTr="001042E1">
        <w:trPr>
          <w:trHeight w:val="251"/>
        </w:trPr>
        <w:tc>
          <w:tcPr>
            <w:tcW w:w="2157" w:type="dxa"/>
          </w:tcPr>
          <w:p w14:paraId="47EE2C72" w14:textId="65059ACE" w:rsidR="00747A43" w:rsidRPr="00856DFC" w:rsidRDefault="00747A43" w:rsidP="00572DF8">
            <w:pPr>
              <w:jc w:val="both"/>
              <w:rPr>
                <w:rFonts w:cstheme="minorHAnsi"/>
                <w:b/>
                <w:bCs/>
                <w:i/>
                <w:iCs/>
                <w:noProof/>
              </w:rPr>
            </w:pPr>
            <w:r w:rsidRPr="00856DFC">
              <w:rPr>
                <w:rFonts w:cstheme="minorHAnsi"/>
                <w:b/>
                <w:bCs/>
                <w:i/>
                <w:iCs/>
                <w:noProof/>
              </w:rPr>
              <w:t>Aleppo</w:t>
            </w:r>
          </w:p>
        </w:tc>
        <w:tc>
          <w:tcPr>
            <w:tcW w:w="1382" w:type="dxa"/>
            <w:shd w:val="clear" w:color="auto" w:fill="E2EFD9" w:themeFill="accent6" w:themeFillTint="33"/>
          </w:tcPr>
          <w:p w14:paraId="172BE6C3" w14:textId="3AA7738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AEAAAA" w:themeFill="background2" w:themeFillShade="BF"/>
          </w:tcPr>
          <w:p w14:paraId="0A40760C" w14:textId="7D0A8DAE" w:rsidR="00747A43" w:rsidRPr="008A0AB3" w:rsidRDefault="00747A43" w:rsidP="00572DF8">
            <w:pPr>
              <w:jc w:val="center"/>
              <w:rPr>
                <w:rFonts w:cstheme="minorHAnsi"/>
                <w:noProof/>
              </w:rPr>
            </w:pPr>
            <w:r w:rsidRPr="008A0AB3">
              <w:rPr>
                <w:rFonts w:cstheme="minorHAnsi"/>
                <w:noProof/>
              </w:rPr>
              <w:t>-</w:t>
            </w:r>
          </w:p>
        </w:tc>
        <w:tc>
          <w:tcPr>
            <w:tcW w:w="1106" w:type="dxa"/>
            <w:shd w:val="clear" w:color="auto" w:fill="AEAAAA" w:themeFill="background2" w:themeFillShade="BF"/>
          </w:tcPr>
          <w:p w14:paraId="65FD6E78" w14:textId="18EA44C6"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4683CFB4" w14:textId="6E5D1D71"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9C40BA0" w14:textId="053F7D21"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0FECDCC" w14:textId="6FAFFEE0"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3E6D451C" w14:textId="4DD1D7CD"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4A29C853" w14:textId="0650BA34" w:rsidR="00747A43" w:rsidRPr="008A0AB3" w:rsidRDefault="00747A43" w:rsidP="00572DF8">
            <w:pPr>
              <w:jc w:val="center"/>
              <w:rPr>
                <w:rFonts w:cstheme="minorHAnsi"/>
                <w:noProof/>
              </w:rPr>
            </w:pPr>
            <w:r w:rsidRPr="008A0AB3">
              <w:rPr>
                <w:rFonts w:cstheme="minorHAnsi"/>
                <w:noProof/>
              </w:rPr>
              <w:t>-</w:t>
            </w:r>
          </w:p>
        </w:tc>
      </w:tr>
      <w:tr w:rsidR="00CC619B" w:rsidRPr="008A0AB3" w14:paraId="14F59E82" w14:textId="77777777" w:rsidTr="001042E1">
        <w:trPr>
          <w:trHeight w:val="243"/>
        </w:trPr>
        <w:tc>
          <w:tcPr>
            <w:tcW w:w="2157" w:type="dxa"/>
          </w:tcPr>
          <w:p w14:paraId="01FBBFE7" w14:textId="6D68D849" w:rsidR="00747A43" w:rsidRPr="00856DFC" w:rsidRDefault="00747A43" w:rsidP="00572DF8">
            <w:pPr>
              <w:jc w:val="both"/>
              <w:rPr>
                <w:rFonts w:cstheme="minorHAnsi"/>
                <w:b/>
                <w:bCs/>
                <w:i/>
                <w:iCs/>
                <w:noProof/>
              </w:rPr>
            </w:pPr>
            <w:r w:rsidRPr="00856DFC">
              <w:rPr>
                <w:rFonts w:cstheme="minorHAnsi"/>
                <w:b/>
                <w:bCs/>
                <w:i/>
                <w:iCs/>
                <w:noProof/>
              </w:rPr>
              <w:t>Ar-Raqqa</w:t>
            </w:r>
          </w:p>
        </w:tc>
        <w:tc>
          <w:tcPr>
            <w:tcW w:w="1382" w:type="dxa"/>
            <w:shd w:val="clear" w:color="auto" w:fill="E2EFD9" w:themeFill="accent6" w:themeFillTint="33"/>
          </w:tcPr>
          <w:p w14:paraId="31FDAB1B" w14:textId="52363339"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6B99E866" w14:textId="3CBA829C" w:rsidR="00747A43" w:rsidRPr="008A0AB3" w:rsidRDefault="00747A43" w:rsidP="00572DF8">
            <w:pPr>
              <w:jc w:val="center"/>
              <w:rPr>
                <w:rFonts w:cstheme="minorHAnsi"/>
                <w:noProof/>
              </w:rPr>
            </w:pPr>
            <w:r w:rsidRPr="008A0AB3">
              <w:rPr>
                <w:rFonts w:cstheme="minorHAnsi"/>
              </w:rPr>
              <w:t xml:space="preserve">3.8 </w:t>
            </w:r>
            <m:oMath>
              <m:r>
                <w:rPr>
                  <w:rFonts w:ascii="Cambria Math" w:hAnsi="Cambria Math" w:cstheme="minorHAnsi"/>
                </w:rPr>
                <m:t>×</m:t>
              </m:r>
            </m:oMath>
            <w:r w:rsidRPr="008A0AB3">
              <w:rPr>
                <w:rFonts w:cstheme="minorHAnsi"/>
              </w:rPr>
              <w:t>10</w:t>
            </w:r>
            <w:r w:rsidRPr="008A0AB3">
              <w:rPr>
                <w:rFonts w:cstheme="minorHAnsi"/>
                <w:vertAlign w:val="superscript"/>
              </w:rPr>
              <w:t>-7</w:t>
            </w:r>
          </w:p>
        </w:tc>
        <w:tc>
          <w:tcPr>
            <w:tcW w:w="1106" w:type="dxa"/>
            <w:shd w:val="clear" w:color="auto" w:fill="AEAAAA" w:themeFill="background2" w:themeFillShade="BF"/>
          </w:tcPr>
          <w:p w14:paraId="0A758DBD" w14:textId="0087D683"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5ACB48BA" w14:textId="763D1DB4"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3B1E2D5" w14:textId="483DA8F7"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1A57E85D" w14:textId="36681BFA"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2352874C" w14:textId="03FDB07B"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79E93D" w14:textId="4D5D010A" w:rsidR="00747A43" w:rsidRPr="008A0AB3" w:rsidRDefault="00747A43" w:rsidP="00572DF8">
            <w:pPr>
              <w:jc w:val="center"/>
              <w:rPr>
                <w:rFonts w:cstheme="minorHAnsi"/>
                <w:noProof/>
              </w:rPr>
            </w:pPr>
            <w:r w:rsidRPr="008A0AB3">
              <w:rPr>
                <w:rFonts w:cstheme="minorHAnsi"/>
                <w:noProof/>
              </w:rPr>
              <w:t>-</w:t>
            </w:r>
          </w:p>
        </w:tc>
      </w:tr>
      <w:tr w:rsidR="00CC619B" w:rsidRPr="008A0AB3" w14:paraId="0A99690C" w14:textId="77777777" w:rsidTr="001042E1">
        <w:trPr>
          <w:trHeight w:val="251"/>
        </w:trPr>
        <w:tc>
          <w:tcPr>
            <w:tcW w:w="2157" w:type="dxa"/>
          </w:tcPr>
          <w:p w14:paraId="2DCE906F" w14:textId="07D43423" w:rsidR="00747A43" w:rsidRPr="00856DFC" w:rsidRDefault="00747A43" w:rsidP="00572DF8">
            <w:pPr>
              <w:jc w:val="both"/>
              <w:rPr>
                <w:rFonts w:cstheme="minorHAnsi"/>
                <w:b/>
                <w:bCs/>
                <w:i/>
                <w:iCs/>
                <w:noProof/>
              </w:rPr>
            </w:pPr>
            <w:r w:rsidRPr="00856DFC">
              <w:rPr>
                <w:rFonts w:cstheme="minorHAnsi"/>
                <w:b/>
                <w:bCs/>
                <w:i/>
                <w:iCs/>
                <w:noProof/>
              </w:rPr>
              <w:t>Dar’a</w:t>
            </w:r>
          </w:p>
        </w:tc>
        <w:tc>
          <w:tcPr>
            <w:tcW w:w="1382" w:type="dxa"/>
            <w:shd w:val="clear" w:color="auto" w:fill="F2DADA"/>
          </w:tcPr>
          <w:p w14:paraId="6887B66F" w14:textId="3E508904" w:rsidR="00747A43" w:rsidRPr="008A0AB3" w:rsidRDefault="00747A43" w:rsidP="00572DF8">
            <w:pPr>
              <w:jc w:val="center"/>
              <w:rPr>
                <w:rFonts w:cstheme="minorHAnsi"/>
                <w:noProof/>
              </w:rPr>
            </w:pPr>
            <w:r w:rsidRPr="008A0AB3">
              <w:rPr>
                <w:rFonts w:cstheme="minorHAnsi"/>
                <w:noProof/>
              </w:rPr>
              <w:t>0.0682</w:t>
            </w:r>
          </w:p>
        </w:tc>
        <w:tc>
          <w:tcPr>
            <w:tcW w:w="1174" w:type="dxa"/>
            <w:shd w:val="clear" w:color="auto" w:fill="E2EFD9" w:themeFill="accent6" w:themeFillTint="33"/>
          </w:tcPr>
          <w:p w14:paraId="396E9E6F" w14:textId="33DFD354"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63C0E78E" w14:textId="1C73DE2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AEAAAA" w:themeFill="background2" w:themeFillShade="BF"/>
          </w:tcPr>
          <w:p w14:paraId="7A802D9D" w14:textId="21A9727D"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2262E9FB" w14:textId="7C99DA3B"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47B70518" w14:textId="35560BCF"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6C3DDA4C" w14:textId="410FE023"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34B4B6D" w14:textId="191673B0" w:rsidR="00747A43" w:rsidRPr="008A0AB3" w:rsidRDefault="00747A43" w:rsidP="00572DF8">
            <w:pPr>
              <w:jc w:val="center"/>
              <w:rPr>
                <w:rFonts w:cstheme="minorHAnsi"/>
                <w:noProof/>
              </w:rPr>
            </w:pPr>
            <w:r w:rsidRPr="008A0AB3">
              <w:rPr>
                <w:rFonts w:cstheme="minorHAnsi"/>
                <w:noProof/>
              </w:rPr>
              <w:t>-</w:t>
            </w:r>
          </w:p>
        </w:tc>
      </w:tr>
      <w:tr w:rsidR="00CC619B" w:rsidRPr="008A0AB3" w14:paraId="3447CA5F" w14:textId="77777777" w:rsidTr="001042E1">
        <w:trPr>
          <w:trHeight w:val="243"/>
        </w:trPr>
        <w:tc>
          <w:tcPr>
            <w:tcW w:w="2157" w:type="dxa"/>
          </w:tcPr>
          <w:p w14:paraId="3A5F99AC" w14:textId="29C0E6A2" w:rsidR="00747A43" w:rsidRPr="00856DFC" w:rsidRDefault="00747A43" w:rsidP="00572DF8">
            <w:pPr>
              <w:jc w:val="both"/>
              <w:rPr>
                <w:rFonts w:cstheme="minorHAnsi"/>
                <w:b/>
                <w:bCs/>
                <w:i/>
                <w:iCs/>
                <w:noProof/>
              </w:rPr>
            </w:pPr>
            <w:r w:rsidRPr="00856DFC">
              <w:rPr>
                <w:rFonts w:cstheme="minorHAnsi"/>
                <w:b/>
                <w:bCs/>
                <w:i/>
                <w:iCs/>
                <w:noProof/>
              </w:rPr>
              <w:t>Deir-ez-Zor</w:t>
            </w:r>
          </w:p>
        </w:tc>
        <w:tc>
          <w:tcPr>
            <w:tcW w:w="1382" w:type="dxa"/>
            <w:shd w:val="clear" w:color="auto" w:fill="E2EFD9" w:themeFill="accent6" w:themeFillTint="33"/>
          </w:tcPr>
          <w:p w14:paraId="00972AB0" w14:textId="44104F9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24D5530" w14:textId="1F2994D7"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2BC9F592" w14:textId="3F02AD7A" w:rsidR="00747A43" w:rsidRPr="008A0AB3" w:rsidRDefault="00CC619B" w:rsidP="00572DF8">
            <w:pPr>
              <w:jc w:val="center"/>
              <w:rPr>
                <w:rFonts w:cstheme="minorHAnsi"/>
                <w:noProof/>
              </w:rPr>
            </w:pPr>
            <w:r w:rsidRPr="008A0AB3">
              <w:rPr>
                <w:rFonts w:cstheme="minorHAnsi"/>
              </w:rPr>
              <w:t xml:space="preserve">4.0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4" w:type="dxa"/>
            <w:shd w:val="clear" w:color="auto" w:fill="E2EFD9" w:themeFill="accent6" w:themeFillTint="33"/>
          </w:tcPr>
          <w:p w14:paraId="7DDEACE4" w14:textId="1A44057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AEAAAA" w:themeFill="background2" w:themeFillShade="BF"/>
          </w:tcPr>
          <w:p w14:paraId="629B9246" w14:textId="6A796412"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547738E" w14:textId="343EDB8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5AED946F" w14:textId="20172DA5"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2128C62F" w14:textId="0D60D9AB" w:rsidR="00747A43" w:rsidRPr="008A0AB3" w:rsidRDefault="00747A43" w:rsidP="00572DF8">
            <w:pPr>
              <w:jc w:val="center"/>
              <w:rPr>
                <w:rFonts w:cstheme="minorHAnsi"/>
                <w:noProof/>
              </w:rPr>
            </w:pPr>
            <w:r w:rsidRPr="008A0AB3">
              <w:rPr>
                <w:rFonts w:cstheme="minorHAnsi"/>
                <w:noProof/>
              </w:rPr>
              <w:t>-</w:t>
            </w:r>
          </w:p>
        </w:tc>
      </w:tr>
      <w:tr w:rsidR="00CC619B" w:rsidRPr="008A0AB3" w14:paraId="3C1832BD" w14:textId="77777777" w:rsidTr="001042E1">
        <w:trPr>
          <w:trHeight w:val="251"/>
        </w:trPr>
        <w:tc>
          <w:tcPr>
            <w:tcW w:w="2157" w:type="dxa"/>
          </w:tcPr>
          <w:p w14:paraId="412B7B6C" w14:textId="34E9E000" w:rsidR="00747A43" w:rsidRPr="00856DFC" w:rsidRDefault="00747A43" w:rsidP="00572DF8">
            <w:pPr>
              <w:jc w:val="both"/>
              <w:rPr>
                <w:rFonts w:cstheme="minorHAnsi"/>
                <w:b/>
                <w:bCs/>
                <w:i/>
                <w:iCs/>
                <w:noProof/>
              </w:rPr>
            </w:pPr>
            <w:r w:rsidRPr="00856DFC">
              <w:rPr>
                <w:rFonts w:cstheme="minorHAnsi"/>
                <w:b/>
                <w:bCs/>
                <w:i/>
                <w:iCs/>
                <w:noProof/>
              </w:rPr>
              <w:t>Hama</w:t>
            </w:r>
          </w:p>
        </w:tc>
        <w:tc>
          <w:tcPr>
            <w:tcW w:w="1382" w:type="dxa"/>
            <w:shd w:val="clear" w:color="auto" w:fill="E2EFD9" w:themeFill="accent6" w:themeFillTint="33"/>
          </w:tcPr>
          <w:p w14:paraId="3C2AC111" w14:textId="6C5A7B9A" w:rsidR="00747A43" w:rsidRPr="008A0AB3" w:rsidRDefault="00747A43" w:rsidP="00572DF8">
            <w:pPr>
              <w:jc w:val="center"/>
              <w:rPr>
                <w:rFonts w:cstheme="minorHAnsi"/>
                <w:noProof/>
              </w:rPr>
            </w:pPr>
            <w:r w:rsidRPr="008A0AB3">
              <w:rPr>
                <w:rFonts w:cstheme="minorHAnsi"/>
              </w:rPr>
              <w:t xml:space="preserve">1.3 </w:t>
            </w:r>
            <m:oMath>
              <m:r>
                <w:rPr>
                  <w:rFonts w:ascii="Cambria Math" w:hAnsi="Cambria Math" w:cstheme="minorHAnsi"/>
                </w:rPr>
                <m:t>×</m:t>
              </m:r>
            </m:oMath>
            <w:r w:rsidRPr="008A0AB3">
              <w:rPr>
                <w:rFonts w:cstheme="minorHAnsi"/>
              </w:rPr>
              <w:t>10</w:t>
            </w:r>
            <w:r w:rsidRPr="008A0AB3">
              <w:rPr>
                <w:rFonts w:cstheme="minorHAnsi"/>
                <w:vertAlign w:val="superscript"/>
              </w:rPr>
              <w:t>-13</w:t>
            </w:r>
          </w:p>
        </w:tc>
        <w:tc>
          <w:tcPr>
            <w:tcW w:w="1174" w:type="dxa"/>
            <w:shd w:val="clear" w:color="auto" w:fill="E2EFD9" w:themeFill="accent6" w:themeFillTint="33"/>
          </w:tcPr>
          <w:p w14:paraId="4F3D730E" w14:textId="745BD8DE"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0373BDAD" w14:textId="273F1BD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0A40444F" w14:textId="3AD606F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5E892F7D" w14:textId="031BD7C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AEAAAA" w:themeFill="background2" w:themeFillShade="BF"/>
          </w:tcPr>
          <w:p w14:paraId="4FEFAF5E" w14:textId="6176971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0B6603CA" w14:textId="1D8FEDAF"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2784A3" w14:textId="359E0441" w:rsidR="00747A43" w:rsidRPr="008A0AB3" w:rsidRDefault="00747A43" w:rsidP="00572DF8">
            <w:pPr>
              <w:jc w:val="center"/>
              <w:rPr>
                <w:rFonts w:cstheme="minorHAnsi"/>
                <w:noProof/>
              </w:rPr>
            </w:pPr>
            <w:r w:rsidRPr="008A0AB3">
              <w:rPr>
                <w:rFonts w:cstheme="minorHAnsi"/>
                <w:noProof/>
              </w:rPr>
              <w:t>-</w:t>
            </w:r>
          </w:p>
        </w:tc>
      </w:tr>
      <w:tr w:rsidR="00CC619B" w:rsidRPr="008A0AB3" w14:paraId="173614BA" w14:textId="77777777" w:rsidTr="001042E1">
        <w:trPr>
          <w:trHeight w:val="243"/>
        </w:trPr>
        <w:tc>
          <w:tcPr>
            <w:tcW w:w="2157" w:type="dxa"/>
          </w:tcPr>
          <w:p w14:paraId="075F481E" w14:textId="7B76173B" w:rsidR="00747A43" w:rsidRPr="00856DFC" w:rsidRDefault="00747A43" w:rsidP="00572DF8">
            <w:pPr>
              <w:jc w:val="both"/>
              <w:rPr>
                <w:rFonts w:cstheme="minorHAnsi"/>
                <w:b/>
                <w:bCs/>
                <w:i/>
                <w:iCs/>
                <w:noProof/>
              </w:rPr>
            </w:pPr>
            <w:r w:rsidRPr="00856DFC">
              <w:rPr>
                <w:rFonts w:cstheme="minorHAnsi"/>
                <w:b/>
                <w:bCs/>
                <w:i/>
                <w:iCs/>
                <w:noProof/>
              </w:rPr>
              <w:t>Homs</w:t>
            </w:r>
          </w:p>
        </w:tc>
        <w:tc>
          <w:tcPr>
            <w:tcW w:w="1382" w:type="dxa"/>
            <w:shd w:val="clear" w:color="auto" w:fill="E2EFD9" w:themeFill="accent6" w:themeFillTint="33"/>
          </w:tcPr>
          <w:p w14:paraId="6D5E5700" w14:textId="24F9411B"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573C8C5E" w14:textId="78CAC79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48E1C53E" w14:textId="48F60B5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858C639" w14:textId="177B54D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0B9455C" w14:textId="2F90B97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7EA6AD4A" w14:textId="467D5870" w:rsidR="00747A43" w:rsidRPr="008A0AB3" w:rsidRDefault="00CC619B" w:rsidP="00572DF8">
            <w:pPr>
              <w:jc w:val="center"/>
              <w:rPr>
                <w:rFonts w:cstheme="minorHAnsi"/>
                <w:noProof/>
              </w:rPr>
            </w:pPr>
            <w:r w:rsidRPr="008A0AB3">
              <w:rPr>
                <w:rFonts w:cstheme="minorHAnsi"/>
              </w:rPr>
              <w:t xml:space="preserve">4.6 </w:t>
            </w:r>
            <m:oMath>
              <m:r>
                <w:rPr>
                  <w:rFonts w:ascii="Cambria Math" w:hAnsi="Cambria Math" w:cstheme="minorHAnsi"/>
                </w:rPr>
                <m:t>×</m:t>
              </m:r>
            </m:oMath>
            <w:r w:rsidRPr="008A0AB3">
              <w:rPr>
                <w:rFonts w:cstheme="minorHAnsi"/>
              </w:rPr>
              <w:t>10</w:t>
            </w:r>
            <w:r w:rsidRPr="008A0AB3">
              <w:rPr>
                <w:rFonts w:cstheme="minorHAnsi"/>
                <w:vertAlign w:val="superscript"/>
              </w:rPr>
              <w:t>-6</w:t>
            </w:r>
          </w:p>
        </w:tc>
        <w:tc>
          <w:tcPr>
            <w:tcW w:w="1105" w:type="dxa"/>
            <w:shd w:val="clear" w:color="auto" w:fill="AEAAAA" w:themeFill="background2" w:themeFillShade="BF"/>
          </w:tcPr>
          <w:p w14:paraId="5914B1AC" w14:textId="5BD24974"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B52EC0A" w14:textId="0A15F580" w:rsidR="00747A43" w:rsidRPr="008A0AB3" w:rsidRDefault="00747A43" w:rsidP="00572DF8">
            <w:pPr>
              <w:jc w:val="center"/>
              <w:rPr>
                <w:rFonts w:cstheme="minorHAnsi"/>
                <w:noProof/>
              </w:rPr>
            </w:pPr>
            <w:r w:rsidRPr="008A0AB3">
              <w:rPr>
                <w:rFonts w:cstheme="minorHAnsi"/>
                <w:noProof/>
              </w:rPr>
              <w:t>-</w:t>
            </w:r>
          </w:p>
        </w:tc>
      </w:tr>
      <w:tr w:rsidR="00CC619B" w:rsidRPr="008A0AB3" w14:paraId="31A3AC01" w14:textId="77777777" w:rsidTr="001042E1">
        <w:trPr>
          <w:trHeight w:val="251"/>
        </w:trPr>
        <w:tc>
          <w:tcPr>
            <w:tcW w:w="2157" w:type="dxa"/>
          </w:tcPr>
          <w:p w14:paraId="10C5D5ED" w14:textId="76CEEC2D" w:rsidR="00747A43" w:rsidRPr="00856DFC" w:rsidRDefault="00747A43" w:rsidP="00572DF8">
            <w:pPr>
              <w:jc w:val="both"/>
              <w:rPr>
                <w:rFonts w:cstheme="minorHAnsi"/>
                <w:b/>
                <w:bCs/>
                <w:i/>
                <w:iCs/>
                <w:noProof/>
              </w:rPr>
            </w:pPr>
            <w:r w:rsidRPr="00856DFC">
              <w:rPr>
                <w:rFonts w:cstheme="minorHAnsi"/>
                <w:b/>
                <w:bCs/>
                <w:i/>
                <w:iCs/>
                <w:noProof/>
              </w:rPr>
              <w:t>Idleb</w:t>
            </w:r>
          </w:p>
        </w:tc>
        <w:tc>
          <w:tcPr>
            <w:tcW w:w="1382" w:type="dxa"/>
            <w:shd w:val="clear" w:color="auto" w:fill="E2EFD9" w:themeFill="accent6" w:themeFillTint="33"/>
          </w:tcPr>
          <w:p w14:paraId="10AC9AF9" w14:textId="647E4848"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8C20CEF" w14:textId="300990AE" w:rsidR="00747A43" w:rsidRPr="008A0AB3" w:rsidRDefault="00CC619B" w:rsidP="00572DF8">
            <w:pPr>
              <w:jc w:val="center"/>
              <w:rPr>
                <w:rFonts w:cstheme="minorHAnsi"/>
                <w:noProof/>
              </w:rPr>
            </w:pPr>
            <w:r w:rsidRPr="008A0AB3">
              <w:rPr>
                <w:rFonts w:cstheme="minorHAnsi"/>
                <w:noProof/>
              </w:rPr>
              <w:t>0.0180</w:t>
            </w:r>
          </w:p>
        </w:tc>
        <w:tc>
          <w:tcPr>
            <w:tcW w:w="1106" w:type="dxa"/>
            <w:shd w:val="clear" w:color="auto" w:fill="E2EFD9" w:themeFill="accent6" w:themeFillTint="33"/>
          </w:tcPr>
          <w:p w14:paraId="57771BCB" w14:textId="0F5F947D" w:rsidR="00747A43" w:rsidRPr="008A0AB3" w:rsidRDefault="00CC619B" w:rsidP="00572DF8">
            <w:pPr>
              <w:jc w:val="center"/>
              <w:rPr>
                <w:rFonts w:cstheme="minorHAnsi"/>
                <w:noProof/>
              </w:rPr>
            </w:pPr>
            <w:r w:rsidRPr="008A0AB3">
              <w:rPr>
                <w:rFonts w:cstheme="minorHAnsi"/>
                <w:noProof/>
              </w:rPr>
              <w:t>0.0180</w:t>
            </w:r>
          </w:p>
        </w:tc>
        <w:tc>
          <w:tcPr>
            <w:tcW w:w="1104" w:type="dxa"/>
            <w:shd w:val="clear" w:color="auto" w:fill="E2EFD9" w:themeFill="accent6" w:themeFillTint="33"/>
          </w:tcPr>
          <w:p w14:paraId="0F7214F7" w14:textId="54AD893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69AEF85" w14:textId="7E16D0E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20E3861A" w14:textId="17928740"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5" w:type="dxa"/>
            <w:shd w:val="clear" w:color="auto" w:fill="E2EFD9" w:themeFill="accent6" w:themeFillTint="33"/>
          </w:tcPr>
          <w:p w14:paraId="7DAA59D8" w14:textId="28D23F4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3" w:type="dxa"/>
            <w:shd w:val="clear" w:color="auto" w:fill="AEAAAA" w:themeFill="background2" w:themeFillShade="BF"/>
          </w:tcPr>
          <w:p w14:paraId="539C638B" w14:textId="2D58D549" w:rsidR="00747A43" w:rsidRPr="008A0AB3" w:rsidRDefault="00747A43" w:rsidP="00572DF8">
            <w:pPr>
              <w:jc w:val="center"/>
              <w:rPr>
                <w:rFonts w:cstheme="minorHAnsi"/>
                <w:noProof/>
              </w:rPr>
            </w:pPr>
            <w:r w:rsidRPr="008A0AB3">
              <w:rPr>
                <w:rFonts w:cstheme="minorHAnsi"/>
                <w:noProof/>
              </w:rPr>
              <w:t>-</w:t>
            </w:r>
          </w:p>
        </w:tc>
      </w:tr>
      <w:tr w:rsidR="007C0BFB" w:rsidRPr="008A0AB3" w14:paraId="2A0D3D09" w14:textId="77777777" w:rsidTr="001042E1">
        <w:trPr>
          <w:trHeight w:val="243"/>
        </w:trPr>
        <w:tc>
          <w:tcPr>
            <w:tcW w:w="2157" w:type="dxa"/>
          </w:tcPr>
          <w:p w14:paraId="5129E47E" w14:textId="7D715763" w:rsidR="00747A43" w:rsidRPr="00856DFC" w:rsidRDefault="00747A43" w:rsidP="00572DF8">
            <w:pPr>
              <w:jc w:val="both"/>
              <w:rPr>
                <w:rFonts w:cstheme="minorHAnsi"/>
                <w:b/>
                <w:bCs/>
                <w:i/>
                <w:iCs/>
                <w:noProof/>
              </w:rPr>
            </w:pPr>
            <w:r w:rsidRPr="00856DFC">
              <w:rPr>
                <w:rFonts w:cstheme="minorHAnsi"/>
                <w:b/>
                <w:bCs/>
                <w:i/>
                <w:iCs/>
                <w:noProof/>
              </w:rPr>
              <w:t>Quneitra</w:t>
            </w:r>
          </w:p>
        </w:tc>
        <w:tc>
          <w:tcPr>
            <w:tcW w:w="1382" w:type="dxa"/>
            <w:shd w:val="clear" w:color="auto" w:fill="F2DADA"/>
          </w:tcPr>
          <w:p w14:paraId="4F2FA8DD" w14:textId="5B0C2C41" w:rsidR="00747A43" w:rsidRPr="008A0AB3" w:rsidRDefault="00747A43" w:rsidP="00572DF8">
            <w:pPr>
              <w:jc w:val="center"/>
              <w:rPr>
                <w:rFonts w:cstheme="minorHAnsi"/>
                <w:noProof/>
              </w:rPr>
            </w:pPr>
            <w:r w:rsidRPr="008A0AB3">
              <w:rPr>
                <w:rFonts w:cstheme="minorHAnsi"/>
                <w:noProof/>
              </w:rPr>
              <w:t>0.287</w:t>
            </w:r>
          </w:p>
        </w:tc>
        <w:tc>
          <w:tcPr>
            <w:tcW w:w="1174" w:type="dxa"/>
            <w:shd w:val="clear" w:color="auto" w:fill="E2EFD9" w:themeFill="accent6" w:themeFillTint="33"/>
          </w:tcPr>
          <w:p w14:paraId="726E001F" w14:textId="5D24739F" w:rsidR="00747A43" w:rsidRPr="008A0AB3" w:rsidRDefault="00CC619B" w:rsidP="00572DF8">
            <w:pPr>
              <w:jc w:val="center"/>
              <w:rPr>
                <w:rFonts w:cstheme="minorHAnsi"/>
                <w:noProof/>
              </w:rPr>
            </w:pPr>
            <w:r w:rsidRPr="008A0AB3">
              <w:rPr>
                <w:rFonts w:cstheme="minorHAnsi"/>
              </w:rPr>
              <w:t xml:space="preserve">2.1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6" w:type="dxa"/>
            <w:shd w:val="clear" w:color="auto" w:fill="E2EFD9" w:themeFill="accent6" w:themeFillTint="33"/>
          </w:tcPr>
          <w:p w14:paraId="01079D4D" w14:textId="453ED4DA" w:rsidR="00747A43" w:rsidRPr="008A0AB3" w:rsidRDefault="00CC619B" w:rsidP="00572DF8">
            <w:pPr>
              <w:jc w:val="center"/>
              <w:rPr>
                <w:rFonts w:cstheme="minorHAnsi"/>
                <w:noProof/>
              </w:rPr>
            </w:pPr>
            <w:r w:rsidRPr="008A0AB3">
              <w:rPr>
                <w:rFonts w:cstheme="minorHAnsi"/>
              </w:rPr>
              <w:t xml:space="preserve">8.6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C2A4627" w14:textId="7DDCABD6" w:rsidR="00747A43" w:rsidRPr="008A0AB3" w:rsidRDefault="00CC619B" w:rsidP="00572DF8">
            <w:pPr>
              <w:jc w:val="center"/>
              <w:rPr>
                <w:rFonts w:cstheme="minorHAnsi"/>
                <w:noProof/>
              </w:rPr>
            </w:pPr>
            <w:r w:rsidRPr="008A0AB3">
              <w:rPr>
                <w:rFonts w:cstheme="minorHAnsi"/>
                <w:noProof/>
              </w:rPr>
              <w:t>0.0374</w:t>
            </w:r>
          </w:p>
        </w:tc>
        <w:tc>
          <w:tcPr>
            <w:tcW w:w="1102" w:type="dxa"/>
            <w:shd w:val="clear" w:color="auto" w:fill="E2EFD9" w:themeFill="accent6" w:themeFillTint="33"/>
          </w:tcPr>
          <w:p w14:paraId="1CD1FBF8" w14:textId="2A19A55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3EBC281B" w14:textId="5E73A167" w:rsidR="00747A43" w:rsidRPr="008A0AB3" w:rsidRDefault="00CC619B" w:rsidP="00572DF8">
            <w:pPr>
              <w:jc w:val="center"/>
              <w:rPr>
                <w:rFonts w:cstheme="minorHAnsi"/>
                <w:noProof/>
              </w:rPr>
            </w:pPr>
            <w:r w:rsidRPr="008A0AB3">
              <w:rPr>
                <w:rFonts w:cstheme="minorHAnsi"/>
              </w:rPr>
              <w:t xml:space="preserve">7.4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5" w:type="dxa"/>
            <w:shd w:val="clear" w:color="auto" w:fill="E2EFD9" w:themeFill="accent6" w:themeFillTint="33"/>
          </w:tcPr>
          <w:p w14:paraId="535B6F2F" w14:textId="4D74DCAA" w:rsidR="00747A43" w:rsidRPr="008A0AB3" w:rsidRDefault="00CC619B" w:rsidP="00572DF8">
            <w:pPr>
              <w:jc w:val="center"/>
              <w:rPr>
                <w:rFonts w:cstheme="minorHAnsi"/>
                <w:noProof/>
              </w:rPr>
            </w:pPr>
            <w:r w:rsidRPr="008A0AB3">
              <w:rPr>
                <w:rFonts w:cstheme="minorHAnsi"/>
              </w:rPr>
              <w:t xml:space="preserve">3.9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3" w:type="dxa"/>
            <w:shd w:val="clear" w:color="auto" w:fill="E2EFD9" w:themeFill="accent6" w:themeFillTint="33"/>
          </w:tcPr>
          <w:p w14:paraId="75C53849" w14:textId="64A295D6"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17DDC2A7" w14:textId="7FC670F2" w:rsidR="009A0E0B" w:rsidRPr="008A0AB3" w:rsidRDefault="000B3164" w:rsidP="00572DF8">
      <w:pPr>
        <w:spacing w:line="240" w:lineRule="auto"/>
        <w:jc w:val="both"/>
        <w:rPr>
          <w:rFonts w:cstheme="minorHAnsi"/>
          <w:noProof/>
        </w:rPr>
      </w:pPr>
      <w:r w:rsidRPr="008A0AB3">
        <w:rPr>
          <w:rFonts w:cstheme="minorHAnsi"/>
          <w:noProof/>
        </w:rPr>
        <w:drawing>
          <wp:anchor distT="0" distB="0" distL="114300" distR="114300" simplePos="0" relativeHeight="251668480" behindDoc="0" locked="0" layoutInCell="1" allowOverlap="1" wp14:anchorId="3D64CC4F" wp14:editId="64EB0588">
            <wp:simplePos x="0" y="0"/>
            <wp:positionH relativeFrom="column">
              <wp:posOffset>2923540</wp:posOffset>
            </wp:positionH>
            <wp:positionV relativeFrom="paragraph">
              <wp:posOffset>292100</wp:posOffset>
            </wp:positionV>
            <wp:extent cx="3703955" cy="22847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3955" cy="2284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9A2104A" wp14:editId="560B2AC3">
            <wp:simplePos x="0" y="0"/>
            <wp:positionH relativeFrom="column">
              <wp:posOffset>-800100</wp:posOffset>
            </wp:positionH>
            <wp:positionV relativeFrom="paragraph">
              <wp:posOffset>292100</wp:posOffset>
            </wp:positionV>
            <wp:extent cx="3696970" cy="2280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6970" cy="2280920"/>
                    </a:xfrm>
                    <a:prstGeom prst="rect">
                      <a:avLst/>
                    </a:prstGeom>
                  </pic:spPr>
                </pic:pic>
              </a:graphicData>
            </a:graphic>
            <wp14:sizeRelH relativeFrom="margin">
              <wp14:pctWidth>0</wp14:pctWidth>
            </wp14:sizeRelH>
            <wp14:sizeRelV relativeFrom="margin">
              <wp14:pctHeight>0</wp14:pctHeight>
            </wp14:sizeRelV>
          </wp:anchor>
        </w:drawing>
      </w:r>
      <w:r w:rsidR="00B35186" w:rsidRPr="008A0AB3">
        <w:rPr>
          <w:rFonts w:cstheme="minorHAnsi"/>
          <w:noProof/>
        </w:rPr>
        <w:t>____________</w:t>
      </w:r>
    </w:p>
    <w:p w14:paraId="43C955A3" w14:textId="03C951B3" w:rsidR="0040516A" w:rsidRDefault="0040516A" w:rsidP="0040516A">
      <w:pPr>
        <w:spacing w:line="240" w:lineRule="auto"/>
        <w:jc w:val="both"/>
        <w:rPr>
          <w:rStyle w:val="CommentReference"/>
        </w:rPr>
      </w:pPr>
      <w:bookmarkStart w:id="98" w:name="Discussion"/>
    </w:p>
    <w:p w14:paraId="0257AC5E" w14:textId="75CFB123" w:rsidR="00896292" w:rsidRPr="004D6BCA" w:rsidRDefault="00896292" w:rsidP="0040516A">
      <w:pPr>
        <w:spacing w:line="240" w:lineRule="auto"/>
        <w:jc w:val="both"/>
        <w:rPr>
          <w:rFonts w:cstheme="minorHAnsi"/>
          <w:b/>
        </w:rPr>
      </w:pPr>
      <w:commentRangeStart w:id="99"/>
      <w:r w:rsidRPr="004D6BCA">
        <w:rPr>
          <w:rFonts w:cstheme="minorHAnsi"/>
          <w:b/>
        </w:rPr>
        <w:t>Discussion</w:t>
      </w:r>
      <w:commentRangeEnd w:id="99"/>
      <w:r w:rsidR="00734334">
        <w:rPr>
          <w:rStyle w:val="CommentReference"/>
        </w:rPr>
        <w:commentReference w:id="99"/>
      </w:r>
    </w:p>
    <w:bookmarkEnd w:id="98"/>
    <w:p w14:paraId="4F112C9B" w14:textId="61A1EA6D" w:rsidR="004E4045" w:rsidRDefault="004E4045" w:rsidP="00C50140">
      <w:pPr>
        <w:spacing w:line="240" w:lineRule="auto"/>
        <w:jc w:val="both"/>
        <w:rPr>
          <w:rFonts w:cstheme="minorHAnsi"/>
        </w:rPr>
      </w:pPr>
      <w:r>
        <w:rPr>
          <w:rFonts w:cstheme="minorHAnsi"/>
        </w:rPr>
        <w:t>Unique aspects of this paper:</w:t>
      </w:r>
    </w:p>
    <w:p w14:paraId="5E3D926D" w14:textId="09ECA6C8" w:rsidR="0053426D" w:rsidRDefault="00C71523" w:rsidP="00F539D7">
      <w:pPr>
        <w:spacing w:line="240" w:lineRule="auto"/>
        <w:jc w:val="both"/>
        <w:rPr>
          <w:rFonts w:cstheme="minorHAnsi"/>
        </w:rPr>
      </w:pPr>
      <w:r>
        <w:rPr>
          <w:rFonts w:cstheme="minorHAnsi"/>
        </w:rPr>
        <w:t xml:space="preserve">This study examined incidence of measles </w:t>
      </w:r>
      <w:r w:rsidR="00082DE4">
        <w:rPr>
          <w:rFonts w:cstheme="minorHAnsi"/>
        </w:rPr>
        <w:t xml:space="preserve">between January 2015 and June 2019 </w:t>
      </w:r>
      <w:r>
        <w:rPr>
          <w:rFonts w:cstheme="minorHAnsi"/>
        </w:rPr>
        <w:t>through an active surveillance system program that has bee running in non-state territories in northern Syria. We found that measles, which had been eliminated in Syria since 1999, has seen a resurgence</w:t>
      </w:r>
      <w:r w:rsidR="00C55AC4">
        <w:rPr>
          <w:rFonts w:cstheme="minorHAnsi"/>
        </w:rPr>
        <w:t>,</w:t>
      </w:r>
      <w:r>
        <w:rPr>
          <w:rFonts w:cstheme="minorHAnsi"/>
        </w:rPr>
        <w:t xml:space="preserve"> with an epidemic in 2017 and another in 2018.</w:t>
      </w:r>
      <w:r w:rsidR="008E74CD" w:rsidRPr="008E74CD">
        <w:rPr>
          <w:rFonts w:cstheme="minorHAnsi"/>
        </w:rPr>
        <w:t xml:space="preserve"> </w:t>
      </w:r>
      <w:commentRangeStart w:id="100"/>
      <w:r w:rsidR="008E74CD" w:rsidRPr="008A0AB3">
        <w:rPr>
          <w:rFonts w:cstheme="minorHAnsi"/>
        </w:rPr>
        <w:fldChar w:fldCharType="begin" w:fldLock="1"/>
      </w:r>
      <w:r w:rsidR="008E74CD" w:rsidRPr="008A0AB3">
        <w:rPr>
          <w:rFonts w:cstheme="minorHAnsi"/>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42&lt;/sup&gt;","plainTextFormattedCitation":"42","previouslyFormattedCitation":"&lt;sup&gt;42&lt;/sup&gt;"},"properties":{"noteIndex":0},"schema":"https://github.com/citation-style-language/schema/raw/master/csl-citation.json"}</w:instrText>
      </w:r>
      <w:r w:rsidR="008E74CD" w:rsidRPr="008A0AB3">
        <w:rPr>
          <w:rFonts w:cstheme="minorHAnsi"/>
        </w:rPr>
        <w:fldChar w:fldCharType="separate"/>
      </w:r>
      <w:r w:rsidR="008E74CD" w:rsidRPr="008A0AB3">
        <w:rPr>
          <w:rFonts w:cstheme="minorHAnsi"/>
          <w:noProof/>
          <w:vertAlign w:val="superscript"/>
        </w:rPr>
        <w:t>42</w:t>
      </w:r>
      <w:r w:rsidR="008E74CD" w:rsidRPr="008A0AB3">
        <w:rPr>
          <w:rFonts w:cstheme="minorHAnsi"/>
        </w:rPr>
        <w:fldChar w:fldCharType="end"/>
      </w:r>
      <w:r w:rsidR="008E74CD" w:rsidRPr="008A0AB3">
        <w:rPr>
          <w:rFonts w:cstheme="minorHAnsi"/>
        </w:rPr>
        <w:t xml:space="preserve"> </w:t>
      </w:r>
      <w:commentRangeEnd w:id="100"/>
      <w:r w:rsidR="008E74CD">
        <w:rPr>
          <w:rStyle w:val="CommentReference"/>
        </w:rPr>
        <w:commentReference w:id="100"/>
      </w:r>
    </w:p>
    <w:p w14:paraId="49D91979" w14:textId="2AD66173" w:rsidR="004702A0" w:rsidRDefault="006A0896"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The outbreaks follow a mostly biannual outbreak trend. </w:t>
      </w:r>
      <w:r w:rsidR="001C105D">
        <w:rPr>
          <w:rFonts w:asciiTheme="minorHAnsi" w:hAnsiTheme="minorHAnsi" w:cstheme="minorHAnsi"/>
          <w:sz w:val="22"/>
          <w:szCs w:val="22"/>
        </w:rPr>
        <w:t xml:space="preserve">In 2017, the epidemic began in late March, with a rapid escalation to peak incidence levels just two months later, and gradual resolution by late October. The 2018 </w:t>
      </w:r>
      <w:r w:rsidR="004702A0">
        <w:rPr>
          <w:rFonts w:asciiTheme="minorHAnsi" w:hAnsiTheme="minorHAnsi" w:cstheme="minorHAnsi"/>
          <w:sz w:val="22"/>
          <w:szCs w:val="22"/>
        </w:rPr>
        <w:t>epidemic</w:t>
      </w:r>
      <w:r w:rsidR="001C105D">
        <w:rPr>
          <w:rFonts w:asciiTheme="minorHAnsi" w:hAnsiTheme="minorHAnsi" w:cstheme="minorHAnsi"/>
          <w:sz w:val="22"/>
          <w:szCs w:val="22"/>
        </w:rPr>
        <w:t xml:space="preserve"> began much earlier, </w:t>
      </w:r>
      <w:r w:rsidR="00A027D1">
        <w:rPr>
          <w:rFonts w:asciiTheme="minorHAnsi" w:hAnsiTheme="minorHAnsi" w:cstheme="minorHAnsi"/>
          <w:sz w:val="22"/>
          <w:szCs w:val="22"/>
        </w:rPr>
        <w:t xml:space="preserve">as early as November of </w:t>
      </w:r>
      <w:r w:rsidR="001C105D">
        <w:rPr>
          <w:rFonts w:asciiTheme="minorHAnsi" w:hAnsiTheme="minorHAnsi" w:cstheme="minorHAnsi"/>
          <w:sz w:val="22"/>
          <w:szCs w:val="22"/>
        </w:rPr>
        <w:t xml:space="preserve">2017, </w:t>
      </w:r>
      <w:r w:rsidR="001C105D">
        <w:rPr>
          <w:rFonts w:asciiTheme="minorHAnsi" w:hAnsiTheme="minorHAnsi" w:cstheme="minorHAnsi"/>
          <w:sz w:val="22"/>
          <w:szCs w:val="22"/>
        </w:rPr>
        <w:lastRenderedPageBreak/>
        <w:t>and</w:t>
      </w:r>
      <w:r w:rsidR="00A027D1">
        <w:rPr>
          <w:rFonts w:asciiTheme="minorHAnsi" w:hAnsiTheme="minorHAnsi" w:cstheme="minorHAnsi"/>
          <w:sz w:val="22"/>
          <w:szCs w:val="22"/>
        </w:rPr>
        <w:t xml:space="preserve"> lasted </w:t>
      </w:r>
      <w:r w:rsidR="004702A0">
        <w:rPr>
          <w:rFonts w:asciiTheme="minorHAnsi" w:hAnsiTheme="minorHAnsi" w:cstheme="minorHAnsi"/>
          <w:sz w:val="22"/>
          <w:szCs w:val="22"/>
        </w:rPr>
        <w:t xml:space="preserve">nearly a year </w:t>
      </w:r>
      <w:r w:rsidR="00A027D1">
        <w:rPr>
          <w:rFonts w:asciiTheme="minorHAnsi" w:hAnsiTheme="minorHAnsi" w:cstheme="minorHAnsi"/>
          <w:sz w:val="22"/>
          <w:szCs w:val="22"/>
        </w:rPr>
        <w:t>until the beginning of October of 2018.</w:t>
      </w:r>
      <w:r w:rsidR="004702A0">
        <w:rPr>
          <w:rFonts w:asciiTheme="minorHAnsi" w:hAnsiTheme="minorHAnsi" w:cstheme="minorHAnsi"/>
          <w:sz w:val="22"/>
          <w:szCs w:val="22"/>
        </w:rPr>
        <w:t xml:space="preserve"> This second outbreak is likely a continuation of the first, largely affecting regions adjacent to those </w:t>
      </w:r>
      <w:r w:rsidR="009B4AED">
        <w:rPr>
          <w:rFonts w:asciiTheme="minorHAnsi" w:hAnsiTheme="minorHAnsi" w:cstheme="minorHAnsi"/>
          <w:sz w:val="22"/>
          <w:szCs w:val="22"/>
        </w:rPr>
        <w:t>targeted</w:t>
      </w:r>
      <w:r w:rsidR="004702A0">
        <w:rPr>
          <w:rFonts w:asciiTheme="minorHAnsi" w:hAnsiTheme="minorHAnsi" w:cstheme="minorHAnsi"/>
          <w:sz w:val="22"/>
          <w:szCs w:val="22"/>
        </w:rPr>
        <w:t xml:space="preserve"> by the first outbreak.</w:t>
      </w:r>
    </w:p>
    <w:p w14:paraId="19CE7E6F" w14:textId="109BB1FA" w:rsidR="00851157" w:rsidRDefault="00D92A08" w:rsidP="00851157">
      <w:pPr>
        <w:spacing w:line="240" w:lineRule="auto"/>
        <w:jc w:val="both"/>
        <w:rPr>
          <w:rFonts w:cstheme="minorHAnsi"/>
        </w:rPr>
      </w:pPr>
      <w:r w:rsidRPr="008A0AB3">
        <w:rPr>
          <w:rFonts w:cstheme="minorHAnsi"/>
        </w:rPr>
        <w:t>The measles outbreak in 2017 was</w:t>
      </w:r>
      <w:r w:rsidR="00DF463B" w:rsidRPr="008A0AB3">
        <w:rPr>
          <w:rFonts w:cstheme="minorHAnsi"/>
        </w:rPr>
        <w:t xml:space="preserve"> largely confined </w:t>
      </w:r>
      <w:r w:rsidR="007D6D4F" w:rsidRPr="008A0AB3">
        <w:rPr>
          <w:rFonts w:cstheme="minorHAnsi"/>
        </w:rPr>
        <w:t>three</w:t>
      </w:r>
      <w:r w:rsidR="00DF463B" w:rsidRPr="008A0AB3">
        <w:rPr>
          <w:rFonts w:cstheme="minorHAnsi"/>
        </w:rPr>
        <w:t xml:space="preserve"> districts: </w:t>
      </w:r>
      <w:r w:rsidR="00DF463B" w:rsidRPr="00A52E9D">
        <w:rPr>
          <w:rFonts w:cstheme="minorHAnsi"/>
          <w:i/>
          <w:iCs/>
        </w:rPr>
        <w:t>Abu Kamal</w:t>
      </w:r>
      <w:r w:rsidR="00DF463B" w:rsidRPr="008A0AB3">
        <w:rPr>
          <w:rFonts w:cstheme="minorHAnsi"/>
        </w:rPr>
        <w:t xml:space="preserve"> and </w:t>
      </w:r>
      <w:r w:rsidR="00DF463B" w:rsidRPr="00A52E9D">
        <w:rPr>
          <w:rFonts w:cstheme="minorHAnsi"/>
          <w:i/>
          <w:iCs/>
        </w:rPr>
        <w:t>Al-</w:t>
      </w:r>
      <w:proofErr w:type="spellStart"/>
      <w:r w:rsidR="00DF463B" w:rsidRPr="00A52E9D">
        <w:rPr>
          <w:rFonts w:cstheme="minorHAnsi"/>
          <w:i/>
          <w:iCs/>
        </w:rPr>
        <w:t>Mayadin</w:t>
      </w:r>
      <w:proofErr w:type="spellEnd"/>
      <w:r w:rsidR="00286444" w:rsidRPr="008A0AB3">
        <w:rPr>
          <w:rFonts w:cstheme="minorHAnsi"/>
        </w:rPr>
        <w:t xml:space="preserve">, two neighboring districts in the east of the </w:t>
      </w:r>
      <w:r w:rsidR="00790C7E" w:rsidRPr="008A0AB3">
        <w:rPr>
          <w:rFonts w:cstheme="minorHAnsi"/>
        </w:rPr>
        <w:t xml:space="preserve">country </w:t>
      </w:r>
      <w:r w:rsidR="00861DEB" w:rsidRPr="008A0AB3">
        <w:rPr>
          <w:rFonts w:cstheme="minorHAnsi"/>
        </w:rPr>
        <w:t>i</w:t>
      </w:r>
      <w:r w:rsidR="00790C7E" w:rsidRPr="008A0AB3">
        <w:rPr>
          <w:rFonts w:cstheme="minorHAnsi"/>
        </w:rPr>
        <w:t>n the</w:t>
      </w:r>
      <w:r w:rsidR="00790C7E" w:rsidRPr="00A52E9D">
        <w:rPr>
          <w:rFonts w:cstheme="minorHAnsi"/>
          <w:i/>
          <w:iCs/>
        </w:rPr>
        <w:t xml:space="preserve"> Deir-</w:t>
      </w:r>
      <w:proofErr w:type="spellStart"/>
      <w:r w:rsidR="00790C7E" w:rsidRPr="00A52E9D">
        <w:rPr>
          <w:rFonts w:cstheme="minorHAnsi"/>
          <w:i/>
          <w:iCs/>
        </w:rPr>
        <w:t>ez</w:t>
      </w:r>
      <w:proofErr w:type="spellEnd"/>
      <w:r w:rsidR="00790C7E" w:rsidRPr="00A52E9D">
        <w:rPr>
          <w:rFonts w:cstheme="minorHAnsi"/>
          <w:i/>
          <w:iCs/>
        </w:rPr>
        <w:t>-</w:t>
      </w:r>
      <w:proofErr w:type="spellStart"/>
      <w:r w:rsidR="00790C7E" w:rsidRPr="00A52E9D">
        <w:rPr>
          <w:rFonts w:cstheme="minorHAnsi"/>
          <w:i/>
          <w:iCs/>
        </w:rPr>
        <w:t>Zor</w:t>
      </w:r>
      <w:proofErr w:type="spellEnd"/>
      <w:r w:rsidR="00790C7E" w:rsidRPr="008A0AB3">
        <w:rPr>
          <w:rFonts w:cstheme="minorHAnsi"/>
        </w:rPr>
        <w:t xml:space="preserve"> Governorate</w:t>
      </w:r>
      <w:r w:rsidR="007D6D4F" w:rsidRPr="008A0AB3">
        <w:rPr>
          <w:rFonts w:cstheme="minorHAnsi"/>
        </w:rPr>
        <w:t>, and a relatively minor outbreak in</w:t>
      </w:r>
      <w:r w:rsidR="007D6D4F" w:rsidRPr="00A52E9D">
        <w:rPr>
          <w:rFonts w:cstheme="minorHAnsi"/>
          <w:i/>
          <w:iCs/>
        </w:rPr>
        <w:t xml:space="preserve"> </w:t>
      </w:r>
      <w:proofErr w:type="spellStart"/>
      <w:r w:rsidR="007D6D4F" w:rsidRPr="00A52E9D">
        <w:rPr>
          <w:rFonts w:cstheme="minorHAnsi"/>
          <w:i/>
          <w:iCs/>
        </w:rPr>
        <w:t>A’zaz</w:t>
      </w:r>
      <w:proofErr w:type="spellEnd"/>
      <w:r w:rsidR="007D6D4F" w:rsidRPr="008A0AB3">
        <w:rPr>
          <w:rFonts w:cstheme="minorHAnsi"/>
        </w:rPr>
        <w:t>, in the north of the Aleppo governorate</w:t>
      </w:r>
      <w:r w:rsidR="00286444" w:rsidRPr="008A0AB3">
        <w:rPr>
          <w:rFonts w:cstheme="minorHAnsi"/>
        </w:rPr>
        <w:t xml:space="preserve">. </w:t>
      </w:r>
      <w:r w:rsidR="00E501ED" w:rsidRPr="008A0AB3">
        <w:rPr>
          <w:rFonts w:cstheme="minorHAnsi"/>
        </w:rPr>
        <w:t xml:space="preserve">In </w:t>
      </w:r>
      <w:commentRangeStart w:id="101"/>
      <w:r w:rsidR="00E501ED" w:rsidRPr="008A0AB3">
        <w:rPr>
          <w:rFonts w:cstheme="minorHAnsi"/>
        </w:rPr>
        <w:t>2018</w:t>
      </w:r>
      <w:commentRangeEnd w:id="101"/>
      <w:r w:rsidR="009F08AA" w:rsidRPr="008A0AB3">
        <w:rPr>
          <w:rStyle w:val="CommentReference"/>
          <w:rFonts w:cstheme="minorHAnsi"/>
          <w:sz w:val="22"/>
          <w:szCs w:val="22"/>
        </w:rPr>
        <w:commentReference w:id="101"/>
      </w:r>
      <w:r w:rsidR="00E501ED" w:rsidRPr="008A0AB3">
        <w:rPr>
          <w:rFonts w:cstheme="minorHAnsi"/>
        </w:rPr>
        <w:t>, the outbreak</w:t>
      </w:r>
      <w:r w:rsidR="000204EF" w:rsidRPr="008A0AB3">
        <w:rPr>
          <w:rFonts w:cstheme="minorHAnsi"/>
        </w:rPr>
        <w:t xml:space="preserve"> spread farther west</w:t>
      </w:r>
      <w:r w:rsidR="00861DEB" w:rsidRPr="008A0AB3">
        <w:rPr>
          <w:rFonts w:cstheme="minorHAnsi"/>
        </w:rPr>
        <w:t xml:space="preserve">, </w:t>
      </w:r>
      <w:r w:rsidR="00034F05" w:rsidRPr="008A0AB3">
        <w:rPr>
          <w:rFonts w:cstheme="minorHAnsi"/>
        </w:rPr>
        <w:t xml:space="preserve">affecting the districts of </w:t>
      </w:r>
      <w:r w:rsidR="00034F05" w:rsidRPr="00A52E9D">
        <w:rPr>
          <w:rFonts w:cstheme="minorHAnsi"/>
          <w:i/>
          <w:iCs/>
        </w:rPr>
        <w:t>Al-</w:t>
      </w:r>
      <w:proofErr w:type="spellStart"/>
      <w:r w:rsidR="00034F05" w:rsidRPr="00A52E9D">
        <w:rPr>
          <w:rFonts w:cstheme="minorHAnsi"/>
          <w:i/>
          <w:iCs/>
        </w:rPr>
        <w:t>Mayadin</w:t>
      </w:r>
      <w:proofErr w:type="spellEnd"/>
      <w:r w:rsidR="00034F05" w:rsidRPr="008A0AB3">
        <w:rPr>
          <w:rFonts w:cstheme="minorHAnsi"/>
        </w:rPr>
        <w:t xml:space="preserve"> and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in the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governorate and </w:t>
      </w:r>
      <w:proofErr w:type="spellStart"/>
      <w:r w:rsidR="00034F05" w:rsidRPr="00A52E9D">
        <w:rPr>
          <w:rFonts w:cstheme="minorHAnsi"/>
          <w:i/>
          <w:iCs/>
        </w:rPr>
        <w:t>Ath-Thawrah</w:t>
      </w:r>
      <w:proofErr w:type="spellEnd"/>
      <w:r w:rsidR="00034F05" w:rsidRPr="008A0AB3">
        <w:rPr>
          <w:rFonts w:cstheme="minorHAnsi"/>
        </w:rPr>
        <w:t xml:space="preserve"> in the </w:t>
      </w:r>
      <w:r w:rsidR="00034F05" w:rsidRPr="00A52E9D">
        <w:rPr>
          <w:rFonts w:cstheme="minorHAnsi"/>
          <w:i/>
          <w:iCs/>
        </w:rPr>
        <w:t>Ar-Raqqa</w:t>
      </w:r>
      <w:r w:rsidR="00034F05" w:rsidRPr="008A0AB3">
        <w:rPr>
          <w:rFonts w:cstheme="minorHAnsi"/>
        </w:rPr>
        <w:t xml:space="preserve"> governorate</w:t>
      </w:r>
      <w:r w:rsidR="007D6D4F" w:rsidRPr="008A0AB3">
        <w:rPr>
          <w:rFonts w:cstheme="minorHAnsi"/>
        </w:rPr>
        <w:t xml:space="preserve">, with another minor outbreak in </w:t>
      </w:r>
      <w:r w:rsidR="007D6D4F" w:rsidRPr="00A52E9D">
        <w:rPr>
          <w:rFonts w:cstheme="minorHAnsi"/>
          <w:i/>
          <w:iCs/>
        </w:rPr>
        <w:t>Jarablus</w:t>
      </w:r>
      <w:r w:rsidR="007D6D4F" w:rsidRPr="008A0AB3">
        <w:rPr>
          <w:rFonts w:cstheme="minorHAnsi"/>
        </w:rPr>
        <w:t xml:space="preserve"> in the north of the Aleppo governorate</w:t>
      </w:r>
      <w:r w:rsidR="00034F05" w:rsidRPr="008A0AB3">
        <w:rPr>
          <w:rFonts w:cstheme="minorHAnsi"/>
        </w:rPr>
        <w:t>.</w:t>
      </w:r>
      <w:r w:rsidR="000204EF" w:rsidRPr="008A0AB3">
        <w:rPr>
          <w:rFonts w:cstheme="minorHAnsi"/>
        </w:rPr>
        <w:t xml:space="preserve"> </w:t>
      </w:r>
      <w:commentRangeStart w:id="102"/>
      <w:commentRangeEnd w:id="102"/>
      <w:r w:rsidR="00DA4594" w:rsidRPr="008A0AB3">
        <w:rPr>
          <w:rStyle w:val="CommentReference"/>
          <w:rFonts w:cstheme="minorHAnsi"/>
          <w:sz w:val="22"/>
          <w:szCs w:val="22"/>
        </w:rPr>
        <w:commentReference w:id="102"/>
      </w:r>
      <w:r w:rsidR="000C25FB" w:rsidRPr="008A0AB3">
        <w:rPr>
          <w:rFonts w:cstheme="minorHAnsi"/>
        </w:rPr>
        <w:t xml:space="preserve">Districts with high incidence of measles in 2017 experienced a </w:t>
      </w:r>
      <w:r w:rsidR="000C25FB">
        <w:rPr>
          <w:rFonts w:cstheme="minorHAnsi"/>
        </w:rPr>
        <w:t>decrease</w:t>
      </w:r>
      <w:r w:rsidR="000C25FB" w:rsidRPr="008A0AB3">
        <w:rPr>
          <w:rFonts w:cstheme="minorHAnsi"/>
        </w:rPr>
        <w:t xml:space="preserve"> in incidence the following year, </w:t>
      </w:r>
      <w:r w:rsidR="00FF3C0E">
        <w:rPr>
          <w:rFonts w:cstheme="minorHAnsi"/>
        </w:rPr>
        <w:t xml:space="preserve">and no outbreaks were reported in 2019, </w:t>
      </w:r>
      <w:r w:rsidR="000C25FB" w:rsidRPr="008A0AB3">
        <w:rPr>
          <w:rFonts w:cstheme="minorHAnsi"/>
        </w:rPr>
        <w:t>suggesting a reduction in the at-risk population due to acquired immunity</w:t>
      </w:r>
      <w:r w:rsidR="00FF3C0E">
        <w:rPr>
          <w:rFonts w:cstheme="minorHAnsi"/>
        </w:rPr>
        <w:t xml:space="preserve"> and/or vaccination efforts</w:t>
      </w:r>
      <w:r w:rsidR="000C25FB" w:rsidRPr="008A0AB3">
        <w:rPr>
          <w:rFonts w:cstheme="minorHAnsi"/>
        </w:rPr>
        <w:t>.</w:t>
      </w:r>
      <w:r w:rsidR="00851157">
        <w:rPr>
          <w:rFonts w:cstheme="minorHAnsi"/>
        </w:rPr>
        <w:t xml:space="preserve"> </w:t>
      </w:r>
    </w:p>
    <w:p w14:paraId="56783954" w14:textId="31BB6D7A" w:rsidR="00A60A26" w:rsidRDefault="00A60A26" w:rsidP="00A60A26">
      <w:pPr>
        <w:spacing w:line="240" w:lineRule="auto"/>
        <w:jc w:val="both"/>
        <w:rPr>
          <w:rFonts w:cstheme="minorHAnsi"/>
        </w:rPr>
      </w:pPr>
      <w:r w:rsidRPr="008A0AB3">
        <w:rPr>
          <w:rFonts w:cstheme="minorHAnsi"/>
        </w:rPr>
        <w:t>There is also the unexpected finding of higher incidence amongst females ≥5 years old than males ≥5 years old. It may be that this is not reflective of a true difference of incidence in the population, but rather a difference due to barriers to accessing care for males, such as increased security risks for men,</w:t>
      </w:r>
      <w:commentRangeStart w:id="103"/>
      <w:r w:rsidRPr="008A0AB3">
        <w:rPr>
          <w:rFonts w:cstheme="minorHAnsi"/>
        </w:rPr>
        <w:t xml:space="preserve"> since men reported being targeted more by police and military forces at check-points and chance encounters.</w:t>
      </w:r>
      <w:commentRangeEnd w:id="103"/>
      <w:r w:rsidRPr="008A0AB3">
        <w:rPr>
          <w:rStyle w:val="CommentReference"/>
          <w:rFonts w:cstheme="minorHAnsi"/>
          <w:sz w:val="22"/>
          <w:szCs w:val="22"/>
        </w:rPr>
        <w:commentReference w:id="103"/>
      </w:r>
      <w:r w:rsidRPr="008A0AB3">
        <w:rPr>
          <w:rFonts w:cstheme="minorHAnsi"/>
        </w:rPr>
        <w:t xml:space="preserve"> It may</w:t>
      </w:r>
      <w:r>
        <w:rPr>
          <w:rFonts w:cstheme="minorHAnsi"/>
        </w:rPr>
        <w:t xml:space="preserve"> also</w:t>
      </w:r>
      <w:r w:rsidRPr="008A0AB3">
        <w:rPr>
          <w:rFonts w:cstheme="minorHAnsi"/>
        </w:rPr>
        <w:t xml:space="preserve"> reflect a true difference in incidence, perhaps due to </w:t>
      </w:r>
      <w:r>
        <w:rPr>
          <w:rFonts w:cstheme="minorHAnsi"/>
        </w:rPr>
        <w:t>females</w:t>
      </w:r>
      <w:r w:rsidRPr="008A0AB3">
        <w:rPr>
          <w:rFonts w:cstheme="minorHAnsi"/>
        </w:rPr>
        <w:t xml:space="preserve"> being able to commute </w:t>
      </w:r>
      <w:r>
        <w:rPr>
          <w:rFonts w:cstheme="minorHAnsi"/>
        </w:rPr>
        <w:t xml:space="preserve">more safely than males </w:t>
      </w:r>
      <w:r w:rsidRPr="008A0AB3">
        <w:rPr>
          <w:rFonts w:cstheme="minorHAnsi"/>
        </w:rPr>
        <w:t xml:space="preserve">and thus have an increased number of contacts, or because </w:t>
      </w:r>
      <w:r>
        <w:rPr>
          <w:rFonts w:cstheme="minorHAnsi"/>
        </w:rPr>
        <w:t>males</w:t>
      </w:r>
      <w:r w:rsidRPr="008A0AB3">
        <w:rPr>
          <w:rFonts w:cstheme="minorHAnsi"/>
        </w:rPr>
        <w:t xml:space="preserve"> had greater access to vaccinations</w:t>
      </w:r>
      <w:r>
        <w:rPr>
          <w:rFonts w:cstheme="minorHAnsi"/>
        </w:rPr>
        <w:t xml:space="preserve">. </w:t>
      </w:r>
    </w:p>
    <w:p w14:paraId="7E63A653" w14:textId="25404BD3" w:rsidR="009B4AED" w:rsidRPr="008A0AB3" w:rsidRDefault="009B4AED" w:rsidP="00A60A26">
      <w:pPr>
        <w:spacing w:line="240" w:lineRule="auto"/>
        <w:jc w:val="both"/>
        <w:rPr>
          <w:rFonts w:cstheme="minorHAnsi"/>
        </w:rPr>
      </w:pPr>
      <w:r>
        <w:rPr>
          <w:rFonts w:cstheme="minorHAnsi"/>
        </w:rPr>
        <w:t>It is also interesting to note that 2017 was the first year in which the entire &lt;</w:t>
      </w:r>
      <w:proofErr w:type="gramStart"/>
      <w:r>
        <w:rPr>
          <w:rFonts w:cstheme="minorHAnsi"/>
        </w:rPr>
        <w:t>5 year-old</w:t>
      </w:r>
      <w:proofErr w:type="gramEnd"/>
      <w:r>
        <w:rPr>
          <w:rFonts w:cstheme="minorHAnsi"/>
        </w:rPr>
        <w:t xml:space="preserve"> population was born during the conflict. </w:t>
      </w:r>
      <w:r w:rsidR="003D05B8">
        <w:rPr>
          <w:rFonts w:cstheme="minorHAnsi"/>
        </w:rPr>
        <w:t>While it is unclear exactly</w:t>
      </w:r>
      <w:r w:rsidR="00356B79">
        <w:rPr>
          <w:rFonts w:cstheme="minorHAnsi"/>
        </w:rPr>
        <w:t xml:space="preserve"> how</w:t>
      </w:r>
      <w:r w:rsidR="003D05B8">
        <w:rPr>
          <w:rFonts w:cstheme="minorHAnsi"/>
        </w:rPr>
        <w:t xml:space="preserve"> this fact has influenced these two epidemics, it stands to reason that </w:t>
      </w:r>
      <w:r w:rsidR="00724013">
        <w:rPr>
          <w:rFonts w:cstheme="minorHAnsi"/>
        </w:rPr>
        <w:t>this</w:t>
      </w:r>
      <w:r w:rsidR="003D05B8">
        <w:rPr>
          <w:rFonts w:cstheme="minorHAnsi"/>
        </w:rPr>
        <w:t xml:space="preserve"> segment of the population was especially vulnerable to changes in access to routine vaccinations.</w:t>
      </w:r>
    </w:p>
    <w:p w14:paraId="389FA115" w14:textId="3C9F0C2E" w:rsidR="004B747E" w:rsidRPr="008A0AB3" w:rsidRDefault="00432780" w:rsidP="00572DF8">
      <w:pPr>
        <w:spacing w:line="240" w:lineRule="auto"/>
        <w:jc w:val="both"/>
        <w:rPr>
          <w:rFonts w:cstheme="minorHAnsi"/>
        </w:rPr>
      </w:pPr>
      <w:r w:rsidRPr="008A0AB3">
        <w:rPr>
          <w:rFonts w:cstheme="minorHAnsi"/>
          <w:noProof/>
        </w:rPr>
        <w:drawing>
          <wp:anchor distT="0" distB="0" distL="114300" distR="114300" simplePos="0" relativeHeight="251678720" behindDoc="0" locked="0" layoutInCell="1" allowOverlap="1" wp14:anchorId="5EF5F015" wp14:editId="7AB4FF13">
            <wp:simplePos x="0" y="0"/>
            <wp:positionH relativeFrom="column">
              <wp:posOffset>2835275</wp:posOffset>
            </wp:positionH>
            <wp:positionV relativeFrom="paragraph">
              <wp:posOffset>410845</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sidRPr="008A0AB3">
        <w:rPr>
          <w:rFonts w:cstheme="minorHAnsi"/>
        </w:rPr>
        <w:t xml:space="preserve">The populated regions of </w:t>
      </w:r>
      <w:r w:rsidR="009A25B0" w:rsidRPr="00A52E9D">
        <w:rPr>
          <w:rFonts w:cstheme="minorHAnsi"/>
          <w:i/>
          <w:iCs/>
        </w:rPr>
        <w:t>Ar-Raqqa</w:t>
      </w:r>
      <w:r w:rsidR="009A25B0" w:rsidRPr="008A0AB3">
        <w:rPr>
          <w:rFonts w:cstheme="minorHAnsi"/>
        </w:rPr>
        <w:t xml:space="preserve"> and </w:t>
      </w:r>
      <w:r w:rsidR="009A25B0" w:rsidRPr="00A52E9D">
        <w:rPr>
          <w:rFonts w:cstheme="minorHAnsi"/>
          <w:i/>
          <w:iCs/>
        </w:rPr>
        <w:t>Deir-</w:t>
      </w:r>
      <w:proofErr w:type="spellStart"/>
      <w:r w:rsidR="009A25B0" w:rsidRPr="00A52E9D">
        <w:rPr>
          <w:rFonts w:cstheme="minorHAnsi"/>
          <w:i/>
          <w:iCs/>
        </w:rPr>
        <w:t>ez</w:t>
      </w:r>
      <w:proofErr w:type="spellEnd"/>
      <w:r w:rsidR="009A25B0" w:rsidRPr="00A52E9D">
        <w:rPr>
          <w:rFonts w:cstheme="minorHAnsi"/>
          <w:i/>
          <w:iCs/>
        </w:rPr>
        <w:t>-</w:t>
      </w:r>
      <w:proofErr w:type="spellStart"/>
      <w:r w:rsidR="009A25B0" w:rsidRPr="00A52E9D">
        <w:rPr>
          <w:rFonts w:cstheme="minorHAnsi"/>
          <w:i/>
          <w:iCs/>
        </w:rPr>
        <w:t>Zor</w:t>
      </w:r>
      <w:proofErr w:type="spellEnd"/>
      <w:r w:rsidR="00511FC4" w:rsidRPr="008A0AB3">
        <w:rPr>
          <w:rFonts w:cstheme="minorHAnsi"/>
        </w:rPr>
        <w:t xml:space="preserve"> </w:t>
      </w:r>
      <w:r w:rsidR="001606D8" w:rsidRPr="008A0AB3">
        <w:rPr>
          <w:rFonts w:cstheme="minorHAnsi"/>
        </w:rPr>
        <w:t xml:space="preserve">fell to various opposition groups in the spring of 2013 and </w:t>
      </w:r>
      <w:r w:rsidR="00511FC4" w:rsidRPr="008A0AB3">
        <w:rPr>
          <w:rFonts w:cstheme="minorHAnsi"/>
        </w:rPr>
        <w:t>were primarily</w:t>
      </w:r>
      <w:r w:rsidR="009A25B0" w:rsidRPr="008A0AB3">
        <w:rPr>
          <w:rFonts w:cstheme="minorHAnsi"/>
        </w:rPr>
        <w:t xml:space="preserve"> under </w:t>
      </w:r>
      <w:r w:rsidR="00AB392C" w:rsidRPr="008A0AB3">
        <w:rPr>
          <w:rFonts w:cstheme="minorHAnsi"/>
          <w:i/>
          <w:iCs/>
        </w:rPr>
        <w:t>Daesh</w:t>
      </w:r>
      <w:r w:rsidR="009A25B0" w:rsidRPr="008A0AB3">
        <w:rPr>
          <w:rFonts w:cstheme="minorHAnsi"/>
        </w:rPr>
        <w:t xml:space="preserve"> control from </w:t>
      </w:r>
      <w:commentRangeStart w:id="104"/>
      <w:commentRangeStart w:id="105"/>
      <w:r w:rsidR="001606D8" w:rsidRPr="008A0AB3">
        <w:rPr>
          <w:rFonts w:cstheme="minorHAnsi"/>
        </w:rPr>
        <w:t xml:space="preserve">January </w:t>
      </w:r>
      <w:r w:rsidR="009A25B0" w:rsidRPr="008A0AB3">
        <w:rPr>
          <w:rFonts w:cstheme="minorHAnsi"/>
        </w:rPr>
        <w:t>20</w:t>
      </w:r>
      <w:r w:rsidR="00AB392C" w:rsidRPr="008A0AB3">
        <w:rPr>
          <w:rFonts w:cstheme="minorHAnsi"/>
        </w:rPr>
        <w:t>14</w:t>
      </w:r>
      <w:commentRangeEnd w:id="105"/>
      <w:r w:rsidR="00A11630">
        <w:rPr>
          <w:rStyle w:val="CommentReference"/>
        </w:rPr>
        <w:commentReference w:id="105"/>
      </w:r>
      <w:r w:rsidR="00B12B09" w:rsidRPr="008A0AB3">
        <w:rPr>
          <w:rFonts w:cstheme="minorHAnsi"/>
        </w:rPr>
        <w:t xml:space="preserve"> –</w:t>
      </w:r>
      <w:r w:rsidR="001606D8" w:rsidRPr="008A0AB3">
        <w:rPr>
          <w:rFonts w:cstheme="minorHAnsi"/>
        </w:rPr>
        <w:t xml:space="preserve"> August </w:t>
      </w:r>
      <w:r w:rsidR="009A25B0" w:rsidRPr="008A0AB3">
        <w:rPr>
          <w:rFonts w:cstheme="minorHAnsi"/>
        </w:rPr>
        <w:t>20</w:t>
      </w:r>
      <w:r w:rsidR="00AB392C" w:rsidRPr="008A0AB3">
        <w:rPr>
          <w:rFonts w:cstheme="minorHAnsi"/>
        </w:rPr>
        <w:t>17</w:t>
      </w:r>
      <w:commentRangeEnd w:id="104"/>
      <w:r w:rsidR="001606D8" w:rsidRPr="008A0AB3">
        <w:rPr>
          <w:rStyle w:val="CommentReference"/>
          <w:rFonts w:cstheme="minorHAnsi"/>
          <w:sz w:val="22"/>
          <w:szCs w:val="22"/>
        </w:rPr>
        <w:commentReference w:id="104"/>
      </w:r>
      <w:r w:rsidR="00AB392C" w:rsidRPr="008A0AB3">
        <w:rPr>
          <w:rFonts w:cstheme="minorHAnsi"/>
        </w:rPr>
        <w:t xml:space="preserve">. </w:t>
      </w:r>
      <w:r w:rsidR="009A25B0" w:rsidRPr="008A0AB3">
        <w:rPr>
          <w:rFonts w:cstheme="minorHAnsi"/>
        </w:rPr>
        <w:t xml:space="preserve">These areas were largely </w:t>
      </w:r>
      <w:r w:rsidR="004A0069" w:rsidRPr="008A0AB3">
        <w:rPr>
          <w:rFonts w:cstheme="minorHAnsi"/>
        </w:rPr>
        <w:t>inaccessible</w:t>
      </w:r>
      <w:r w:rsidR="009A25B0" w:rsidRPr="008A0AB3">
        <w:rPr>
          <w:rFonts w:cstheme="minorHAnsi"/>
        </w:rPr>
        <w:t xml:space="preserve"> to many aid organizations </w:t>
      </w:r>
      <w:r w:rsidR="00D94197" w:rsidRPr="008A0AB3">
        <w:rPr>
          <w:rFonts w:cstheme="minorHAnsi"/>
        </w:rPr>
        <w:t>and</w:t>
      </w:r>
      <w:r w:rsidR="00992D39" w:rsidRPr="008A0AB3">
        <w:rPr>
          <w:rFonts w:cstheme="minorHAnsi"/>
        </w:rPr>
        <w:t xml:space="preserve"> </w:t>
      </w:r>
      <w:r w:rsidR="004F64BE" w:rsidRPr="008A0AB3">
        <w:rPr>
          <w:rFonts w:cstheme="minorHAnsi"/>
        </w:rPr>
        <w:t>ACU’s laboratory</w:t>
      </w:r>
      <w:r w:rsidR="002501CD" w:rsidRPr="008A0AB3">
        <w:rPr>
          <w:rFonts w:cstheme="minorHAnsi"/>
        </w:rPr>
        <w:t xml:space="preserve"> </w:t>
      </w:r>
      <w:r w:rsidR="00D94197" w:rsidRPr="008A0AB3">
        <w:rPr>
          <w:rFonts w:cstheme="minorHAnsi"/>
        </w:rPr>
        <w:t>surveillance efforts</w:t>
      </w:r>
      <w:r w:rsidR="00992D39" w:rsidRPr="008A0AB3">
        <w:rPr>
          <w:rFonts w:cstheme="minorHAnsi"/>
        </w:rPr>
        <w:t xml:space="preserve"> were restricted</w:t>
      </w:r>
      <w:r w:rsidR="00D94197" w:rsidRPr="008A0AB3">
        <w:rPr>
          <w:rFonts w:cstheme="minorHAnsi"/>
        </w:rPr>
        <w:t xml:space="preserve">, </w:t>
      </w:r>
      <w:r w:rsidR="001606D8" w:rsidRPr="008A0AB3">
        <w:rPr>
          <w:rFonts w:cstheme="minorHAnsi"/>
        </w:rPr>
        <w:t xml:space="preserve">although Daesh did comply with the </w:t>
      </w:r>
      <w:commentRangeStart w:id="106"/>
      <w:r w:rsidR="001606D8" w:rsidRPr="008A0AB3">
        <w:rPr>
          <w:rFonts w:cstheme="minorHAnsi"/>
        </w:rPr>
        <w:t>ACU’s polio campaigns in the areas</w:t>
      </w:r>
      <w:commentRangeEnd w:id="106"/>
      <w:r w:rsidR="00852B20" w:rsidRPr="008A0AB3">
        <w:rPr>
          <w:rFonts w:cstheme="minorHAnsi"/>
        </w:rPr>
        <w:t xml:space="preserve"> and infectious disease reports were still able to make it through, albeit discretely.</w:t>
      </w:r>
      <w:r w:rsidR="00F27CD7" w:rsidRPr="008A0AB3">
        <w:rPr>
          <w:rStyle w:val="CommentReference"/>
          <w:rFonts w:cstheme="minorHAnsi"/>
          <w:sz w:val="22"/>
          <w:szCs w:val="22"/>
        </w:rPr>
        <w:commentReference w:id="106"/>
      </w:r>
      <w:r w:rsidR="00F830B5" w:rsidRPr="008A0AB3">
        <w:rPr>
          <w:rFonts w:cstheme="minorHAnsi"/>
        </w:rPr>
        <w:t xml:space="preserve">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shares a border with Iraq, and was a gateway for many fighters to enter Syria during the early stages of the conflict. The 2013 polio outbreak occurred in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suggesting that routine vaccination and </w:t>
      </w:r>
      <w:r w:rsidR="004A5DF8" w:rsidRPr="008A0AB3">
        <w:rPr>
          <w:rFonts w:cstheme="minorHAnsi"/>
        </w:rPr>
        <w:t>adequate</w:t>
      </w:r>
      <w:r w:rsidR="00F830B5" w:rsidRPr="008A0AB3">
        <w:rPr>
          <w:rFonts w:cstheme="minorHAnsi"/>
        </w:rPr>
        <w:t xml:space="preserve"> sanitation had fallen even before then.</w:t>
      </w:r>
      <w:r w:rsidR="004A5DF8" w:rsidRPr="008A0AB3">
        <w:rPr>
          <w:rFonts w:cstheme="minorHAnsi"/>
        </w:rPr>
        <w:t xml:space="preserve"> </w:t>
      </w:r>
    </w:p>
    <w:p w14:paraId="208AA7D7" w14:textId="01170743" w:rsidR="004963BD" w:rsidRPr="008A0AB3" w:rsidRDefault="004963BD" w:rsidP="00572DF8">
      <w:pPr>
        <w:spacing w:line="240" w:lineRule="auto"/>
        <w:jc w:val="both"/>
        <w:rPr>
          <w:rFonts w:cstheme="minorHAnsi"/>
        </w:rPr>
      </w:pPr>
      <w:r w:rsidRPr="008A0AB3">
        <w:rPr>
          <w:rFonts w:cstheme="minorHAnsi"/>
        </w:rPr>
        <w:t xml:space="preserve">ACU’s EWARN has proven itself to be a robust surveillance system and is often the only source for infectious disease data from </w:t>
      </w:r>
      <w:r w:rsidR="00694802">
        <w:rPr>
          <w:rFonts w:cstheme="minorHAnsi"/>
        </w:rPr>
        <w:t>non-state</w:t>
      </w:r>
      <w:r w:rsidRPr="008A0AB3">
        <w:rPr>
          <w:rFonts w:cstheme="minorHAnsi"/>
        </w:rPr>
        <w:t xml:space="preserve"> territories.</w:t>
      </w:r>
      <w:r w:rsidRPr="008A0AB3">
        <w:rPr>
          <w:rFonts w:cstheme="minorHAnsi"/>
        </w:rPr>
        <w:fldChar w:fldCharType="begin" w:fldLock="1"/>
      </w:r>
      <w:r w:rsidR="00A40734" w:rsidRPr="008A0AB3">
        <w:rPr>
          <w:rFonts w:cstheme="minorHAnsi"/>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44</w:t>
      </w:r>
      <w:r w:rsidRPr="008A0AB3">
        <w:rPr>
          <w:rFonts w:cstheme="minorHAnsi"/>
        </w:rPr>
        <w:fldChar w:fldCharType="end"/>
      </w:r>
      <w:r w:rsidRPr="008A0AB3">
        <w:rPr>
          <w:rFonts w:cstheme="minorHAnsi"/>
        </w:rPr>
        <w:t xml:space="preserve"> The data they have collected and distributed have helped </w:t>
      </w:r>
      <w:r w:rsidR="00694802">
        <w:rPr>
          <w:rFonts w:cstheme="minorHAnsi"/>
        </w:rPr>
        <w:t>guide</w:t>
      </w:r>
      <w:r w:rsidRPr="008A0AB3">
        <w:rPr>
          <w:rFonts w:cstheme="minorHAnsi"/>
        </w:rPr>
        <w:t xml:space="preserve"> clinical practice within Syria, inform</w:t>
      </w:r>
      <w:r w:rsidR="00694802">
        <w:rPr>
          <w:rFonts w:cstheme="minorHAnsi"/>
        </w:rPr>
        <w:t xml:space="preserve"> </w:t>
      </w:r>
      <w:r w:rsidRPr="008A0AB3">
        <w:rPr>
          <w:rFonts w:cstheme="minorHAnsi"/>
        </w:rPr>
        <w:t>vaccination and other intervention efforts of many NGOs, improve triaging of limited resources, facilitat</w:t>
      </w:r>
      <w:r w:rsidR="00694802">
        <w:rPr>
          <w:rFonts w:cstheme="minorHAnsi"/>
        </w:rPr>
        <w:t>e</w:t>
      </w:r>
      <w:r w:rsidRPr="008A0AB3">
        <w:rPr>
          <w:rFonts w:cstheme="minorHAnsi"/>
        </w:rPr>
        <w:t xml:space="preserve"> the mobilization of support from donor organizations, and provide access to precious information to the international community in a timely fashion. Paradoxically, information on the spread of certain infectious diseases within the EWARN coverage regions may be more accessible now than ever before. </w:t>
      </w:r>
    </w:p>
    <w:p w14:paraId="3603BBF3" w14:textId="6C0C0E6B" w:rsidR="00B61675" w:rsidRPr="008A0AB3" w:rsidRDefault="004963BD" w:rsidP="00B61675">
      <w:pPr>
        <w:spacing w:line="240" w:lineRule="auto"/>
        <w:jc w:val="both"/>
        <w:rPr>
          <w:rFonts w:cstheme="minorHAnsi"/>
        </w:rPr>
      </w:pPr>
      <w:r w:rsidRPr="008A0AB3">
        <w:rPr>
          <w:rFonts w:cstheme="minorHAnsi"/>
        </w:rPr>
        <w:lastRenderedPageBreak/>
        <w:t xml:space="preserve">The system has remained stable despite the conflict, able to detect </w:t>
      </w:r>
      <w:r w:rsidR="00694802">
        <w:rPr>
          <w:rFonts w:cstheme="minorHAnsi"/>
        </w:rPr>
        <w:t xml:space="preserve">both the </w:t>
      </w:r>
      <w:r w:rsidRPr="008A0AB3">
        <w:rPr>
          <w:rFonts w:cstheme="minorHAnsi"/>
        </w:rPr>
        <w:t xml:space="preserve">large annual surges of suspected typhoid fever cases in the fall and </w:t>
      </w:r>
      <w:r w:rsidR="00694802">
        <w:rPr>
          <w:rFonts w:cstheme="minorHAnsi"/>
        </w:rPr>
        <w:t xml:space="preserve">minute </w:t>
      </w:r>
      <w:r w:rsidRPr="008A0AB3">
        <w:rPr>
          <w:rFonts w:cstheme="minorHAnsi"/>
        </w:rPr>
        <w:t xml:space="preserve">deviations from </w:t>
      </w:r>
      <w:r w:rsidR="00694802">
        <w:rPr>
          <w:rFonts w:cstheme="minorHAnsi"/>
        </w:rPr>
        <w:t xml:space="preserve">the </w:t>
      </w:r>
      <w:r w:rsidRPr="008A0AB3">
        <w:rPr>
          <w:rFonts w:cstheme="minorHAnsi"/>
        </w:rPr>
        <w:t>baseline incidence of acute flaccid paralysis</w:t>
      </w:r>
      <w:r w:rsidR="00694802">
        <w:rPr>
          <w:rFonts w:cstheme="minorHAnsi"/>
        </w:rPr>
        <w:t xml:space="preserve"> to </w:t>
      </w:r>
      <w:r w:rsidRPr="008A0AB3">
        <w:rPr>
          <w:rFonts w:cstheme="minorHAnsi"/>
        </w:rPr>
        <w:t xml:space="preserve">trigger investigations for polio. By reporting the timeliness and completeness of each district’s reports and utilizing a zero-reporting protocol, </w:t>
      </w:r>
      <w:commentRangeStart w:id="107"/>
      <w:r w:rsidRPr="008A0AB3">
        <w:rPr>
          <w:rFonts w:cstheme="minorHAnsi"/>
        </w:rPr>
        <w:t>gaps in surveillance</w:t>
      </w:r>
      <w:commentRangeEnd w:id="107"/>
      <w:r w:rsidRPr="008A0AB3">
        <w:rPr>
          <w:rStyle w:val="CommentReference"/>
          <w:rFonts w:cstheme="minorHAnsi"/>
          <w:sz w:val="22"/>
          <w:szCs w:val="22"/>
        </w:rPr>
        <w:commentReference w:id="107"/>
      </w:r>
      <w:r w:rsidRPr="008A0AB3">
        <w:rPr>
          <w:rFonts w:cstheme="minorHAnsi"/>
        </w:rPr>
        <w:t xml:space="preserve"> data can be easily identified, and unreported information can be distinguished from the true absence of cases.</w:t>
      </w:r>
    </w:p>
    <w:p w14:paraId="20160356" w14:textId="39695523" w:rsidR="002E4ADA" w:rsidRPr="008A0AB3" w:rsidRDefault="002E4ADA" w:rsidP="00572DF8">
      <w:pPr>
        <w:spacing w:line="240" w:lineRule="auto"/>
        <w:jc w:val="both"/>
        <w:rPr>
          <w:rFonts w:cstheme="minorHAnsi"/>
        </w:rPr>
      </w:pPr>
      <w:bookmarkStart w:id="108" w:name="Limitations"/>
      <w:r w:rsidRPr="008A0AB3">
        <w:rPr>
          <w:rFonts w:cstheme="minorHAnsi"/>
        </w:rPr>
        <w:t>Limitations</w:t>
      </w:r>
    </w:p>
    <w:bookmarkEnd w:id="108"/>
    <w:p w14:paraId="4208F2F4" w14:textId="77777777" w:rsidR="00044CD7" w:rsidRDefault="008127EC" w:rsidP="00572DF8">
      <w:pPr>
        <w:spacing w:line="240" w:lineRule="auto"/>
        <w:jc w:val="both"/>
        <w:rPr>
          <w:rFonts w:cstheme="minorHAnsi"/>
        </w:rPr>
      </w:pPr>
      <w:r w:rsidRPr="008A0AB3">
        <w:rPr>
          <w:rFonts w:cstheme="minorHAnsi"/>
        </w:rPr>
        <w:t xml:space="preserve">There are </w:t>
      </w:r>
      <w:r w:rsidR="00F61654">
        <w:rPr>
          <w:rFonts w:cstheme="minorHAnsi"/>
        </w:rPr>
        <w:t>several important</w:t>
      </w:r>
      <w:r w:rsidRPr="008A0AB3">
        <w:rPr>
          <w:rFonts w:cstheme="minorHAnsi"/>
        </w:rPr>
        <w:t xml:space="preserve"> limitations to consider for this study, given the context of conflict in which the data was collected. </w:t>
      </w:r>
    </w:p>
    <w:p w14:paraId="4A118E95" w14:textId="5C68D53F" w:rsidR="00044CD7" w:rsidRDefault="00044CD7" w:rsidP="00572DF8">
      <w:pPr>
        <w:spacing w:line="240" w:lineRule="auto"/>
        <w:jc w:val="both"/>
        <w:rPr>
          <w:rFonts w:cstheme="minorHAnsi"/>
        </w:rPr>
      </w:pPr>
      <w:r>
        <w:rPr>
          <w:rFonts w:cstheme="minorHAnsi"/>
        </w:rPr>
        <w:t xml:space="preserve">First, we face methodological constraints. </w:t>
      </w:r>
      <w:r w:rsidR="008529EF" w:rsidRPr="008A0AB3">
        <w:rPr>
          <w:rFonts w:cstheme="minorHAnsi"/>
        </w:rPr>
        <w:t xml:space="preserve">This study uses ecological </w:t>
      </w:r>
      <w:proofErr w:type="gramStart"/>
      <w:r w:rsidR="008529EF" w:rsidRPr="008A0AB3">
        <w:rPr>
          <w:rFonts w:cstheme="minorHAnsi"/>
        </w:rPr>
        <w:t>data, and</w:t>
      </w:r>
      <w:proofErr w:type="gramEnd"/>
      <w:r w:rsidR="008529EF" w:rsidRPr="008A0AB3">
        <w:rPr>
          <w:rFonts w:cstheme="minorHAnsi"/>
        </w:rPr>
        <w:t xml:space="preserve"> can only make associations at the population level. </w:t>
      </w:r>
      <w:r w:rsidRPr="008A0AB3">
        <w:rPr>
          <w:rFonts w:cstheme="minorHAnsi"/>
        </w:rPr>
        <w:t xml:space="preserve">Population estimates </w:t>
      </w:r>
      <w:r>
        <w:rPr>
          <w:rFonts w:cstheme="minorHAnsi"/>
        </w:rPr>
        <w:t xml:space="preserve">in non-state territories </w:t>
      </w:r>
      <w:r w:rsidRPr="008A0AB3">
        <w:rPr>
          <w:rFonts w:cstheme="minorHAnsi"/>
        </w:rPr>
        <w:t>were difficult to accurately assess</w:t>
      </w:r>
      <w:r>
        <w:rPr>
          <w:rFonts w:cstheme="minorHAnsi"/>
        </w:rPr>
        <w:t>, so we utilized</w:t>
      </w:r>
      <w:r w:rsidRPr="008A0AB3">
        <w:rPr>
          <w:rFonts w:cstheme="minorHAnsi"/>
        </w:rPr>
        <w:t xml:space="preserve"> UNOCHA </w:t>
      </w:r>
      <w:r>
        <w:rPr>
          <w:rFonts w:cstheme="minorHAnsi"/>
        </w:rPr>
        <w:t>data. However, UNOCHA used</w:t>
      </w:r>
      <w:commentRangeStart w:id="109"/>
      <w:r>
        <w:rPr>
          <w:rFonts w:cstheme="minorHAnsi"/>
        </w:rPr>
        <w:t xml:space="preserve"> </w:t>
      </w:r>
      <w:r w:rsidRPr="008A0AB3">
        <w:rPr>
          <w:rFonts w:cstheme="minorHAnsi"/>
        </w:rPr>
        <w:t>different methods</w:t>
      </w:r>
      <w:commentRangeEnd w:id="109"/>
      <w:r>
        <w:rPr>
          <w:rStyle w:val="CommentReference"/>
        </w:rPr>
        <w:commentReference w:id="109"/>
      </w:r>
      <w:r w:rsidRPr="008A0AB3">
        <w:rPr>
          <w:rFonts w:cstheme="minorHAnsi"/>
        </w:rPr>
        <w:t xml:space="preserve"> between 2015-2016 than between 2017-2019 population estimates</w:t>
      </w:r>
      <w:r>
        <w:rPr>
          <w:rFonts w:cstheme="minorHAnsi"/>
        </w:rPr>
        <w:t xml:space="preserve">; population was measured at the district level between 2015-2016 and at the subdistrict level between 2017-2019, </w:t>
      </w:r>
      <w:r w:rsidRPr="008A0AB3">
        <w:rPr>
          <w:rFonts w:cstheme="minorHAnsi"/>
        </w:rPr>
        <w:t>and it is unclear how this may have influenced population estimates.</w:t>
      </w:r>
    </w:p>
    <w:p w14:paraId="6D1C40DF" w14:textId="77777777" w:rsidR="00044CD7" w:rsidRDefault="00044CD7" w:rsidP="00572DF8">
      <w:pPr>
        <w:spacing w:line="240" w:lineRule="auto"/>
        <w:jc w:val="both"/>
        <w:rPr>
          <w:rFonts w:cstheme="minorHAnsi"/>
        </w:rPr>
      </w:pPr>
      <w:r>
        <w:rPr>
          <w:rFonts w:cstheme="minorHAnsi"/>
        </w:rPr>
        <w:t xml:space="preserve">We also faced practical limitations. </w:t>
      </w:r>
      <w:r w:rsidR="00482CE2" w:rsidRPr="008A0AB3">
        <w:rPr>
          <w:rFonts w:cstheme="minorHAnsi"/>
        </w:rPr>
        <w:t xml:space="preserve">We did not have access to data on weekly incidence rates for measles in </w:t>
      </w:r>
      <w:commentRangeStart w:id="110"/>
      <w:r w:rsidR="00482CE2" w:rsidRPr="008A0AB3">
        <w:rPr>
          <w:rFonts w:cstheme="minorHAnsi"/>
        </w:rPr>
        <w:t>Syria prior to the conflict</w:t>
      </w:r>
      <w:commentRangeEnd w:id="110"/>
      <w:r w:rsidR="00D97208" w:rsidRPr="008A0AB3">
        <w:rPr>
          <w:rStyle w:val="CommentReference"/>
          <w:rFonts w:cstheme="minorHAnsi"/>
          <w:sz w:val="22"/>
          <w:szCs w:val="22"/>
        </w:rPr>
        <w:commentReference w:id="110"/>
      </w:r>
      <w:r w:rsidR="00482CE2" w:rsidRPr="008A0AB3">
        <w:rPr>
          <w:rFonts w:cstheme="minorHAnsi"/>
        </w:rPr>
        <w:t xml:space="preserve"> or between the start of the conflict</w:t>
      </w:r>
      <w:r w:rsidR="00C65D12" w:rsidRPr="008A0AB3">
        <w:rPr>
          <w:rFonts w:cstheme="minorHAnsi"/>
        </w:rPr>
        <w:t xml:space="preserve"> in March 2011</w:t>
      </w:r>
      <w:r w:rsidR="00482CE2" w:rsidRPr="008A0AB3">
        <w:rPr>
          <w:rFonts w:cstheme="minorHAnsi"/>
        </w:rPr>
        <w:t xml:space="preserve"> and</w:t>
      </w:r>
      <w:r w:rsidR="00C65D12" w:rsidRPr="008A0AB3">
        <w:rPr>
          <w:rFonts w:cstheme="minorHAnsi"/>
        </w:rPr>
        <w:t xml:space="preserve"> when ACU began publishing their data in</w:t>
      </w:r>
      <w:r w:rsidR="00482CE2" w:rsidRPr="008A0AB3">
        <w:rPr>
          <w:rFonts w:cstheme="minorHAnsi"/>
        </w:rPr>
        <w:t xml:space="preserve"> </w:t>
      </w:r>
      <w:r w:rsidR="00117FE8" w:rsidRPr="008A0AB3">
        <w:rPr>
          <w:rFonts w:cstheme="minorHAnsi"/>
        </w:rPr>
        <w:t>January 2015</w:t>
      </w:r>
      <w:r w:rsidR="00482CE2" w:rsidRPr="008A0AB3">
        <w:rPr>
          <w:rFonts w:cstheme="minorHAnsi"/>
        </w:rPr>
        <w:t>.</w:t>
      </w:r>
      <w:r w:rsidR="00707B1E" w:rsidRPr="008A0AB3">
        <w:rPr>
          <w:rFonts w:cstheme="minorHAnsi"/>
        </w:rPr>
        <w:t xml:space="preserve"> Population in Syria has been dynamic throughout the course of the war, especially in areas most affected by health. This not only further complicates accurate population estimates to match with weekly disease reports, but it also raises </w:t>
      </w:r>
      <w:r w:rsidR="00854A36" w:rsidRPr="008A0AB3">
        <w:rPr>
          <w:rFonts w:cstheme="minorHAnsi"/>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sidRPr="008A0AB3">
        <w:rPr>
          <w:rFonts w:cstheme="minorHAnsi"/>
        </w:rPr>
        <w:t>have to</w:t>
      </w:r>
      <w:proofErr w:type="gramEnd"/>
      <w:r w:rsidR="00854A36" w:rsidRPr="008A0AB3">
        <w:rPr>
          <w:rFonts w:cstheme="minorHAnsi"/>
        </w:rPr>
        <w:t xml:space="preserve"> travel to District B to seek care, we will see a change in incidence in District B even though this is because of access to care in District A.</w:t>
      </w:r>
      <w:r w:rsidR="005260E5" w:rsidRPr="008A0AB3">
        <w:rPr>
          <w:rFonts w:cstheme="minorHAnsi"/>
        </w:rPr>
        <w:t xml:space="preserve"> </w:t>
      </w:r>
    </w:p>
    <w:p w14:paraId="5C156EC9" w14:textId="7D3ECBC5" w:rsidR="002D5244" w:rsidRPr="008A0AB3" w:rsidRDefault="005260E5" w:rsidP="00572DF8">
      <w:pPr>
        <w:spacing w:line="240" w:lineRule="auto"/>
        <w:jc w:val="both"/>
        <w:rPr>
          <w:rFonts w:cstheme="minorHAnsi"/>
        </w:rPr>
      </w:pPr>
      <w:r w:rsidRPr="008A0AB3">
        <w:rPr>
          <w:rFonts w:cstheme="minorHAnsi"/>
        </w:rPr>
        <w:t xml:space="preserve">Thus, </w:t>
      </w:r>
      <w:r w:rsidR="00252661" w:rsidRPr="008A0AB3">
        <w:rPr>
          <w:rFonts w:cstheme="minorHAnsi"/>
        </w:rPr>
        <w:t xml:space="preserve">while </w:t>
      </w:r>
      <w:r w:rsidRPr="008A0AB3">
        <w:rPr>
          <w:rFonts w:cstheme="minorHAnsi"/>
        </w:rPr>
        <w:t xml:space="preserve">this study </w:t>
      </w:r>
      <w:r w:rsidR="008529EF" w:rsidRPr="008A0AB3">
        <w:rPr>
          <w:rFonts w:cstheme="minorHAnsi"/>
        </w:rPr>
        <w:t xml:space="preserve">is not able to make causal </w:t>
      </w:r>
      <w:r w:rsidR="00252661" w:rsidRPr="008A0AB3">
        <w:rPr>
          <w:rFonts w:cstheme="minorHAnsi"/>
        </w:rPr>
        <w:t xml:space="preserve">inferences </w:t>
      </w:r>
      <w:r w:rsidRPr="008A0AB3">
        <w:rPr>
          <w:rFonts w:cstheme="minorHAnsi"/>
        </w:rPr>
        <w:t xml:space="preserve">about the </w:t>
      </w:r>
      <w:r w:rsidR="00252661" w:rsidRPr="008A0AB3">
        <w:rPr>
          <w:rFonts w:cstheme="minorHAnsi"/>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8A0AB3">
        <w:rPr>
          <w:rFonts w:cstheme="minorHAnsi"/>
        </w:rPr>
        <w:t>response, advocacy, and</w:t>
      </w:r>
      <w:r w:rsidR="00725912" w:rsidRPr="008A0AB3">
        <w:rPr>
          <w:rFonts w:cstheme="minorHAnsi"/>
        </w:rPr>
        <w:t xml:space="preserve"> </w:t>
      </w:r>
      <w:r w:rsidR="00B912B4" w:rsidRPr="008A0AB3">
        <w:rPr>
          <w:rFonts w:cstheme="minorHAnsi"/>
        </w:rPr>
        <w:t>research purposes.</w:t>
      </w:r>
    </w:p>
    <w:p w14:paraId="1B68DA47" w14:textId="31F642E9" w:rsidR="004963BD" w:rsidRPr="008A0AB3" w:rsidRDefault="004963BD" w:rsidP="00572DF8">
      <w:pPr>
        <w:spacing w:line="240" w:lineRule="auto"/>
        <w:jc w:val="both"/>
        <w:rPr>
          <w:rFonts w:cstheme="minorHAnsi"/>
        </w:rPr>
      </w:pPr>
      <w:bookmarkStart w:id="111" w:name="Conclusion"/>
      <w:r w:rsidRPr="008A0AB3">
        <w:rPr>
          <w:rFonts w:cstheme="minorHAnsi"/>
        </w:rPr>
        <w:t>Conclusion</w:t>
      </w:r>
    </w:p>
    <w:bookmarkEnd w:id="111"/>
    <w:p w14:paraId="0402BC43" w14:textId="48640792" w:rsidR="00BF2F4B" w:rsidRPr="008A0AB3" w:rsidRDefault="00AA26CE" w:rsidP="00572DF8">
      <w:pPr>
        <w:spacing w:line="240" w:lineRule="auto"/>
        <w:jc w:val="both"/>
        <w:rPr>
          <w:rFonts w:cstheme="minorHAnsi"/>
        </w:rPr>
      </w:pPr>
      <w:r>
        <w:rPr>
          <w:rFonts w:cstheme="minorHAnsi"/>
        </w:rPr>
        <w:t xml:space="preserve">The conflict in Syria has reduced routine healthcare services in non-state territories, leading to two major outbreaks of measles in 2017 and 2018. </w:t>
      </w:r>
      <w:r w:rsidR="00CC6352" w:rsidRPr="008A0AB3">
        <w:rPr>
          <w:rFonts w:cstheme="minorHAnsi"/>
        </w:rPr>
        <w:t>Although we cannot deduce which policies or actors were directly responsible for the two measles outbreaks, we can surmise that the regions affected the outbreaks were heavily</w:t>
      </w:r>
      <w:r w:rsidR="00973F94" w:rsidRPr="008A0AB3">
        <w:rPr>
          <w:rFonts w:cstheme="minorHAnsi"/>
        </w:rPr>
        <w:t xml:space="preserve"> targeted</w:t>
      </w:r>
      <w:r w:rsidR="00CC6352" w:rsidRPr="008A0AB3">
        <w:rPr>
          <w:rFonts w:cstheme="minorHAnsi"/>
        </w:rPr>
        <w:t xml:space="preserve"> in the conflict, they were limited in their access to aid organizations or government services, and that these factors </w:t>
      </w:r>
      <w:r w:rsidR="00973F94" w:rsidRPr="008A0AB3">
        <w:rPr>
          <w:rFonts w:cstheme="minorHAnsi"/>
        </w:rPr>
        <w:t xml:space="preserve">may have contributed </w:t>
      </w:r>
      <w:r w:rsidR="00CC6352" w:rsidRPr="008A0AB3">
        <w:rPr>
          <w:rFonts w:cstheme="minorHAnsi"/>
        </w:rPr>
        <w:t xml:space="preserve">to decreased vaccination rates and thus increased vulnerability to </w:t>
      </w:r>
      <w:r w:rsidR="007A52C3" w:rsidRPr="008A0AB3">
        <w:rPr>
          <w:rFonts w:cstheme="minorHAnsi"/>
        </w:rPr>
        <w:t xml:space="preserve">a </w:t>
      </w:r>
      <w:r w:rsidR="00CC6352" w:rsidRPr="008A0AB3">
        <w:rPr>
          <w:rFonts w:cstheme="minorHAnsi"/>
        </w:rPr>
        <w:t>measles</w:t>
      </w:r>
      <w:r w:rsidR="007A52C3" w:rsidRPr="008A0AB3">
        <w:rPr>
          <w:rFonts w:cstheme="minorHAnsi"/>
        </w:rPr>
        <w:t xml:space="preserve"> epidemic.</w:t>
      </w:r>
      <w:r w:rsidR="007972E5" w:rsidRPr="008A0AB3">
        <w:rPr>
          <w:rFonts w:cstheme="minorHAnsi"/>
        </w:rPr>
        <w:t xml:space="preserve"> </w:t>
      </w:r>
      <w:r>
        <w:rPr>
          <w:rFonts w:cstheme="minorHAnsi"/>
        </w:rPr>
        <w:t xml:space="preserve">This study also highlights the efforts of dedicated healthcare professionals to rigorously document the spread of infectious diseases </w:t>
      </w:r>
      <w:proofErr w:type="gramStart"/>
      <w:r>
        <w:rPr>
          <w:rFonts w:cstheme="minorHAnsi"/>
        </w:rPr>
        <w:t>in the midst of</w:t>
      </w:r>
      <w:proofErr w:type="gramEnd"/>
      <w:r>
        <w:rPr>
          <w:rFonts w:cstheme="minorHAnsi"/>
        </w:rPr>
        <w:t xml:space="preserve"> conflict, and how powerful this kind of data is</w:t>
      </w:r>
      <w:r w:rsidR="00DB605C">
        <w:rPr>
          <w:rFonts w:cstheme="minorHAnsi"/>
        </w:rPr>
        <w:t>,</w:t>
      </w:r>
      <w:r>
        <w:rPr>
          <w:rFonts w:cstheme="minorHAnsi"/>
        </w:rPr>
        <w:t xml:space="preserve"> not only for rapid response and advocacy, but for research as well. </w:t>
      </w:r>
      <w:r w:rsidR="001A2385">
        <w:rPr>
          <w:rFonts w:cstheme="minorHAnsi"/>
        </w:rPr>
        <w:t xml:space="preserve">Vaccines and other routine healthcare services are a human right, whatever the circumstance, and </w:t>
      </w:r>
      <w:r w:rsidR="0028523F">
        <w:rPr>
          <w:rFonts w:cstheme="minorHAnsi"/>
        </w:rPr>
        <w:t xml:space="preserve">efforts to document lapses in such services and the consequences of these lapses are an important step in preserving that right. </w:t>
      </w:r>
      <w:r w:rsidR="007972E5" w:rsidRPr="008A0AB3">
        <w:rPr>
          <w:rFonts w:cstheme="minorHAnsi"/>
        </w:rPr>
        <w:t>Further studies relating the severity of the conflict</w:t>
      </w:r>
      <w:r w:rsidR="00AB722B">
        <w:rPr>
          <w:rFonts w:cstheme="minorHAnsi"/>
        </w:rPr>
        <w:t>, intra-conflict policies and tactics,</w:t>
      </w:r>
      <w:r w:rsidR="007972E5" w:rsidRPr="008A0AB3">
        <w:rPr>
          <w:rFonts w:cstheme="minorHAnsi"/>
        </w:rPr>
        <w:t xml:space="preserve"> or attacks on healthcare facilities should be conducted to </w:t>
      </w:r>
      <w:r w:rsidR="00866925" w:rsidRPr="008A0AB3">
        <w:rPr>
          <w:rFonts w:cstheme="minorHAnsi"/>
        </w:rPr>
        <w:t xml:space="preserve">better </w:t>
      </w:r>
      <w:r w:rsidR="005A1D13">
        <w:rPr>
          <w:rFonts w:cstheme="minorHAnsi"/>
        </w:rPr>
        <w:t>understand</w:t>
      </w:r>
      <w:r w:rsidR="00866925" w:rsidRPr="008A0AB3">
        <w:rPr>
          <w:rFonts w:cstheme="minorHAnsi"/>
        </w:rPr>
        <w:t xml:space="preserve"> their </w:t>
      </w:r>
      <w:r w:rsidR="00B81AC9">
        <w:rPr>
          <w:rFonts w:cstheme="minorHAnsi"/>
        </w:rPr>
        <w:t xml:space="preserve">impact on </w:t>
      </w:r>
      <w:r w:rsidR="00866925" w:rsidRPr="008A0AB3">
        <w:rPr>
          <w:rFonts w:cstheme="minorHAnsi"/>
        </w:rPr>
        <w:t>vaccine preventable diseases.</w:t>
      </w:r>
    </w:p>
    <w:p w14:paraId="508CF0C0" w14:textId="5976DE41" w:rsidR="0038352B" w:rsidRPr="008A0AB3" w:rsidRDefault="0038352B" w:rsidP="00572DF8">
      <w:pPr>
        <w:spacing w:line="240" w:lineRule="auto"/>
        <w:jc w:val="both"/>
        <w:rPr>
          <w:rFonts w:cstheme="minorHAnsi"/>
        </w:rPr>
      </w:pPr>
      <w:bookmarkStart w:id="112" w:name="_GoBack"/>
      <w:bookmarkEnd w:id="112"/>
      <w:r w:rsidRPr="008A0AB3">
        <w:rPr>
          <w:rFonts w:cstheme="minorHAnsi"/>
        </w:rPr>
        <w:lastRenderedPageBreak/>
        <w:t>Conflict of Interest</w:t>
      </w:r>
    </w:p>
    <w:p w14:paraId="40393D4E" w14:textId="0420C98E" w:rsidR="0038352B" w:rsidRPr="008A0AB3" w:rsidRDefault="0038352B" w:rsidP="00572DF8">
      <w:pPr>
        <w:spacing w:line="240" w:lineRule="auto"/>
        <w:ind w:firstLine="720"/>
        <w:jc w:val="both"/>
        <w:rPr>
          <w:rFonts w:cstheme="minorHAnsi"/>
        </w:rPr>
      </w:pPr>
      <w:r w:rsidRPr="008A0AB3">
        <w:rPr>
          <w:rFonts w:cstheme="minorHAnsi"/>
        </w:rPr>
        <w:t>No conflicts of interests to declare.</w:t>
      </w:r>
      <w:r w:rsidR="00F25533">
        <w:rPr>
          <w:rFonts w:cstheme="minorHAnsi"/>
        </w:rPr>
        <w:t xml:space="preserve"> This study was funded by the </w:t>
      </w:r>
      <w:r w:rsidR="002F5B3A">
        <w:rPr>
          <w:rFonts w:cstheme="minorHAnsi"/>
        </w:rPr>
        <w:t xml:space="preserve">University of </w:t>
      </w:r>
      <w:r w:rsidR="00F25533">
        <w:rPr>
          <w:rFonts w:cstheme="minorHAnsi"/>
        </w:rPr>
        <w:t>C</w:t>
      </w:r>
      <w:r w:rsidR="002F5B3A">
        <w:rPr>
          <w:rFonts w:cstheme="minorHAnsi"/>
        </w:rPr>
        <w:t>alifornia,</w:t>
      </w:r>
      <w:r w:rsidR="00F25533">
        <w:rPr>
          <w:rFonts w:cstheme="minorHAnsi"/>
        </w:rPr>
        <w:t xml:space="preserve"> Berkeley Human Rights Center and the UCB-UCSF Joint Medical Program.</w:t>
      </w:r>
    </w:p>
    <w:p w14:paraId="01C73539" w14:textId="1190F6DC" w:rsidR="00C9659A" w:rsidRPr="008A0AB3" w:rsidRDefault="00D90BE8" w:rsidP="00572DF8">
      <w:pPr>
        <w:spacing w:line="240" w:lineRule="auto"/>
        <w:jc w:val="both"/>
        <w:rPr>
          <w:rFonts w:cstheme="minorHAnsi"/>
        </w:rPr>
      </w:pPr>
      <w:r>
        <w:rPr>
          <w:rFonts w:cstheme="minorHAnsi"/>
        </w:rPr>
        <w:t>---------------------------------------</w:t>
      </w:r>
    </w:p>
    <w:p w14:paraId="6D4E6626" w14:textId="0CAA8865" w:rsidR="00851CE5" w:rsidRDefault="00851CE5" w:rsidP="00572DF8">
      <w:pPr>
        <w:spacing w:line="240" w:lineRule="auto"/>
        <w:jc w:val="both"/>
        <w:rPr>
          <w:rFonts w:cstheme="minorHAnsi"/>
        </w:rPr>
      </w:pPr>
      <w:r w:rsidRPr="008A0AB3">
        <w:rPr>
          <w:rFonts w:cstheme="minorHAnsi"/>
        </w:rPr>
        <w:t>Appendix</w:t>
      </w:r>
    </w:p>
    <w:p w14:paraId="64C4817F" w14:textId="77777777" w:rsidR="006A6ED9" w:rsidRDefault="006A6ED9" w:rsidP="00572DF8">
      <w:pPr>
        <w:spacing w:line="240" w:lineRule="auto"/>
        <w:jc w:val="both"/>
        <w:rPr>
          <w:rFonts w:cstheme="minorHAnsi"/>
        </w:rPr>
      </w:pPr>
    </w:p>
    <w:p w14:paraId="053F545A" w14:textId="61A8BF33" w:rsidR="00D90BE8" w:rsidRPr="008A0AB3" w:rsidRDefault="006A6ED9" w:rsidP="00572DF8">
      <w:pPr>
        <w:spacing w:line="240" w:lineRule="auto"/>
        <w:jc w:val="both"/>
        <w:rPr>
          <w:rFonts w:cstheme="minorHAnsi"/>
        </w:rPr>
      </w:pPr>
      <w:r w:rsidRPr="008A0AB3">
        <w:rPr>
          <w:rFonts w:cstheme="minorHAnsi"/>
          <w:noProof/>
        </w:rPr>
        <w:drawing>
          <wp:anchor distT="0" distB="0" distL="114300" distR="114300" simplePos="0" relativeHeight="251683840" behindDoc="0" locked="0" layoutInCell="1" allowOverlap="1" wp14:anchorId="21BBEE1B" wp14:editId="0037A145">
            <wp:simplePos x="0" y="0"/>
            <wp:positionH relativeFrom="column">
              <wp:posOffset>3462035</wp:posOffset>
            </wp:positionH>
            <wp:positionV relativeFrom="paragraph">
              <wp:posOffset>274526</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r w:rsidR="00D90BE8" w:rsidRPr="008A0AB3">
        <w:rPr>
          <w:rFonts w:cstheme="minorHAnsi"/>
          <w:noProof/>
        </w:rPr>
        <w:drawing>
          <wp:anchor distT="0" distB="0" distL="114300" distR="114300" simplePos="0" relativeHeight="251681792" behindDoc="0" locked="0" layoutInCell="1" allowOverlap="1" wp14:anchorId="0D077320" wp14:editId="71D83829">
            <wp:simplePos x="0" y="0"/>
            <wp:positionH relativeFrom="column">
              <wp:posOffset>0</wp:posOffset>
            </wp:positionH>
            <wp:positionV relativeFrom="paragraph">
              <wp:posOffset>274320</wp:posOffset>
            </wp:positionV>
            <wp:extent cx="3138170" cy="1936750"/>
            <wp:effectExtent l="0" t="0" r="508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8170" cy="19367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A0AB3"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A0AB3" w:rsidRDefault="00851CE5" w:rsidP="00572DF8">
            <w:pPr>
              <w:rPr>
                <w:rFonts w:eastAsia="Times New Roman" w:cstheme="minorHAnsi"/>
                <w:color w:val="FFE599" w:themeColor="accent4" w:themeTint="66"/>
              </w:rPr>
            </w:pPr>
            <w:r w:rsidRPr="008A0AB3">
              <w:rPr>
                <w:rFonts w:eastAsia="Times New Roman" w:cstheme="minorHAnsi"/>
                <w:color w:val="FFE599" w:themeColor="accent4" w:themeTint="66"/>
              </w:rPr>
              <w:t>Cases of Measles</w:t>
            </w:r>
          </w:p>
        </w:tc>
        <w:tc>
          <w:tcPr>
            <w:tcW w:w="2055" w:type="dxa"/>
            <w:noWrap/>
            <w:hideMark/>
          </w:tcPr>
          <w:p w14:paraId="2E0FCE4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Male</w:t>
            </w:r>
          </w:p>
        </w:tc>
        <w:tc>
          <w:tcPr>
            <w:tcW w:w="1156" w:type="dxa"/>
            <w:noWrap/>
            <w:hideMark/>
          </w:tcPr>
          <w:p w14:paraId="2F6985FC"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Female</w:t>
            </w:r>
          </w:p>
        </w:tc>
        <w:tc>
          <w:tcPr>
            <w:tcW w:w="979" w:type="dxa"/>
            <w:noWrap/>
            <w:hideMark/>
          </w:tcPr>
          <w:p w14:paraId="7E45E89D"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Male</w:t>
            </w:r>
          </w:p>
        </w:tc>
        <w:tc>
          <w:tcPr>
            <w:tcW w:w="1156" w:type="dxa"/>
            <w:noWrap/>
            <w:hideMark/>
          </w:tcPr>
          <w:p w14:paraId="5AF9C798"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Female</w:t>
            </w:r>
          </w:p>
        </w:tc>
        <w:tc>
          <w:tcPr>
            <w:tcW w:w="1245" w:type="dxa"/>
            <w:shd w:val="clear" w:color="auto" w:fill="FFF2CC" w:themeFill="accent4" w:themeFillTint="33"/>
            <w:noWrap/>
            <w:hideMark/>
          </w:tcPr>
          <w:p w14:paraId="3B6AF61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Total Cases</w:t>
            </w:r>
          </w:p>
        </w:tc>
      </w:tr>
      <w:tr w:rsidR="00851CE5" w:rsidRPr="008A0AB3"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Aleppo Total:</w:t>
            </w:r>
          </w:p>
        </w:tc>
        <w:tc>
          <w:tcPr>
            <w:tcW w:w="2055" w:type="dxa"/>
            <w:shd w:val="clear" w:color="auto" w:fill="D0CECE" w:themeFill="background2" w:themeFillShade="E6"/>
            <w:noWrap/>
            <w:hideMark/>
          </w:tcPr>
          <w:p w14:paraId="05FE8B1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1663</w:t>
            </w:r>
          </w:p>
        </w:tc>
        <w:tc>
          <w:tcPr>
            <w:tcW w:w="1156" w:type="dxa"/>
            <w:shd w:val="clear" w:color="auto" w:fill="D0CECE" w:themeFill="background2" w:themeFillShade="E6"/>
            <w:noWrap/>
            <w:hideMark/>
          </w:tcPr>
          <w:p w14:paraId="1129CB6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1512</w:t>
            </w:r>
          </w:p>
        </w:tc>
        <w:tc>
          <w:tcPr>
            <w:tcW w:w="979" w:type="dxa"/>
            <w:shd w:val="clear" w:color="auto" w:fill="D0CECE" w:themeFill="background2" w:themeFillShade="E6"/>
            <w:noWrap/>
            <w:hideMark/>
          </w:tcPr>
          <w:p w14:paraId="0B6C885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1232</w:t>
            </w:r>
          </w:p>
        </w:tc>
        <w:tc>
          <w:tcPr>
            <w:tcW w:w="1156" w:type="dxa"/>
            <w:shd w:val="clear" w:color="auto" w:fill="D0CECE" w:themeFill="background2" w:themeFillShade="E6"/>
            <w:noWrap/>
            <w:hideMark/>
          </w:tcPr>
          <w:p w14:paraId="5DB7DA6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1045</w:t>
            </w:r>
          </w:p>
        </w:tc>
        <w:tc>
          <w:tcPr>
            <w:tcW w:w="1245" w:type="dxa"/>
            <w:shd w:val="clear" w:color="auto" w:fill="D0CECE" w:themeFill="background2" w:themeFillShade="E6"/>
            <w:noWrap/>
            <w:hideMark/>
          </w:tcPr>
          <w:p w14:paraId="7142AF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5452</w:t>
            </w:r>
          </w:p>
        </w:tc>
      </w:tr>
      <w:tr w:rsidR="00851CE5" w:rsidRPr="008A0AB3"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Afrin</w:t>
            </w:r>
          </w:p>
        </w:tc>
        <w:tc>
          <w:tcPr>
            <w:tcW w:w="2055" w:type="dxa"/>
            <w:noWrap/>
            <w:hideMark/>
          </w:tcPr>
          <w:p w14:paraId="205BD0A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w:t>
            </w:r>
          </w:p>
        </w:tc>
        <w:tc>
          <w:tcPr>
            <w:tcW w:w="1156" w:type="dxa"/>
            <w:noWrap/>
            <w:hideMark/>
          </w:tcPr>
          <w:p w14:paraId="7D6198E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979" w:type="dxa"/>
            <w:noWrap/>
            <w:hideMark/>
          </w:tcPr>
          <w:p w14:paraId="24347D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127</w:t>
            </w:r>
          </w:p>
        </w:tc>
        <w:tc>
          <w:tcPr>
            <w:tcW w:w="1156" w:type="dxa"/>
            <w:noWrap/>
            <w:hideMark/>
          </w:tcPr>
          <w:p w14:paraId="0CB7349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245" w:type="dxa"/>
            <w:shd w:val="clear" w:color="auto" w:fill="FFF2CC" w:themeFill="accent4" w:themeFillTint="33"/>
            <w:noWrap/>
            <w:hideMark/>
          </w:tcPr>
          <w:p w14:paraId="6B68200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296</w:t>
            </w:r>
          </w:p>
        </w:tc>
      </w:tr>
      <w:tr w:rsidR="00851CE5" w:rsidRPr="008A0AB3"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Ain Al Arab</w:t>
            </w:r>
          </w:p>
        </w:tc>
        <w:tc>
          <w:tcPr>
            <w:tcW w:w="2055" w:type="dxa"/>
            <w:noWrap/>
            <w:hideMark/>
          </w:tcPr>
          <w:p w14:paraId="5B1F969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156" w:type="dxa"/>
            <w:noWrap/>
            <w:hideMark/>
          </w:tcPr>
          <w:p w14:paraId="65E0A99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979" w:type="dxa"/>
            <w:noWrap/>
            <w:hideMark/>
          </w:tcPr>
          <w:p w14:paraId="76D61EE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1156" w:type="dxa"/>
            <w:noWrap/>
            <w:hideMark/>
          </w:tcPr>
          <w:p w14:paraId="0F6C6E1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245" w:type="dxa"/>
            <w:shd w:val="clear" w:color="auto" w:fill="FFF2CC" w:themeFill="accent4" w:themeFillTint="33"/>
            <w:noWrap/>
            <w:hideMark/>
          </w:tcPr>
          <w:p w14:paraId="4DC8510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r>
      <w:tr w:rsidR="00851CE5" w:rsidRPr="008A0AB3"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 Bab</w:t>
            </w:r>
          </w:p>
        </w:tc>
        <w:tc>
          <w:tcPr>
            <w:tcW w:w="2055" w:type="dxa"/>
            <w:noWrap/>
            <w:hideMark/>
          </w:tcPr>
          <w:p w14:paraId="43099E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161</w:t>
            </w:r>
          </w:p>
        </w:tc>
        <w:tc>
          <w:tcPr>
            <w:tcW w:w="1156" w:type="dxa"/>
            <w:noWrap/>
            <w:hideMark/>
          </w:tcPr>
          <w:p w14:paraId="631B0A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979" w:type="dxa"/>
            <w:noWrap/>
            <w:hideMark/>
          </w:tcPr>
          <w:p w14:paraId="1F71B4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187</w:t>
            </w:r>
          </w:p>
        </w:tc>
        <w:tc>
          <w:tcPr>
            <w:tcW w:w="1156" w:type="dxa"/>
            <w:noWrap/>
            <w:hideMark/>
          </w:tcPr>
          <w:p w14:paraId="6830BDB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150</w:t>
            </w:r>
          </w:p>
        </w:tc>
        <w:tc>
          <w:tcPr>
            <w:tcW w:w="1245" w:type="dxa"/>
            <w:shd w:val="clear" w:color="auto" w:fill="FFF2CC" w:themeFill="accent4" w:themeFillTint="33"/>
            <w:noWrap/>
            <w:hideMark/>
          </w:tcPr>
          <w:p w14:paraId="30EAC84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667</w:t>
            </w:r>
          </w:p>
        </w:tc>
      </w:tr>
      <w:tr w:rsidR="00851CE5" w:rsidRPr="008A0AB3"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A'zaz</w:t>
            </w:r>
            <w:proofErr w:type="spellEnd"/>
          </w:p>
        </w:tc>
        <w:tc>
          <w:tcPr>
            <w:tcW w:w="2055" w:type="dxa"/>
            <w:noWrap/>
            <w:hideMark/>
          </w:tcPr>
          <w:p w14:paraId="3802BE9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607</w:t>
            </w:r>
          </w:p>
        </w:tc>
        <w:tc>
          <w:tcPr>
            <w:tcW w:w="1156" w:type="dxa"/>
            <w:noWrap/>
            <w:hideMark/>
          </w:tcPr>
          <w:p w14:paraId="5C555F7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527</w:t>
            </w:r>
          </w:p>
        </w:tc>
        <w:tc>
          <w:tcPr>
            <w:tcW w:w="979" w:type="dxa"/>
            <w:noWrap/>
            <w:hideMark/>
          </w:tcPr>
          <w:p w14:paraId="523C718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325</w:t>
            </w:r>
          </w:p>
        </w:tc>
        <w:tc>
          <w:tcPr>
            <w:tcW w:w="1156" w:type="dxa"/>
            <w:noWrap/>
            <w:hideMark/>
          </w:tcPr>
          <w:p w14:paraId="73DC60A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245" w:type="dxa"/>
            <w:shd w:val="clear" w:color="auto" w:fill="FFF2CC" w:themeFill="accent4" w:themeFillTint="33"/>
            <w:noWrap/>
            <w:hideMark/>
          </w:tcPr>
          <w:p w14:paraId="6875806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1783</w:t>
            </w:r>
          </w:p>
        </w:tc>
      </w:tr>
      <w:tr w:rsidR="00851CE5" w:rsidRPr="008A0AB3"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Jarablus</w:t>
            </w:r>
          </w:p>
        </w:tc>
        <w:tc>
          <w:tcPr>
            <w:tcW w:w="2055" w:type="dxa"/>
            <w:noWrap/>
            <w:hideMark/>
          </w:tcPr>
          <w:p w14:paraId="586EE59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146</w:t>
            </w:r>
          </w:p>
        </w:tc>
        <w:tc>
          <w:tcPr>
            <w:tcW w:w="1156" w:type="dxa"/>
            <w:noWrap/>
            <w:hideMark/>
          </w:tcPr>
          <w:p w14:paraId="316A0E9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147</w:t>
            </w:r>
          </w:p>
        </w:tc>
        <w:tc>
          <w:tcPr>
            <w:tcW w:w="979" w:type="dxa"/>
            <w:noWrap/>
            <w:hideMark/>
          </w:tcPr>
          <w:p w14:paraId="4CBDCC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89</w:t>
            </w:r>
          </w:p>
        </w:tc>
        <w:tc>
          <w:tcPr>
            <w:tcW w:w="1156" w:type="dxa"/>
            <w:noWrap/>
            <w:hideMark/>
          </w:tcPr>
          <w:p w14:paraId="285C60E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109</w:t>
            </w:r>
          </w:p>
        </w:tc>
        <w:tc>
          <w:tcPr>
            <w:tcW w:w="1245" w:type="dxa"/>
            <w:shd w:val="clear" w:color="auto" w:fill="FFF2CC" w:themeFill="accent4" w:themeFillTint="33"/>
            <w:noWrap/>
            <w:hideMark/>
          </w:tcPr>
          <w:p w14:paraId="7AFEACD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491</w:t>
            </w:r>
          </w:p>
        </w:tc>
      </w:tr>
      <w:tr w:rsidR="00851CE5" w:rsidRPr="008A0AB3"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Jebel </w:t>
            </w:r>
            <w:proofErr w:type="spellStart"/>
            <w:r w:rsidRPr="008A0AB3">
              <w:rPr>
                <w:rFonts w:eastAsia="Times New Roman" w:cstheme="minorHAnsi"/>
                <w:color w:val="000000"/>
              </w:rPr>
              <w:t>Saman</w:t>
            </w:r>
            <w:proofErr w:type="spellEnd"/>
          </w:p>
        </w:tc>
        <w:tc>
          <w:tcPr>
            <w:tcW w:w="2055" w:type="dxa"/>
            <w:noWrap/>
            <w:hideMark/>
          </w:tcPr>
          <w:p w14:paraId="0144287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255</w:t>
            </w:r>
          </w:p>
        </w:tc>
        <w:tc>
          <w:tcPr>
            <w:tcW w:w="1156" w:type="dxa"/>
            <w:noWrap/>
            <w:hideMark/>
          </w:tcPr>
          <w:p w14:paraId="2ED1890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w:t>
            </w:r>
          </w:p>
        </w:tc>
        <w:tc>
          <w:tcPr>
            <w:tcW w:w="979" w:type="dxa"/>
            <w:noWrap/>
            <w:hideMark/>
          </w:tcPr>
          <w:p w14:paraId="378331B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1156" w:type="dxa"/>
            <w:noWrap/>
            <w:hideMark/>
          </w:tcPr>
          <w:p w14:paraId="3F17A3E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134</w:t>
            </w:r>
          </w:p>
        </w:tc>
        <w:tc>
          <w:tcPr>
            <w:tcW w:w="1245" w:type="dxa"/>
            <w:shd w:val="clear" w:color="auto" w:fill="FFF2CC" w:themeFill="accent4" w:themeFillTint="33"/>
            <w:noWrap/>
            <w:hideMark/>
          </w:tcPr>
          <w:p w14:paraId="08F758F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775</w:t>
            </w:r>
          </w:p>
        </w:tc>
      </w:tr>
      <w:tr w:rsidR="00851CE5" w:rsidRPr="008A0AB3"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Menbij</w:t>
            </w:r>
            <w:proofErr w:type="spellEnd"/>
          </w:p>
        </w:tc>
        <w:tc>
          <w:tcPr>
            <w:tcW w:w="2055" w:type="dxa"/>
            <w:noWrap/>
            <w:hideMark/>
          </w:tcPr>
          <w:p w14:paraId="651E7D3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443</w:t>
            </w:r>
          </w:p>
        </w:tc>
        <w:tc>
          <w:tcPr>
            <w:tcW w:w="1156" w:type="dxa"/>
            <w:noWrap/>
            <w:hideMark/>
          </w:tcPr>
          <w:p w14:paraId="5DB6C3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383</w:t>
            </w:r>
          </w:p>
        </w:tc>
        <w:tc>
          <w:tcPr>
            <w:tcW w:w="979" w:type="dxa"/>
            <w:noWrap/>
            <w:hideMark/>
          </w:tcPr>
          <w:p w14:paraId="4779F6B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317</w:t>
            </w:r>
          </w:p>
        </w:tc>
        <w:tc>
          <w:tcPr>
            <w:tcW w:w="1156" w:type="dxa"/>
            <w:noWrap/>
            <w:hideMark/>
          </w:tcPr>
          <w:p w14:paraId="2CFB485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223</w:t>
            </w:r>
          </w:p>
        </w:tc>
        <w:tc>
          <w:tcPr>
            <w:tcW w:w="1245" w:type="dxa"/>
            <w:shd w:val="clear" w:color="auto" w:fill="FFF2CC" w:themeFill="accent4" w:themeFillTint="33"/>
            <w:noWrap/>
            <w:hideMark/>
          </w:tcPr>
          <w:p w14:paraId="3F12F4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1366</w:t>
            </w:r>
          </w:p>
        </w:tc>
      </w:tr>
      <w:tr w:rsidR="00851CE5" w:rsidRPr="008A0AB3"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41A3066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195</w:t>
            </w:r>
          </w:p>
        </w:tc>
        <w:tc>
          <w:tcPr>
            <w:tcW w:w="1156" w:type="dxa"/>
            <w:shd w:val="clear" w:color="auto" w:fill="D0CECE" w:themeFill="background2" w:themeFillShade="E6"/>
            <w:noWrap/>
            <w:hideMark/>
          </w:tcPr>
          <w:p w14:paraId="2638671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w:t>
            </w:r>
          </w:p>
        </w:tc>
        <w:tc>
          <w:tcPr>
            <w:tcW w:w="979" w:type="dxa"/>
            <w:shd w:val="clear" w:color="auto" w:fill="D0CECE" w:themeFill="background2" w:themeFillShade="E6"/>
            <w:noWrap/>
            <w:hideMark/>
          </w:tcPr>
          <w:p w14:paraId="5CD8DD5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128</w:t>
            </w:r>
          </w:p>
        </w:tc>
        <w:tc>
          <w:tcPr>
            <w:tcW w:w="1156" w:type="dxa"/>
            <w:shd w:val="clear" w:color="auto" w:fill="D0CECE" w:themeFill="background2" w:themeFillShade="E6"/>
            <w:noWrap/>
            <w:hideMark/>
          </w:tcPr>
          <w:p w14:paraId="06B10F1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103</w:t>
            </w:r>
          </w:p>
        </w:tc>
        <w:tc>
          <w:tcPr>
            <w:tcW w:w="1245" w:type="dxa"/>
            <w:shd w:val="clear" w:color="auto" w:fill="D0CECE" w:themeFill="background2" w:themeFillShade="E6"/>
            <w:noWrap/>
            <w:hideMark/>
          </w:tcPr>
          <w:p w14:paraId="519D3B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w:t>
            </w:r>
          </w:p>
        </w:tc>
      </w:tr>
      <w:tr w:rsidR="00851CE5" w:rsidRPr="008A0AB3"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p>
        </w:tc>
        <w:tc>
          <w:tcPr>
            <w:tcW w:w="2055" w:type="dxa"/>
            <w:noWrap/>
            <w:hideMark/>
          </w:tcPr>
          <w:p w14:paraId="41DB58F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156" w:type="dxa"/>
            <w:noWrap/>
            <w:hideMark/>
          </w:tcPr>
          <w:p w14:paraId="16F16A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979" w:type="dxa"/>
            <w:noWrap/>
            <w:hideMark/>
          </w:tcPr>
          <w:p w14:paraId="4690929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3355552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6BB04A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w:t>
            </w:r>
          </w:p>
        </w:tc>
      </w:tr>
      <w:tr w:rsidR="00851CE5" w:rsidRPr="008A0AB3"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Malikeyyeh</w:t>
            </w:r>
            <w:proofErr w:type="spellEnd"/>
          </w:p>
        </w:tc>
        <w:tc>
          <w:tcPr>
            <w:tcW w:w="2055" w:type="dxa"/>
            <w:noWrap/>
            <w:hideMark/>
          </w:tcPr>
          <w:p w14:paraId="30DF967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w:t>
            </w:r>
          </w:p>
        </w:tc>
        <w:tc>
          <w:tcPr>
            <w:tcW w:w="1156" w:type="dxa"/>
            <w:noWrap/>
            <w:hideMark/>
          </w:tcPr>
          <w:p w14:paraId="0C9B05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w:t>
            </w:r>
          </w:p>
        </w:tc>
        <w:tc>
          <w:tcPr>
            <w:tcW w:w="979" w:type="dxa"/>
            <w:noWrap/>
            <w:hideMark/>
          </w:tcPr>
          <w:p w14:paraId="3230DB4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1156" w:type="dxa"/>
            <w:noWrap/>
            <w:hideMark/>
          </w:tcPr>
          <w:p w14:paraId="1758D9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27</w:t>
            </w:r>
          </w:p>
        </w:tc>
        <w:tc>
          <w:tcPr>
            <w:tcW w:w="1245" w:type="dxa"/>
            <w:shd w:val="clear" w:color="auto" w:fill="FFF2CC" w:themeFill="accent4" w:themeFillTint="33"/>
            <w:noWrap/>
            <w:hideMark/>
          </w:tcPr>
          <w:p w14:paraId="46928D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98</w:t>
            </w:r>
          </w:p>
        </w:tc>
      </w:tr>
      <w:tr w:rsidR="00851CE5" w:rsidRPr="008A0AB3"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Quamishli</w:t>
            </w:r>
            <w:proofErr w:type="spellEnd"/>
          </w:p>
        </w:tc>
        <w:tc>
          <w:tcPr>
            <w:tcW w:w="2055" w:type="dxa"/>
            <w:noWrap/>
            <w:hideMark/>
          </w:tcPr>
          <w:p w14:paraId="565BADF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156" w:type="dxa"/>
            <w:noWrap/>
            <w:hideMark/>
          </w:tcPr>
          <w:p w14:paraId="162E14E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979" w:type="dxa"/>
            <w:noWrap/>
            <w:hideMark/>
          </w:tcPr>
          <w:p w14:paraId="00E4CDE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57</w:t>
            </w:r>
          </w:p>
        </w:tc>
        <w:tc>
          <w:tcPr>
            <w:tcW w:w="1156" w:type="dxa"/>
            <w:noWrap/>
            <w:hideMark/>
          </w:tcPr>
          <w:p w14:paraId="64BB73D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245" w:type="dxa"/>
            <w:shd w:val="clear" w:color="auto" w:fill="FFF2CC" w:themeFill="accent4" w:themeFillTint="33"/>
            <w:noWrap/>
            <w:hideMark/>
          </w:tcPr>
          <w:p w14:paraId="06584BB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r>
      <w:tr w:rsidR="00851CE5" w:rsidRPr="008A0AB3"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Ras Al Ain</w:t>
            </w:r>
          </w:p>
        </w:tc>
        <w:tc>
          <w:tcPr>
            <w:tcW w:w="2055" w:type="dxa"/>
            <w:noWrap/>
            <w:hideMark/>
          </w:tcPr>
          <w:p w14:paraId="639CC8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1156" w:type="dxa"/>
            <w:noWrap/>
            <w:hideMark/>
          </w:tcPr>
          <w:p w14:paraId="10BA92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w:t>
            </w:r>
          </w:p>
        </w:tc>
        <w:tc>
          <w:tcPr>
            <w:tcW w:w="979" w:type="dxa"/>
            <w:noWrap/>
            <w:hideMark/>
          </w:tcPr>
          <w:p w14:paraId="6096A12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42</w:t>
            </w:r>
          </w:p>
        </w:tc>
        <w:tc>
          <w:tcPr>
            <w:tcW w:w="1156" w:type="dxa"/>
            <w:noWrap/>
            <w:hideMark/>
          </w:tcPr>
          <w:p w14:paraId="0DB1C1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40</w:t>
            </w:r>
          </w:p>
        </w:tc>
        <w:tc>
          <w:tcPr>
            <w:tcW w:w="1245" w:type="dxa"/>
            <w:shd w:val="clear" w:color="auto" w:fill="FFF2CC" w:themeFill="accent4" w:themeFillTint="33"/>
            <w:noWrap/>
            <w:hideMark/>
          </w:tcPr>
          <w:p w14:paraId="774D551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179</w:t>
            </w:r>
          </w:p>
        </w:tc>
      </w:tr>
      <w:tr w:rsidR="00851CE5" w:rsidRPr="008A0AB3"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Ar-Raqqa Total:</w:t>
            </w:r>
          </w:p>
        </w:tc>
        <w:tc>
          <w:tcPr>
            <w:tcW w:w="2055" w:type="dxa"/>
            <w:shd w:val="clear" w:color="auto" w:fill="D0CECE" w:themeFill="background2" w:themeFillShade="E6"/>
            <w:noWrap/>
            <w:hideMark/>
          </w:tcPr>
          <w:p w14:paraId="2CEED65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2226</w:t>
            </w:r>
          </w:p>
        </w:tc>
        <w:tc>
          <w:tcPr>
            <w:tcW w:w="1156" w:type="dxa"/>
            <w:shd w:val="clear" w:color="auto" w:fill="D0CECE" w:themeFill="background2" w:themeFillShade="E6"/>
            <w:noWrap/>
            <w:hideMark/>
          </w:tcPr>
          <w:p w14:paraId="61A0B83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2180</w:t>
            </w:r>
          </w:p>
        </w:tc>
        <w:tc>
          <w:tcPr>
            <w:tcW w:w="979" w:type="dxa"/>
            <w:shd w:val="clear" w:color="auto" w:fill="D0CECE" w:themeFill="background2" w:themeFillShade="E6"/>
            <w:noWrap/>
            <w:hideMark/>
          </w:tcPr>
          <w:p w14:paraId="6DC7222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1937</w:t>
            </w:r>
          </w:p>
        </w:tc>
        <w:tc>
          <w:tcPr>
            <w:tcW w:w="1156" w:type="dxa"/>
            <w:shd w:val="clear" w:color="auto" w:fill="D0CECE" w:themeFill="background2" w:themeFillShade="E6"/>
            <w:noWrap/>
            <w:hideMark/>
          </w:tcPr>
          <w:p w14:paraId="0B770FF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1682</w:t>
            </w:r>
          </w:p>
        </w:tc>
        <w:tc>
          <w:tcPr>
            <w:tcW w:w="1245" w:type="dxa"/>
            <w:shd w:val="clear" w:color="auto" w:fill="D0CECE" w:themeFill="background2" w:themeFillShade="E6"/>
            <w:noWrap/>
            <w:hideMark/>
          </w:tcPr>
          <w:p w14:paraId="71AB19C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8025</w:t>
            </w:r>
          </w:p>
        </w:tc>
      </w:tr>
      <w:tr w:rsidR="00851CE5" w:rsidRPr="008A0AB3"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Ar-Raqqa</w:t>
            </w:r>
          </w:p>
        </w:tc>
        <w:tc>
          <w:tcPr>
            <w:tcW w:w="2055" w:type="dxa"/>
            <w:noWrap/>
            <w:hideMark/>
          </w:tcPr>
          <w:p w14:paraId="7D55151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1843</w:t>
            </w:r>
          </w:p>
        </w:tc>
        <w:tc>
          <w:tcPr>
            <w:tcW w:w="1156" w:type="dxa"/>
            <w:noWrap/>
            <w:hideMark/>
          </w:tcPr>
          <w:p w14:paraId="441801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1820</w:t>
            </w:r>
          </w:p>
        </w:tc>
        <w:tc>
          <w:tcPr>
            <w:tcW w:w="979" w:type="dxa"/>
            <w:noWrap/>
            <w:hideMark/>
          </w:tcPr>
          <w:p w14:paraId="67F40C7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1743</w:t>
            </w:r>
          </w:p>
        </w:tc>
        <w:tc>
          <w:tcPr>
            <w:tcW w:w="1156" w:type="dxa"/>
            <w:noWrap/>
            <w:hideMark/>
          </w:tcPr>
          <w:p w14:paraId="188F683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1537</w:t>
            </w:r>
          </w:p>
        </w:tc>
        <w:tc>
          <w:tcPr>
            <w:tcW w:w="1245" w:type="dxa"/>
            <w:shd w:val="clear" w:color="auto" w:fill="FFF2CC" w:themeFill="accent4" w:themeFillTint="33"/>
            <w:noWrap/>
            <w:hideMark/>
          </w:tcPr>
          <w:p w14:paraId="509D82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6943</w:t>
            </w:r>
          </w:p>
        </w:tc>
      </w:tr>
      <w:tr w:rsidR="00851CE5" w:rsidRPr="008A0AB3"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Ath-Thawrah</w:t>
            </w:r>
            <w:proofErr w:type="spellEnd"/>
          </w:p>
        </w:tc>
        <w:tc>
          <w:tcPr>
            <w:tcW w:w="2055" w:type="dxa"/>
            <w:noWrap/>
            <w:hideMark/>
          </w:tcPr>
          <w:p w14:paraId="04C64E0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254</w:t>
            </w:r>
          </w:p>
        </w:tc>
        <w:tc>
          <w:tcPr>
            <w:tcW w:w="1156" w:type="dxa"/>
            <w:noWrap/>
            <w:hideMark/>
          </w:tcPr>
          <w:p w14:paraId="46AD496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230</w:t>
            </w:r>
          </w:p>
        </w:tc>
        <w:tc>
          <w:tcPr>
            <w:tcW w:w="979" w:type="dxa"/>
            <w:noWrap/>
            <w:hideMark/>
          </w:tcPr>
          <w:p w14:paraId="00E4BCF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101</w:t>
            </w:r>
          </w:p>
        </w:tc>
        <w:tc>
          <w:tcPr>
            <w:tcW w:w="1156" w:type="dxa"/>
            <w:noWrap/>
            <w:hideMark/>
          </w:tcPr>
          <w:p w14:paraId="6233434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1245" w:type="dxa"/>
            <w:shd w:val="clear" w:color="auto" w:fill="FFF2CC" w:themeFill="accent4" w:themeFillTint="33"/>
            <w:noWrap/>
            <w:hideMark/>
          </w:tcPr>
          <w:p w14:paraId="63A9B17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670</w:t>
            </w:r>
          </w:p>
        </w:tc>
      </w:tr>
      <w:tr w:rsidR="00851CE5" w:rsidRPr="008A0AB3"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Tell </w:t>
            </w:r>
            <w:proofErr w:type="spellStart"/>
            <w:r w:rsidRPr="008A0AB3">
              <w:rPr>
                <w:rFonts w:eastAsia="Times New Roman" w:cstheme="minorHAnsi"/>
                <w:color w:val="000000"/>
              </w:rPr>
              <w:t>Abiad</w:t>
            </w:r>
            <w:proofErr w:type="spellEnd"/>
          </w:p>
        </w:tc>
        <w:tc>
          <w:tcPr>
            <w:tcW w:w="2055" w:type="dxa"/>
            <w:noWrap/>
            <w:hideMark/>
          </w:tcPr>
          <w:p w14:paraId="67B2819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129</w:t>
            </w:r>
          </w:p>
        </w:tc>
        <w:tc>
          <w:tcPr>
            <w:tcW w:w="1156" w:type="dxa"/>
            <w:noWrap/>
            <w:hideMark/>
          </w:tcPr>
          <w:p w14:paraId="462256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130</w:t>
            </w:r>
          </w:p>
        </w:tc>
        <w:tc>
          <w:tcPr>
            <w:tcW w:w="979" w:type="dxa"/>
            <w:noWrap/>
            <w:hideMark/>
          </w:tcPr>
          <w:p w14:paraId="2E519BE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93</w:t>
            </w:r>
          </w:p>
        </w:tc>
        <w:tc>
          <w:tcPr>
            <w:tcW w:w="1156" w:type="dxa"/>
            <w:noWrap/>
            <w:hideMark/>
          </w:tcPr>
          <w:p w14:paraId="0BD78BD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w:t>
            </w:r>
          </w:p>
        </w:tc>
        <w:tc>
          <w:tcPr>
            <w:tcW w:w="1245" w:type="dxa"/>
            <w:shd w:val="clear" w:color="auto" w:fill="FFF2CC" w:themeFill="accent4" w:themeFillTint="33"/>
            <w:noWrap/>
            <w:hideMark/>
          </w:tcPr>
          <w:p w14:paraId="671BBE0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412</w:t>
            </w:r>
          </w:p>
        </w:tc>
      </w:tr>
      <w:tr w:rsidR="00851CE5" w:rsidRPr="008A0AB3"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A0AB3" w:rsidRDefault="00851CE5" w:rsidP="00572DF8">
            <w:pPr>
              <w:rPr>
                <w:rFonts w:eastAsia="Times New Roman" w:cstheme="minorHAnsi"/>
                <w:color w:val="000000"/>
              </w:rPr>
            </w:pPr>
            <w:proofErr w:type="spellStart"/>
            <w:r w:rsidRPr="008A0AB3">
              <w:rPr>
                <w:rFonts w:eastAsia="Times New Roman" w:cstheme="minorHAnsi"/>
                <w:color w:val="000000"/>
              </w:rPr>
              <w:t>Dar'a</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3649358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w:t>
            </w:r>
          </w:p>
        </w:tc>
        <w:tc>
          <w:tcPr>
            <w:tcW w:w="1156" w:type="dxa"/>
            <w:shd w:val="clear" w:color="auto" w:fill="D0CECE" w:themeFill="background2" w:themeFillShade="E6"/>
            <w:noWrap/>
            <w:hideMark/>
          </w:tcPr>
          <w:p w14:paraId="3197CA8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114</w:t>
            </w:r>
          </w:p>
        </w:tc>
        <w:tc>
          <w:tcPr>
            <w:tcW w:w="979" w:type="dxa"/>
            <w:shd w:val="clear" w:color="auto" w:fill="D0CECE" w:themeFill="background2" w:themeFillShade="E6"/>
            <w:noWrap/>
            <w:hideMark/>
          </w:tcPr>
          <w:p w14:paraId="2742276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35</w:t>
            </w:r>
          </w:p>
        </w:tc>
        <w:tc>
          <w:tcPr>
            <w:tcW w:w="1156" w:type="dxa"/>
            <w:shd w:val="clear" w:color="auto" w:fill="D0CECE" w:themeFill="background2" w:themeFillShade="E6"/>
            <w:noWrap/>
            <w:hideMark/>
          </w:tcPr>
          <w:p w14:paraId="2FEEDD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33</w:t>
            </w:r>
          </w:p>
        </w:tc>
        <w:tc>
          <w:tcPr>
            <w:tcW w:w="1245" w:type="dxa"/>
            <w:shd w:val="clear" w:color="auto" w:fill="D0CECE" w:themeFill="background2" w:themeFillShade="E6"/>
            <w:noWrap/>
            <w:hideMark/>
          </w:tcPr>
          <w:p w14:paraId="79A444B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267</w:t>
            </w:r>
          </w:p>
        </w:tc>
      </w:tr>
      <w:tr w:rsidR="00851CE5" w:rsidRPr="008A0AB3"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Sanamayn</w:t>
            </w:r>
            <w:proofErr w:type="spellEnd"/>
          </w:p>
        </w:tc>
        <w:tc>
          <w:tcPr>
            <w:tcW w:w="2055" w:type="dxa"/>
            <w:noWrap/>
            <w:hideMark/>
          </w:tcPr>
          <w:p w14:paraId="4500BBC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4831B03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979" w:type="dxa"/>
            <w:noWrap/>
            <w:hideMark/>
          </w:tcPr>
          <w:p w14:paraId="354226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5C1E07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39CCA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r>
      <w:tr w:rsidR="00851CE5" w:rsidRPr="008A0AB3"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Dar'a</w:t>
            </w:r>
            <w:proofErr w:type="spellEnd"/>
          </w:p>
        </w:tc>
        <w:tc>
          <w:tcPr>
            <w:tcW w:w="2055" w:type="dxa"/>
            <w:noWrap/>
            <w:hideMark/>
          </w:tcPr>
          <w:p w14:paraId="1E25868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w:t>
            </w:r>
          </w:p>
        </w:tc>
        <w:tc>
          <w:tcPr>
            <w:tcW w:w="1156" w:type="dxa"/>
            <w:noWrap/>
            <w:hideMark/>
          </w:tcPr>
          <w:p w14:paraId="20A60A5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w:t>
            </w:r>
          </w:p>
        </w:tc>
        <w:tc>
          <w:tcPr>
            <w:tcW w:w="979" w:type="dxa"/>
            <w:noWrap/>
            <w:hideMark/>
          </w:tcPr>
          <w:p w14:paraId="1CE7484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19</w:t>
            </w:r>
          </w:p>
        </w:tc>
        <w:tc>
          <w:tcPr>
            <w:tcW w:w="1156" w:type="dxa"/>
            <w:noWrap/>
            <w:hideMark/>
          </w:tcPr>
          <w:p w14:paraId="6FCDA19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245" w:type="dxa"/>
            <w:shd w:val="clear" w:color="auto" w:fill="FFF2CC" w:themeFill="accent4" w:themeFillTint="33"/>
            <w:noWrap/>
            <w:hideMark/>
          </w:tcPr>
          <w:p w14:paraId="3EBDF69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145</w:t>
            </w:r>
          </w:p>
        </w:tc>
      </w:tr>
      <w:tr w:rsidR="00851CE5" w:rsidRPr="008A0AB3"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Izra</w:t>
            </w:r>
            <w:proofErr w:type="spellEnd"/>
            <w:r w:rsidRPr="008A0AB3">
              <w:rPr>
                <w:rFonts w:eastAsia="Times New Roman" w:cstheme="minorHAnsi"/>
                <w:color w:val="000000"/>
              </w:rPr>
              <w:t>'</w:t>
            </w:r>
          </w:p>
        </w:tc>
        <w:tc>
          <w:tcPr>
            <w:tcW w:w="2055" w:type="dxa"/>
            <w:noWrap/>
            <w:hideMark/>
          </w:tcPr>
          <w:p w14:paraId="737F5DC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43</w:t>
            </w:r>
          </w:p>
        </w:tc>
        <w:tc>
          <w:tcPr>
            <w:tcW w:w="1156" w:type="dxa"/>
            <w:noWrap/>
            <w:hideMark/>
          </w:tcPr>
          <w:p w14:paraId="783D828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46</w:t>
            </w:r>
          </w:p>
        </w:tc>
        <w:tc>
          <w:tcPr>
            <w:tcW w:w="979" w:type="dxa"/>
            <w:noWrap/>
            <w:hideMark/>
          </w:tcPr>
          <w:p w14:paraId="6AC5F40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1156" w:type="dxa"/>
            <w:noWrap/>
            <w:hideMark/>
          </w:tcPr>
          <w:p w14:paraId="472F68D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00D4DD4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114</w:t>
            </w:r>
          </w:p>
        </w:tc>
      </w:tr>
      <w:tr w:rsidR="00851CE5" w:rsidRPr="008A0AB3"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75E52D1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2601</w:t>
            </w:r>
          </w:p>
        </w:tc>
        <w:tc>
          <w:tcPr>
            <w:tcW w:w="1156" w:type="dxa"/>
            <w:shd w:val="clear" w:color="auto" w:fill="D0CECE" w:themeFill="background2" w:themeFillShade="E6"/>
            <w:noWrap/>
            <w:hideMark/>
          </w:tcPr>
          <w:p w14:paraId="73FFF02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2608</w:t>
            </w:r>
          </w:p>
        </w:tc>
        <w:tc>
          <w:tcPr>
            <w:tcW w:w="979" w:type="dxa"/>
            <w:shd w:val="clear" w:color="auto" w:fill="D0CECE" w:themeFill="background2" w:themeFillShade="E6"/>
            <w:noWrap/>
            <w:hideMark/>
          </w:tcPr>
          <w:p w14:paraId="3CAD2F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1760</w:t>
            </w:r>
          </w:p>
        </w:tc>
        <w:tc>
          <w:tcPr>
            <w:tcW w:w="1156" w:type="dxa"/>
            <w:shd w:val="clear" w:color="auto" w:fill="D0CECE" w:themeFill="background2" w:themeFillShade="E6"/>
            <w:noWrap/>
            <w:hideMark/>
          </w:tcPr>
          <w:p w14:paraId="5B0372C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1336</w:t>
            </w:r>
          </w:p>
        </w:tc>
        <w:tc>
          <w:tcPr>
            <w:tcW w:w="1245" w:type="dxa"/>
            <w:shd w:val="clear" w:color="auto" w:fill="D0CECE" w:themeFill="background2" w:themeFillShade="E6"/>
            <w:noWrap/>
            <w:hideMark/>
          </w:tcPr>
          <w:p w14:paraId="2E560D4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8305</w:t>
            </w:r>
          </w:p>
        </w:tc>
      </w:tr>
      <w:tr w:rsidR="00851CE5" w:rsidRPr="008A0AB3"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lastRenderedPageBreak/>
              <w:t>Abu Kamal</w:t>
            </w:r>
          </w:p>
        </w:tc>
        <w:tc>
          <w:tcPr>
            <w:tcW w:w="2055" w:type="dxa"/>
            <w:noWrap/>
            <w:hideMark/>
          </w:tcPr>
          <w:p w14:paraId="1269BD7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751</w:t>
            </w:r>
          </w:p>
        </w:tc>
        <w:tc>
          <w:tcPr>
            <w:tcW w:w="1156" w:type="dxa"/>
            <w:noWrap/>
            <w:hideMark/>
          </w:tcPr>
          <w:p w14:paraId="7D971D2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815</w:t>
            </w:r>
          </w:p>
        </w:tc>
        <w:tc>
          <w:tcPr>
            <w:tcW w:w="979" w:type="dxa"/>
            <w:noWrap/>
            <w:hideMark/>
          </w:tcPr>
          <w:p w14:paraId="2945681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533</w:t>
            </w:r>
          </w:p>
        </w:tc>
        <w:tc>
          <w:tcPr>
            <w:tcW w:w="1156" w:type="dxa"/>
            <w:noWrap/>
            <w:hideMark/>
          </w:tcPr>
          <w:p w14:paraId="66B6D9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354</w:t>
            </w:r>
          </w:p>
        </w:tc>
        <w:tc>
          <w:tcPr>
            <w:tcW w:w="1245" w:type="dxa"/>
            <w:shd w:val="clear" w:color="auto" w:fill="FFF2CC" w:themeFill="accent4" w:themeFillTint="33"/>
            <w:noWrap/>
            <w:hideMark/>
          </w:tcPr>
          <w:p w14:paraId="0FC0F9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2453</w:t>
            </w:r>
          </w:p>
        </w:tc>
      </w:tr>
      <w:tr w:rsidR="00851CE5" w:rsidRPr="008A0AB3"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Mayadin</w:t>
            </w:r>
            <w:proofErr w:type="spellEnd"/>
          </w:p>
        </w:tc>
        <w:tc>
          <w:tcPr>
            <w:tcW w:w="2055" w:type="dxa"/>
            <w:noWrap/>
            <w:hideMark/>
          </w:tcPr>
          <w:p w14:paraId="2798583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658</w:t>
            </w:r>
          </w:p>
        </w:tc>
        <w:tc>
          <w:tcPr>
            <w:tcW w:w="1156" w:type="dxa"/>
            <w:noWrap/>
            <w:hideMark/>
          </w:tcPr>
          <w:p w14:paraId="1A7D78A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765</w:t>
            </w:r>
          </w:p>
        </w:tc>
        <w:tc>
          <w:tcPr>
            <w:tcW w:w="979" w:type="dxa"/>
            <w:noWrap/>
            <w:hideMark/>
          </w:tcPr>
          <w:p w14:paraId="5A8A280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446</w:t>
            </w:r>
          </w:p>
        </w:tc>
        <w:tc>
          <w:tcPr>
            <w:tcW w:w="1156" w:type="dxa"/>
            <w:noWrap/>
            <w:hideMark/>
          </w:tcPr>
          <w:p w14:paraId="012EAFC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288</w:t>
            </w:r>
          </w:p>
        </w:tc>
        <w:tc>
          <w:tcPr>
            <w:tcW w:w="1245" w:type="dxa"/>
            <w:shd w:val="clear" w:color="auto" w:fill="FFF2CC" w:themeFill="accent4" w:themeFillTint="33"/>
            <w:noWrap/>
            <w:hideMark/>
          </w:tcPr>
          <w:p w14:paraId="771AE6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2157</w:t>
            </w:r>
          </w:p>
        </w:tc>
      </w:tr>
      <w:tr w:rsidR="00851CE5" w:rsidRPr="008A0AB3"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p>
        </w:tc>
        <w:tc>
          <w:tcPr>
            <w:tcW w:w="2055" w:type="dxa"/>
            <w:noWrap/>
            <w:hideMark/>
          </w:tcPr>
          <w:p w14:paraId="0F1EF7E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1192</w:t>
            </w:r>
          </w:p>
        </w:tc>
        <w:tc>
          <w:tcPr>
            <w:tcW w:w="1156" w:type="dxa"/>
            <w:noWrap/>
            <w:hideMark/>
          </w:tcPr>
          <w:p w14:paraId="3219F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1028</w:t>
            </w:r>
          </w:p>
        </w:tc>
        <w:tc>
          <w:tcPr>
            <w:tcW w:w="979" w:type="dxa"/>
            <w:noWrap/>
            <w:hideMark/>
          </w:tcPr>
          <w:p w14:paraId="29A6B5A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781</w:t>
            </w:r>
          </w:p>
        </w:tc>
        <w:tc>
          <w:tcPr>
            <w:tcW w:w="1156" w:type="dxa"/>
            <w:noWrap/>
            <w:hideMark/>
          </w:tcPr>
          <w:p w14:paraId="7B928DE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w:t>
            </w:r>
          </w:p>
        </w:tc>
        <w:tc>
          <w:tcPr>
            <w:tcW w:w="1245" w:type="dxa"/>
            <w:shd w:val="clear" w:color="auto" w:fill="FFF2CC" w:themeFill="accent4" w:themeFillTint="33"/>
            <w:noWrap/>
            <w:hideMark/>
          </w:tcPr>
          <w:p w14:paraId="405B65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3695</w:t>
            </w:r>
          </w:p>
        </w:tc>
      </w:tr>
      <w:tr w:rsidR="00851CE5" w:rsidRPr="008A0AB3"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Hama Total:</w:t>
            </w:r>
          </w:p>
        </w:tc>
        <w:tc>
          <w:tcPr>
            <w:tcW w:w="2055" w:type="dxa"/>
            <w:shd w:val="clear" w:color="auto" w:fill="D0CECE" w:themeFill="background2" w:themeFillShade="E6"/>
            <w:noWrap/>
            <w:hideMark/>
          </w:tcPr>
          <w:p w14:paraId="504038A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28</w:t>
            </w:r>
          </w:p>
        </w:tc>
        <w:tc>
          <w:tcPr>
            <w:tcW w:w="1156" w:type="dxa"/>
            <w:shd w:val="clear" w:color="auto" w:fill="D0CECE" w:themeFill="background2" w:themeFillShade="E6"/>
            <w:noWrap/>
            <w:hideMark/>
          </w:tcPr>
          <w:p w14:paraId="4ACAB07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31</w:t>
            </w:r>
          </w:p>
        </w:tc>
        <w:tc>
          <w:tcPr>
            <w:tcW w:w="979" w:type="dxa"/>
            <w:shd w:val="clear" w:color="auto" w:fill="D0CECE" w:themeFill="background2" w:themeFillShade="E6"/>
            <w:noWrap/>
            <w:hideMark/>
          </w:tcPr>
          <w:p w14:paraId="5CE0B5D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w:t>
            </w:r>
          </w:p>
        </w:tc>
        <w:tc>
          <w:tcPr>
            <w:tcW w:w="1156" w:type="dxa"/>
            <w:shd w:val="clear" w:color="auto" w:fill="D0CECE" w:themeFill="background2" w:themeFillShade="E6"/>
            <w:noWrap/>
            <w:hideMark/>
          </w:tcPr>
          <w:p w14:paraId="33AD1FE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w:t>
            </w:r>
          </w:p>
        </w:tc>
        <w:tc>
          <w:tcPr>
            <w:tcW w:w="1245" w:type="dxa"/>
            <w:shd w:val="clear" w:color="auto" w:fill="D0CECE" w:themeFill="background2" w:themeFillShade="E6"/>
            <w:noWrap/>
            <w:hideMark/>
          </w:tcPr>
          <w:p w14:paraId="13AD7A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90</w:t>
            </w:r>
          </w:p>
        </w:tc>
      </w:tr>
      <w:tr w:rsidR="00851CE5" w:rsidRPr="008A0AB3"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Salamiyeh</w:t>
            </w:r>
            <w:proofErr w:type="spellEnd"/>
          </w:p>
        </w:tc>
        <w:tc>
          <w:tcPr>
            <w:tcW w:w="2055" w:type="dxa"/>
            <w:noWrap/>
            <w:hideMark/>
          </w:tcPr>
          <w:p w14:paraId="77CBE43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63FF6B6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979" w:type="dxa"/>
            <w:noWrap/>
            <w:hideMark/>
          </w:tcPr>
          <w:p w14:paraId="58C8ECD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2F33EA4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1245" w:type="dxa"/>
            <w:shd w:val="clear" w:color="auto" w:fill="FFF2CC" w:themeFill="accent4" w:themeFillTint="33"/>
            <w:noWrap/>
            <w:hideMark/>
          </w:tcPr>
          <w:p w14:paraId="75B043C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r>
      <w:tr w:rsidR="00851CE5" w:rsidRPr="008A0AB3"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Suqaylabiyah</w:t>
            </w:r>
            <w:proofErr w:type="spellEnd"/>
          </w:p>
        </w:tc>
        <w:tc>
          <w:tcPr>
            <w:tcW w:w="2055" w:type="dxa"/>
            <w:noWrap/>
            <w:hideMark/>
          </w:tcPr>
          <w:p w14:paraId="43437C9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156" w:type="dxa"/>
            <w:noWrap/>
            <w:hideMark/>
          </w:tcPr>
          <w:p w14:paraId="0F102C2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c>
          <w:tcPr>
            <w:tcW w:w="979" w:type="dxa"/>
            <w:noWrap/>
            <w:hideMark/>
          </w:tcPr>
          <w:p w14:paraId="7A7A0EC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w:t>
            </w:r>
          </w:p>
        </w:tc>
        <w:tc>
          <w:tcPr>
            <w:tcW w:w="1156" w:type="dxa"/>
            <w:noWrap/>
            <w:hideMark/>
          </w:tcPr>
          <w:p w14:paraId="379607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245" w:type="dxa"/>
            <w:shd w:val="clear" w:color="auto" w:fill="FFF2CC" w:themeFill="accent4" w:themeFillTint="33"/>
            <w:noWrap/>
            <w:hideMark/>
          </w:tcPr>
          <w:p w14:paraId="119FACD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w:t>
            </w:r>
          </w:p>
        </w:tc>
      </w:tr>
      <w:tr w:rsidR="00851CE5" w:rsidRPr="008A0AB3"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Hama</w:t>
            </w:r>
          </w:p>
        </w:tc>
        <w:tc>
          <w:tcPr>
            <w:tcW w:w="2055" w:type="dxa"/>
            <w:noWrap/>
            <w:hideMark/>
          </w:tcPr>
          <w:p w14:paraId="2A8774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156" w:type="dxa"/>
            <w:noWrap/>
            <w:hideMark/>
          </w:tcPr>
          <w:p w14:paraId="299B759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979" w:type="dxa"/>
            <w:noWrap/>
            <w:hideMark/>
          </w:tcPr>
          <w:p w14:paraId="4BFAEEE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74AB23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245" w:type="dxa"/>
            <w:shd w:val="clear" w:color="auto" w:fill="FFF2CC" w:themeFill="accent4" w:themeFillTint="33"/>
            <w:noWrap/>
            <w:hideMark/>
          </w:tcPr>
          <w:p w14:paraId="647BDA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r>
      <w:tr w:rsidR="00851CE5" w:rsidRPr="008A0AB3"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Muhradah</w:t>
            </w:r>
            <w:proofErr w:type="spellEnd"/>
          </w:p>
        </w:tc>
        <w:tc>
          <w:tcPr>
            <w:tcW w:w="2055" w:type="dxa"/>
            <w:noWrap/>
            <w:hideMark/>
          </w:tcPr>
          <w:p w14:paraId="4AC7D3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6F1242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979" w:type="dxa"/>
            <w:noWrap/>
            <w:hideMark/>
          </w:tcPr>
          <w:p w14:paraId="2A88C1A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5B7AE63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14DF64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w:t>
            </w:r>
          </w:p>
        </w:tc>
      </w:tr>
      <w:tr w:rsidR="00851CE5" w:rsidRPr="008A0AB3"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Homs Total:</w:t>
            </w:r>
          </w:p>
        </w:tc>
        <w:tc>
          <w:tcPr>
            <w:tcW w:w="2055" w:type="dxa"/>
            <w:shd w:val="clear" w:color="auto" w:fill="D0CECE" w:themeFill="background2" w:themeFillShade="E6"/>
            <w:noWrap/>
            <w:hideMark/>
          </w:tcPr>
          <w:p w14:paraId="70A09BE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156" w:type="dxa"/>
            <w:shd w:val="clear" w:color="auto" w:fill="D0CECE" w:themeFill="background2" w:themeFillShade="E6"/>
            <w:noWrap/>
            <w:hideMark/>
          </w:tcPr>
          <w:p w14:paraId="5C8AE1D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979" w:type="dxa"/>
            <w:shd w:val="clear" w:color="auto" w:fill="D0CECE" w:themeFill="background2" w:themeFillShade="E6"/>
            <w:noWrap/>
            <w:hideMark/>
          </w:tcPr>
          <w:p w14:paraId="5706A9A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c>
          <w:tcPr>
            <w:tcW w:w="1156" w:type="dxa"/>
            <w:shd w:val="clear" w:color="auto" w:fill="D0CECE" w:themeFill="background2" w:themeFillShade="E6"/>
            <w:noWrap/>
            <w:hideMark/>
          </w:tcPr>
          <w:p w14:paraId="35A66BF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245" w:type="dxa"/>
            <w:shd w:val="clear" w:color="auto" w:fill="D0CECE" w:themeFill="background2" w:themeFillShade="E6"/>
            <w:noWrap/>
            <w:hideMark/>
          </w:tcPr>
          <w:p w14:paraId="4C89B55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r>
      <w:tr w:rsidR="00851CE5" w:rsidRPr="008A0AB3"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Ar-Rastan</w:t>
            </w:r>
            <w:proofErr w:type="spellEnd"/>
          </w:p>
        </w:tc>
        <w:tc>
          <w:tcPr>
            <w:tcW w:w="2055" w:type="dxa"/>
            <w:noWrap/>
            <w:hideMark/>
          </w:tcPr>
          <w:p w14:paraId="32311B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20FE10F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4DDD71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35A134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71A34C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r>
      <w:tr w:rsidR="00851CE5" w:rsidRPr="008A0AB3"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Homs</w:t>
            </w:r>
          </w:p>
        </w:tc>
        <w:tc>
          <w:tcPr>
            <w:tcW w:w="2055" w:type="dxa"/>
            <w:noWrap/>
            <w:hideMark/>
          </w:tcPr>
          <w:p w14:paraId="425464F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3AB2C9A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77EFB92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429FF0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0CDC3F2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r>
      <w:tr w:rsidR="00851CE5" w:rsidRPr="008A0AB3"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Idleb Total:</w:t>
            </w:r>
          </w:p>
        </w:tc>
        <w:tc>
          <w:tcPr>
            <w:tcW w:w="2055" w:type="dxa"/>
            <w:shd w:val="clear" w:color="auto" w:fill="D0CECE" w:themeFill="background2" w:themeFillShade="E6"/>
            <w:noWrap/>
            <w:hideMark/>
          </w:tcPr>
          <w:p w14:paraId="4A32895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1745</w:t>
            </w:r>
          </w:p>
        </w:tc>
        <w:tc>
          <w:tcPr>
            <w:tcW w:w="1156" w:type="dxa"/>
            <w:shd w:val="clear" w:color="auto" w:fill="D0CECE" w:themeFill="background2" w:themeFillShade="E6"/>
            <w:noWrap/>
            <w:hideMark/>
          </w:tcPr>
          <w:p w14:paraId="0FCB3D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1478</w:t>
            </w:r>
          </w:p>
        </w:tc>
        <w:tc>
          <w:tcPr>
            <w:tcW w:w="979" w:type="dxa"/>
            <w:shd w:val="clear" w:color="auto" w:fill="D0CECE" w:themeFill="background2" w:themeFillShade="E6"/>
            <w:noWrap/>
            <w:hideMark/>
          </w:tcPr>
          <w:p w14:paraId="030407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876</w:t>
            </w:r>
          </w:p>
        </w:tc>
        <w:tc>
          <w:tcPr>
            <w:tcW w:w="1156" w:type="dxa"/>
            <w:shd w:val="clear" w:color="auto" w:fill="D0CECE" w:themeFill="background2" w:themeFillShade="E6"/>
            <w:noWrap/>
            <w:hideMark/>
          </w:tcPr>
          <w:p w14:paraId="4CA5B66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818</w:t>
            </w:r>
          </w:p>
        </w:tc>
        <w:tc>
          <w:tcPr>
            <w:tcW w:w="1245" w:type="dxa"/>
            <w:shd w:val="clear" w:color="auto" w:fill="D0CECE" w:themeFill="background2" w:themeFillShade="E6"/>
            <w:noWrap/>
            <w:hideMark/>
          </w:tcPr>
          <w:p w14:paraId="0C5384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4917</w:t>
            </w:r>
          </w:p>
        </w:tc>
      </w:tr>
      <w:tr w:rsidR="00851CE5" w:rsidRPr="008A0AB3"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Ma'ra</w:t>
            </w:r>
            <w:proofErr w:type="spellEnd"/>
          </w:p>
        </w:tc>
        <w:tc>
          <w:tcPr>
            <w:tcW w:w="2055" w:type="dxa"/>
            <w:noWrap/>
            <w:hideMark/>
          </w:tcPr>
          <w:p w14:paraId="3492FB8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128</w:t>
            </w:r>
          </w:p>
        </w:tc>
        <w:tc>
          <w:tcPr>
            <w:tcW w:w="1156" w:type="dxa"/>
            <w:noWrap/>
            <w:hideMark/>
          </w:tcPr>
          <w:p w14:paraId="05C931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117</w:t>
            </w:r>
          </w:p>
        </w:tc>
        <w:tc>
          <w:tcPr>
            <w:tcW w:w="979" w:type="dxa"/>
            <w:noWrap/>
            <w:hideMark/>
          </w:tcPr>
          <w:p w14:paraId="127EEC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w:t>
            </w:r>
          </w:p>
        </w:tc>
        <w:tc>
          <w:tcPr>
            <w:tcW w:w="1156" w:type="dxa"/>
            <w:noWrap/>
            <w:hideMark/>
          </w:tcPr>
          <w:p w14:paraId="2A45C08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55</w:t>
            </w:r>
          </w:p>
        </w:tc>
        <w:tc>
          <w:tcPr>
            <w:tcW w:w="1245" w:type="dxa"/>
            <w:shd w:val="clear" w:color="auto" w:fill="FFF2CC" w:themeFill="accent4" w:themeFillTint="33"/>
            <w:noWrap/>
            <w:hideMark/>
          </w:tcPr>
          <w:p w14:paraId="50F6E23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366</w:t>
            </w:r>
          </w:p>
        </w:tc>
      </w:tr>
      <w:tr w:rsidR="00851CE5" w:rsidRPr="008A0AB3"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Ariha</w:t>
            </w:r>
            <w:proofErr w:type="spellEnd"/>
          </w:p>
        </w:tc>
        <w:tc>
          <w:tcPr>
            <w:tcW w:w="2055" w:type="dxa"/>
            <w:noWrap/>
            <w:hideMark/>
          </w:tcPr>
          <w:p w14:paraId="5D10334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92</w:t>
            </w:r>
          </w:p>
        </w:tc>
        <w:tc>
          <w:tcPr>
            <w:tcW w:w="1156" w:type="dxa"/>
            <w:noWrap/>
            <w:hideMark/>
          </w:tcPr>
          <w:p w14:paraId="518B1D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c>
          <w:tcPr>
            <w:tcW w:w="979" w:type="dxa"/>
            <w:noWrap/>
            <w:hideMark/>
          </w:tcPr>
          <w:p w14:paraId="60E57C4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c>
          <w:tcPr>
            <w:tcW w:w="1156" w:type="dxa"/>
            <w:noWrap/>
            <w:hideMark/>
          </w:tcPr>
          <w:p w14:paraId="5EDD3E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34</w:t>
            </w:r>
          </w:p>
        </w:tc>
        <w:tc>
          <w:tcPr>
            <w:tcW w:w="1245" w:type="dxa"/>
            <w:shd w:val="clear" w:color="auto" w:fill="FFF2CC" w:themeFill="accent4" w:themeFillTint="33"/>
            <w:noWrap/>
            <w:hideMark/>
          </w:tcPr>
          <w:p w14:paraId="68A1800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224</w:t>
            </w:r>
          </w:p>
        </w:tc>
      </w:tr>
      <w:tr w:rsidR="00851CE5" w:rsidRPr="008A0AB3"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Harim</w:t>
            </w:r>
          </w:p>
        </w:tc>
        <w:tc>
          <w:tcPr>
            <w:tcW w:w="2055" w:type="dxa"/>
            <w:noWrap/>
            <w:hideMark/>
          </w:tcPr>
          <w:p w14:paraId="4AE0FEA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757</w:t>
            </w:r>
          </w:p>
        </w:tc>
        <w:tc>
          <w:tcPr>
            <w:tcW w:w="1156" w:type="dxa"/>
            <w:noWrap/>
            <w:hideMark/>
          </w:tcPr>
          <w:p w14:paraId="3495A36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647</w:t>
            </w:r>
          </w:p>
        </w:tc>
        <w:tc>
          <w:tcPr>
            <w:tcW w:w="979" w:type="dxa"/>
            <w:noWrap/>
            <w:hideMark/>
          </w:tcPr>
          <w:p w14:paraId="6BA9BD3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390</w:t>
            </w:r>
          </w:p>
        </w:tc>
        <w:tc>
          <w:tcPr>
            <w:tcW w:w="1156" w:type="dxa"/>
            <w:noWrap/>
            <w:hideMark/>
          </w:tcPr>
          <w:p w14:paraId="69CCE64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379</w:t>
            </w:r>
          </w:p>
        </w:tc>
        <w:tc>
          <w:tcPr>
            <w:tcW w:w="1245" w:type="dxa"/>
            <w:shd w:val="clear" w:color="auto" w:fill="FFF2CC" w:themeFill="accent4" w:themeFillTint="33"/>
            <w:noWrap/>
            <w:hideMark/>
          </w:tcPr>
          <w:p w14:paraId="74AB495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2173</w:t>
            </w:r>
          </w:p>
        </w:tc>
      </w:tr>
      <w:tr w:rsidR="00851CE5" w:rsidRPr="008A0AB3"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Idleb</w:t>
            </w:r>
          </w:p>
        </w:tc>
        <w:tc>
          <w:tcPr>
            <w:tcW w:w="2055" w:type="dxa"/>
            <w:noWrap/>
            <w:hideMark/>
          </w:tcPr>
          <w:p w14:paraId="0AC8EC9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595</w:t>
            </w:r>
          </w:p>
        </w:tc>
        <w:tc>
          <w:tcPr>
            <w:tcW w:w="1156" w:type="dxa"/>
            <w:noWrap/>
            <w:hideMark/>
          </w:tcPr>
          <w:p w14:paraId="592907C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481</w:t>
            </w:r>
          </w:p>
        </w:tc>
        <w:tc>
          <w:tcPr>
            <w:tcW w:w="979" w:type="dxa"/>
            <w:noWrap/>
            <w:hideMark/>
          </w:tcPr>
          <w:p w14:paraId="161CC4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156" w:type="dxa"/>
            <w:noWrap/>
            <w:hideMark/>
          </w:tcPr>
          <w:p w14:paraId="68A315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c>
          <w:tcPr>
            <w:tcW w:w="1245" w:type="dxa"/>
            <w:shd w:val="clear" w:color="auto" w:fill="FFF2CC" w:themeFill="accent4" w:themeFillTint="33"/>
            <w:noWrap/>
            <w:hideMark/>
          </w:tcPr>
          <w:p w14:paraId="5377596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1664</w:t>
            </w:r>
          </w:p>
        </w:tc>
      </w:tr>
      <w:tr w:rsidR="00851CE5" w:rsidRPr="008A0AB3"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Jisr-Ash-</w:t>
            </w:r>
            <w:proofErr w:type="spellStart"/>
            <w:r w:rsidRPr="008A0AB3">
              <w:rPr>
                <w:rFonts w:eastAsia="Times New Roman" w:cstheme="minorHAnsi"/>
                <w:color w:val="000000"/>
              </w:rPr>
              <w:t>Shugur</w:t>
            </w:r>
            <w:proofErr w:type="spellEnd"/>
          </w:p>
        </w:tc>
        <w:tc>
          <w:tcPr>
            <w:tcW w:w="2055" w:type="dxa"/>
            <w:noWrap/>
            <w:hideMark/>
          </w:tcPr>
          <w:p w14:paraId="2E1F421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173</w:t>
            </w:r>
          </w:p>
        </w:tc>
        <w:tc>
          <w:tcPr>
            <w:tcW w:w="1156" w:type="dxa"/>
            <w:noWrap/>
            <w:hideMark/>
          </w:tcPr>
          <w:p w14:paraId="00373C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159</w:t>
            </w:r>
          </w:p>
        </w:tc>
        <w:tc>
          <w:tcPr>
            <w:tcW w:w="979" w:type="dxa"/>
            <w:noWrap/>
            <w:hideMark/>
          </w:tcPr>
          <w:p w14:paraId="62170EA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72</w:t>
            </w:r>
          </w:p>
        </w:tc>
        <w:tc>
          <w:tcPr>
            <w:tcW w:w="1156" w:type="dxa"/>
            <w:noWrap/>
            <w:hideMark/>
          </w:tcPr>
          <w:p w14:paraId="2999CE5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86</w:t>
            </w:r>
          </w:p>
        </w:tc>
        <w:tc>
          <w:tcPr>
            <w:tcW w:w="1245" w:type="dxa"/>
            <w:shd w:val="clear" w:color="auto" w:fill="FFF2CC" w:themeFill="accent4" w:themeFillTint="33"/>
            <w:noWrap/>
            <w:hideMark/>
          </w:tcPr>
          <w:p w14:paraId="0C8DFE9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490</w:t>
            </w:r>
          </w:p>
        </w:tc>
      </w:tr>
      <w:tr w:rsidR="00851CE5" w:rsidRPr="008A0AB3"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Quneitra Total:</w:t>
            </w:r>
          </w:p>
        </w:tc>
        <w:tc>
          <w:tcPr>
            <w:tcW w:w="2055" w:type="dxa"/>
            <w:shd w:val="clear" w:color="auto" w:fill="D0CECE" w:themeFill="background2" w:themeFillShade="E6"/>
            <w:noWrap/>
            <w:hideMark/>
          </w:tcPr>
          <w:p w14:paraId="62EE15F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w:t>
            </w:r>
          </w:p>
        </w:tc>
        <w:tc>
          <w:tcPr>
            <w:tcW w:w="1156" w:type="dxa"/>
            <w:shd w:val="clear" w:color="auto" w:fill="D0CECE" w:themeFill="background2" w:themeFillShade="E6"/>
            <w:noWrap/>
            <w:hideMark/>
          </w:tcPr>
          <w:p w14:paraId="62CE145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w:t>
            </w:r>
          </w:p>
        </w:tc>
        <w:tc>
          <w:tcPr>
            <w:tcW w:w="979" w:type="dxa"/>
            <w:shd w:val="clear" w:color="auto" w:fill="D0CECE" w:themeFill="background2" w:themeFillShade="E6"/>
            <w:noWrap/>
            <w:hideMark/>
          </w:tcPr>
          <w:p w14:paraId="16EFA1A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w:t>
            </w:r>
          </w:p>
        </w:tc>
        <w:tc>
          <w:tcPr>
            <w:tcW w:w="1156" w:type="dxa"/>
            <w:shd w:val="clear" w:color="auto" w:fill="D0CECE" w:themeFill="background2" w:themeFillShade="E6"/>
            <w:noWrap/>
            <w:hideMark/>
          </w:tcPr>
          <w:p w14:paraId="02195F2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w:t>
            </w:r>
          </w:p>
        </w:tc>
        <w:tc>
          <w:tcPr>
            <w:tcW w:w="1245" w:type="dxa"/>
            <w:shd w:val="clear" w:color="auto" w:fill="D0CECE" w:themeFill="background2" w:themeFillShade="E6"/>
            <w:noWrap/>
            <w:hideMark/>
          </w:tcPr>
          <w:p w14:paraId="2264530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w:t>
            </w:r>
          </w:p>
        </w:tc>
      </w:tr>
      <w:tr w:rsidR="00851CE5" w:rsidRPr="008A0AB3"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Quneitra</w:t>
            </w:r>
          </w:p>
        </w:tc>
        <w:tc>
          <w:tcPr>
            <w:tcW w:w="2055" w:type="dxa"/>
            <w:noWrap/>
            <w:hideMark/>
          </w:tcPr>
          <w:p w14:paraId="422DEE5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w:t>
            </w:r>
          </w:p>
        </w:tc>
        <w:tc>
          <w:tcPr>
            <w:tcW w:w="1156" w:type="dxa"/>
            <w:noWrap/>
            <w:hideMark/>
          </w:tcPr>
          <w:p w14:paraId="771C9A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979" w:type="dxa"/>
            <w:noWrap/>
            <w:hideMark/>
          </w:tcPr>
          <w:p w14:paraId="1F63E57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w:t>
            </w:r>
          </w:p>
        </w:tc>
        <w:tc>
          <w:tcPr>
            <w:tcW w:w="1156" w:type="dxa"/>
            <w:noWrap/>
            <w:hideMark/>
          </w:tcPr>
          <w:p w14:paraId="566769F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w:t>
            </w:r>
          </w:p>
        </w:tc>
        <w:tc>
          <w:tcPr>
            <w:tcW w:w="1245" w:type="dxa"/>
            <w:shd w:val="clear" w:color="auto" w:fill="FFF2CC" w:themeFill="accent4" w:themeFillTint="33"/>
            <w:noWrap/>
            <w:hideMark/>
          </w:tcPr>
          <w:p w14:paraId="5857F64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50</w:t>
            </w:r>
          </w:p>
        </w:tc>
      </w:tr>
      <w:tr w:rsidR="00851CE5" w:rsidRPr="008A0AB3"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A0AB3" w:rsidRDefault="00851CE5" w:rsidP="00572DF8">
            <w:pPr>
              <w:rPr>
                <w:rFonts w:eastAsia="Times New Roman" w:cstheme="minorHAnsi"/>
                <w:i/>
                <w:iCs/>
                <w:color w:val="000000"/>
              </w:rPr>
            </w:pPr>
            <w:r w:rsidRPr="008A0AB3">
              <w:rPr>
                <w:rFonts w:eastAsia="Times New Roman" w:cstheme="minorHAnsi"/>
                <w:i/>
                <w:iCs/>
                <w:color w:val="000000"/>
              </w:rPr>
              <w:t>Grand Total:</w:t>
            </w:r>
          </w:p>
        </w:tc>
        <w:tc>
          <w:tcPr>
            <w:tcW w:w="2055" w:type="dxa"/>
            <w:shd w:val="clear" w:color="auto" w:fill="FFF2CC" w:themeFill="accent4" w:themeFillTint="33"/>
            <w:noWrap/>
            <w:hideMark/>
          </w:tcPr>
          <w:p w14:paraId="6DC4725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8,548</w:t>
            </w:r>
          </w:p>
        </w:tc>
        <w:tc>
          <w:tcPr>
            <w:tcW w:w="1156" w:type="dxa"/>
            <w:shd w:val="clear" w:color="auto" w:fill="FFF2CC" w:themeFill="accent4" w:themeFillTint="33"/>
            <w:noWrap/>
            <w:hideMark/>
          </w:tcPr>
          <w:p w14:paraId="246381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8,112</w:t>
            </w:r>
          </w:p>
        </w:tc>
        <w:tc>
          <w:tcPr>
            <w:tcW w:w="979" w:type="dxa"/>
            <w:shd w:val="clear" w:color="auto" w:fill="FFF2CC" w:themeFill="accent4" w:themeFillTint="33"/>
            <w:noWrap/>
            <w:hideMark/>
          </w:tcPr>
          <w:p w14:paraId="186CA65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6,007</w:t>
            </w:r>
          </w:p>
        </w:tc>
        <w:tc>
          <w:tcPr>
            <w:tcW w:w="1156" w:type="dxa"/>
            <w:shd w:val="clear" w:color="auto" w:fill="FFF2CC" w:themeFill="accent4" w:themeFillTint="33"/>
            <w:noWrap/>
            <w:hideMark/>
          </w:tcPr>
          <w:p w14:paraId="1B36BF2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5,040</w:t>
            </w:r>
          </w:p>
        </w:tc>
        <w:tc>
          <w:tcPr>
            <w:tcW w:w="1245" w:type="dxa"/>
            <w:shd w:val="clear" w:color="auto" w:fill="FFD966" w:themeFill="accent4" w:themeFillTint="99"/>
            <w:noWrap/>
            <w:hideMark/>
          </w:tcPr>
          <w:p w14:paraId="1E4F5F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27,707</w:t>
            </w:r>
          </w:p>
        </w:tc>
      </w:tr>
    </w:tbl>
    <w:p w14:paraId="3D1389EB" w14:textId="262A9635" w:rsidR="008B2AD1" w:rsidRDefault="008B2AD1" w:rsidP="00572DF8">
      <w:pPr>
        <w:spacing w:line="240" w:lineRule="auto"/>
        <w:jc w:val="both"/>
        <w:rPr>
          <w:rFonts w:cstheme="minorHAnsi"/>
        </w:rPr>
      </w:pPr>
    </w:p>
    <w:p w14:paraId="13F32BEE" w14:textId="4F6F1C28" w:rsidR="008B2AD1" w:rsidRPr="008A0AB3" w:rsidRDefault="008B2AD1" w:rsidP="00572DF8">
      <w:pPr>
        <w:spacing w:line="240" w:lineRule="auto"/>
        <w:jc w:val="both"/>
        <w:rPr>
          <w:rFonts w:cstheme="minorHAnsi"/>
        </w:rPr>
      </w:pPr>
      <w:r>
        <w:rPr>
          <w:rFonts w:cstheme="minorHAnsi"/>
        </w:rPr>
        <w:t>Extra:</w:t>
      </w:r>
    </w:p>
    <w:p w14:paraId="71F16D7F" w14:textId="26B80792" w:rsidR="00432780" w:rsidRPr="008A0AB3" w:rsidRDefault="00432780" w:rsidP="00572DF8">
      <w:pPr>
        <w:spacing w:line="240" w:lineRule="auto"/>
        <w:jc w:val="both"/>
        <w:rPr>
          <w:rFonts w:cstheme="minorHAnsi"/>
        </w:rPr>
      </w:pPr>
      <w:r w:rsidRPr="008A0AB3">
        <w:rPr>
          <w:rFonts w:cstheme="minorHAnsi"/>
        </w:rPr>
        <w:t>TMI on Hx:</w:t>
      </w:r>
    </w:p>
    <w:p w14:paraId="1A4D2335" w14:textId="0ADAB002" w:rsidR="00432780" w:rsidRPr="008A0AB3" w:rsidRDefault="00432780" w:rsidP="00432780">
      <w:pPr>
        <w:spacing w:line="240" w:lineRule="auto"/>
        <w:ind w:left="1440"/>
        <w:jc w:val="both"/>
        <w:rPr>
          <w:rFonts w:cstheme="minorHAnsi"/>
        </w:rPr>
      </w:pPr>
      <w:r w:rsidRPr="008A0AB3">
        <w:rPr>
          <w:rFonts w:cstheme="minorHAnsi"/>
          <w:noProof/>
        </w:rPr>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13"/>
      <w:r w:rsidRPr="008A0AB3">
        <w:rPr>
          <w:rFonts w:cstheme="minorHAnsi"/>
        </w:rPr>
        <w:t>Mar</w:t>
      </w:r>
      <w:commentRangeEnd w:id="113"/>
      <w:r w:rsidRPr="008A0AB3">
        <w:rPr>
          <w:rStyle w:val="CommentReference"/>
          <w:rFonts w:cstheme="minorHAnsi"/>
          <w:sz w:val="22"/>
          <w:szCs w:val="22"/>
        </w:rPr>
        <w:commentReference w:id="113"/>
      </w:r>
      <w:r w:rsidRPr="008A0AB3">
        <w:rPr>
          <w:rFonts w:cstheme="minorHAnsi"/>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sidRPr="008A0AB3">
        <w:rPr>
          <w:rFonts w:cstheme="minorHAnsi"/>
        </w:rPr>
        <w:t>April 2013, and</w:t>
      </w:r>
      <w:proofErr w:type="gramEnd"/>
      <w:r w:rsidRPr="008A0AB3">
        <w:rPr>
          <w:rFonts w:cstheme="minorHAnsi"/>
        </w:rPr>
        <w:t xml:space="preserve"> changed its name to the Islamic State in Iraq and Syria (ISIS), known in Arabic as </w:t>
      </w:r>
      <w:r w:rsidRPr="008A0AB3">
        <w:rPr>
          <w:rFonts w:cstheme="minorHAnsi"/>
          <w:i/>
          <w:iCs/>
        </w:rPr>
        <w:t>Daesh</w:t>
      </w:r>
      <w:r w:rsidRPr="008A0AB3">
        <w:rPr>
          <w:rFonts w:cstheme="minorHAnsi"/>
        </w:rPr>
        <w:t xml:space="preserve">, but the latter rejected, allying themselves with Al-Qaeda instead. In January of 2014, </w:t>
      </w:r>
      <w:r w:rsidRPr="008A0AB3">
        <w:rPr>
          <w:rFonts w:cstheme="minorHAnsi"/>
          <w:i/>
          <w:iCs/>
        </w:rPr>
        <w:t>Daesh</w:t>
      </w:r>
      <w:r w:rsidRPr="008A0AB3">
        <w:rPr>
          <w:rFonts w:cstheme="minorHAnsi"/>
        </w:rPr>
        <w:t xml:space="preserve"> takes over Ar-Raqqa and declares it as its new capital. In June of that year, </w:t>
      </w:r>
      <w:r w:rsidRPr="008A0AB3">
        <w:rPr>
          <w:rFonts w:cstheme="minorHAnsi"/>
          <w:i/>
          <w:iCs/>
        </w:rPr>
        <w:t>Daesh</w:t>
      </w:r>
      <w:r w:rsidRPr="008A0AB3">
        <w:rPr>
          <w:rFonts w:cstheme="minorHAnsi"/>
        </w:rPr>
        <w:t xml:space="preserve"> seizes the border between Iraq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By 2015, </w:t>
      </w:r>
      <w:r w:rsidRPr="008A0AB3">
        <w:rPr>
          <w:rFonts w:cstheme="minorHAnsi"/>
          <w:i/>
          <w:iCs/>
        </w:rPr>
        <w:t>Daesh</w:t>
      </w:r>
      <w:r w:rsidRPr="008A0AB3">
        <w:rPr>
          <w:rFonts w:cstheme="minorHAnsi"/>
        </w:rPr>
        <w:t xml:space="preserve"> had reached its maximum extent, with control of the governorates of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and Ar-Raqqa, and parts of Homs, Hama, and Al-</w:t>
      </w:r>
      <w:proofErr w:type="spellStart"/>
      <w:r w:rsidRPr="008A0AB3">
        <w:rPr>
          <w:rFonts w:cstheme="minorHAnsi"/>
        </w:rPr>
        <w:t>Hasekeh</w:t>
      </w:r>
      <w:proofErr w:type="spellEnd"/>
      <w:r w:rsidRPr="008A0AB3">
        <w:rPr>
          <w:rFonts w:cstheme="minorHAnsi"/>
        </w:rPr>
        <w:t xml:space="preserve">, and eastern Aleppo. </w:t>
      </w:r>
    </w:p>
    <w:p w14:paraId="7D0740C8" w14:textId="77777777" w:rsidR="00432780" w:rsidRPr="008A0AB3" w:rsidRDefault="00432780" w:rsidP="00572DF8">
      <w:pPr>
        <w:spacing w:line="240" w:lineRule="auto"/>
        <w:jc w:val="both"/>
        <w:rPr>
          <w:rFonts w:cstheme="minorHAnsi"/>
        </w:rPr>
      </w:pPr>
    </w:p>
    <w:p w14:paraId="489B6702" w14:textId="3DD50680" w:rsidR="00944A88" w:rsidRPr="008A0AB3" w:rsidRDefault="004058FC" w:rsidP="00572DF8">
      <w:pPr>
        <w:spacing w:line="240" w:lineRule="auto"/>
        <w:jc w:val="both"/>
        <w:rPr>
          <w:rFonts w:cstheme="minorHAnsi"/>
        </w:rPr>
      </w:pPr>
      <w:commentRangeStart w:id="114"/>
      <w:r w:rsidRPr="008A0AB3">
        <w:rPr>
          <w:rFonts w:cstheme="minorHAnsi"/>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14"/>
      <w:r w:rsidRPr="008A0AB3">
        <w:rPr>
          <w:rStyle w:val="CommentReference"/>
          <w:rFonts w:cstheme="minorHAnsi"/>
          <w:sz w:val="22"/>
          <w:szCs w:val="22"/>
        </w:rPr>
        <w:commentReference w:id="114"/>
      </w:r>
    </w:p>
    <w:p w14:paraId="7EB1EBB8" w14:textId="77777777" w:rsidR="0045749F" w:rsidRPr="008A0AB3" w:rsidRDefault="0045749F" w:rsidP="00572DF8">
      <w:pPr>
        <w:spacing w:line="240" w:lineRule="auto"/>
        <w:jc w:val="both"/>
        <w:rPr>
          <w:rFonts w:cstheme="minorHAnsi"/>
        </w:rPr>
      </w:pPr>
    </w:p>
    <w:p w14:paraId="1BFBFA94" w14:textId="622F8091" w:rsidR="00C9659A" w:rsidRPr="008A0AB3" w:rsidRDefault="00C9659A" w:rsidP="00572DF8">
      <w:pPr>
        <w:spacing w:line="240" w:lineRule="auto"/>
        <w:jc w:val="both"/>
        <w:rPr>
          <w:rFonts w:cstheme="minorHAnsi"/>
        </w:rPr>
      </w:pPr>
      <w:bookmarkStart w:id="115" w:name="References"/>
      <w:r w:rsidRPr="008A0AB3">
        <w:rPr>
          <w:rFonts w:cstheme="minorHAnsi"/>
        </w:rPr>
        <w:t>References</w:t>
      </w:r>
    </w:p>
    <w:bookmarkEnd w:id="115"/>
    <w:p w14:paraId="29253FF2" w14:textId="15DD9BB1" w:rsidR="00A40734" w:rsidRPr="008A0AB3" w:rsidRDefault="00C9659A" w:rsidP="00A40734">
      <w:pPr>
        <w:widowControl w:val="0"/>
        <w:autoSpaceDE w:val="0"/>
        <w:autoSpaceDN w:val="0"/>
        <w:adjustRightInd w:val="0"/>
        <w:spacing w:line="240" w:lineRule="auto"/>
        <w:ind w:left="640" w:hanging="640"/>
        <w:rPr>
          <w:rFonts w:cstheme="minorHAnsi"/>
          <w:noProof/>
        </w:rPr>
      </w:pPr>
      <w:r w:rsidRPr="008A0AB3">
        <w:rPr>
          <w:rFonts w:cstheme="minorHAnsi"/>
        </w:rPr>
        <w:fldChar w:fldCharType="begin" w:fldLock="1"/>
      </w:r>
      <w:r w:rsidRPr="008A0AB3">
        <w:rPr>
          <w:rFonts w:cstheme="minorHAnsi"/>
        </w:rPr>
        <w:instrText xml:space="preserve">ADDIN Mendeley Bibliography CSL_BIBLIOGRAPHY </w:instrText>
      </w:r>
      <w:r w:rsidRPr="008A0AB3">
        <w:rPr>
          <w:rFonts w:cstheme="minorHAnsi"/>
        </w:rPr>
        <w:fldChar w:fldCharType="separate"/>
      </w:r>
      <w:r w:rsidR="00A40734" w:rsidRPr="008A0AB3">
        <w:rPr>
          <w:rFonts w:cstheme="minorHAnsi"/>
          <w:noProof/>
        </w:rPr>
        <w:t xml:space="preserve">1. </w:t>
      </w:r>
      <w:r w:rsidR="00A40734" w:rsidRPr="008A0AB3">
        <w:rPr>
          <w:rFonts w:cstheme="minorHAnsi"/>
          <w:noProof/>
        </w:rPr>
        <w:tab/>
        <w:t xml:space="preserve">Levy BS, Sidel VW. </w:t>
      </w:r>
      <w:r w:rsidR="00A40734" w:rsidRPr="008A0AB3">
        <w:rPr>
          <w:rFonts w:cstheme="minorHAnsi"/>
          <w:i/>
          <w:iCs/>
          <w:noProof/>
        </w:rPr>
        <w:t>War and Public Health</w:t>
      </w:r>
      <w:r w:rsidR="00A40734" w:rsidRPr="008A0AB3">
        <w:rPr>
          <w:rFonts w:cstheme="minorHAnsi"/>
          <w:noProof/>
        </w:rPr>
        <w:t>.; 2009. doi:10.1093/acprof:oso/9780195311181.001.0001</w:t>
      </w:r>
    </w:p>
    <w:p w14:paraId="151301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 </w:t>
      </w:r>
      <w:r w:rsidRPr="008A0AB3">
        <w:rPr>
          <w:rFonts w:cstheme="minorHAnsi"/>
          <w:noProof/>
        </w:rPr>
        <w:tab/>
        <w:t xml:space="preserve">Levy BS, Sidel V. Documenting the Effects of Armed Conflict on Population Health. </w:t>
      </w:r>
      <w:r w:rsidRPr="008A0AB3">
        <w:rPr>
          <w:rFonts w:cstheme="minorHAnsi"/>
          <w:i/>
          <w:iCs/>
          <w:noProof/>
        </w:rPr>
        <w:t>Ssrn</w:t>
      </w:r>
      <w:r w:rsidRPr="008A0AB3">
        <w:rPr>
          <w:rFonts w:cstheme="minorHAnsi"/>
          <w:noProof/>
        </w:rPr>
        <w:t>. 2016. doi:10.1146/annurev-publhealth-032315-021913</w:t>
      </w:r>
    </w:p>
    <w:p w14:paraId="15305C5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 </w:t>
      </w:r>
      <w:r w:rsidRPr="008A0AB3">
        <w:rPr>
          <w:rFonts w:cstheme="minorHAnsi"/>
          <w:noProof/>
        </w:rPr>
        <w:tab/>
        <w:t xml:space="preserve">Sahloul MZ, Monla-Hassan J, Sankari A, et al. War is the enemy of health pulmonary, critical care, and sleep medicine in war-torn Syria. </w:t>
      </w:r>
      <w:r w:rsidRPr="008A0AB3">
        <w:rPr>
          <w:rFonts w:cstheme="minorHAnsi"/>
          <w:i/>
          <w:iCs/>
          <w:noProof/>
        </w:rPr>
        <w:t>Ann Am Thorac Soc</w:t>
      </w:r>
      <w:r w:rsidRPr="008A0AB3">
        <w:rPr>
          <w:rFonts w:cstheme="minorHAnsi"/>
          <w:noProof/>
        </w:rPr>
        <w:t>. 2016;13(2):147-155. doi:10.1513/AnnalsATS.201510-661PS</w:t>
      </w:r>
    </w:p>
    <w:p w14:paraId="7B542E3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 </w:t>
      </w:r>
      <w:r w:rsidRPr="008A0AB3">
        <w:rPr>
          <w:rFonts w:cstheme="minorHAnsi"/>
          <w:noProof/>
        </w:rPr>
        <w:tab/>
        <w:t xml:space="preserve">Rubenstein LS, Bittle MD. Responsibility for protection of medical workers and facilities in armed conflict. </w:t>
      </w:r>
      <w:r w:rsidRPr="008A0AB3">
        <w:rPr>
          <w:rFonts w:cstheme="minorHAnsi"/>
          <w:i/>
          <w:iCs/>
          <w:noProof/>
        </w:rPr>
        <w:t>Lancet</w:t>
      </w:r>
      <w:r w:rsidRPr="008A0AB3">
        <w:rPr>
          <w:rFonts w:cstheme="minorHAnsi"/>
          <w:noProof/>
        </w:rPr>
        <w:t>. 2010;375(9711):329-340. doi:10.1016/S0140-6736(09)61926-7</w:t>
      </w:r>
    </w:p>
    <w:p w14:paraId="677D799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lastRenderedPageBreak/>
        <w:t xml:space="preserve">5. </w:t>
      </w:r>
      <w:r w:rsidRPr="008A0AB3">
        <w:rPr>
          <w:rFonts w:cstheme="minorHAnsi"/>
          <w:noProof/>
        </w:rPr>
        <w:tab/>
        <w:t xml:space="preserve">Haar RJ, Risko CB, Singh S, et al. Determining the scope of attacks on health in four governorates of Syria in 2016: Results of a field surveillance program. </w:t>
      </w:r>
      <w:r w:rsidRPr="008A0AB3">
        <w:rPr>
          <w:rFonts w:cstheme="minorHAnsi"/>
          <w:i/>
          <w:iCs/>
          <w:noProof/>
        </w:rPr>
        <w:t>PLoS Med</w:t>
      </w:r>
      <w:r w:rsidRPr="008A0AB3">
        <w:rPr>
          <w:rFonts w:cstheme="minorHAnsi"/>
          <w:noProof/>
        </w:rPr>
        <w:t>. 2018;15(4):1-18. doi:10.1371/journal.pmed.1002559</w:t>
      </w:r>
    </w:p>
    <w:p w14:paraId="53AED46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6. </w:t>
      </w:r>
      <w:r w:rsidRPr="008A0AB3">
        <w:rPr>
          <w:rFonts w:cstheme="minorHAnsi"/>
          <w:noProof/>
        </w:rPr>
        <w:tab/>
        <w:t>Agency CI. The World Factbook: Syria. The World Factbook. https://www.cia.gov/library/publications/the-world-factbook/geos/sy.html. Published 2019.</w:t>
      </w:r>
    </w:p>
    <w:p w14:paraId="7517238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7. </w:t>
      </w:r>
      <w:r w:rsidRPr="008A0AB3">
        <w:rPr>
          <w:rFonts w:cstheme="minorHAnsi"/>
          <w:noProof/>
        </w:rPr>
        <w:tab/>
        <w:t>UNHCR. Situation in Syria Regional Refugee Response. 15 August 2019. https://data2.unhcr.org/en/situations/syria. Published 2019.</w:t>
      </w:r>
    </w:p>
    <w:p w14:paraId="13BA96B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8. </w:t>
      </w:r>
      <w:r w:rsidRPr="008A0AB3">
        <w:rPr>
          <w:rFonts w:cstheme="minorHAnsi"/>
          <w:noProof/>
        </w:rPr>
        <w:tab/>
        <w:t xml:space="preserve">Specia M. How Syria’s Death Toll Is Lost in the Fog of War. </w:t>
      </w:r>
      <w:r w:rsidRPr="008A0AB3">
        <w:rPr>
          <w:rFonts w:cstheme="minorHAnsi"/>
          <w:i/>
          <w:iCs/>
          <w:noProof/>
        </w:rPr>
        <w:t>New York Times</w:t>
      </w:r>
      <w:r w:rsidRPr="008A0AB3">
        <w:rPr>
          <w:rFonts w:cstheme="minorHAnsi"/>
          <w:noProof/>
        </w:rPr>
        <w:t>. https://www.nytimes.com/2018/04/13/world/middleeast/syria-death-toll.html. Published April 13, 2018.</w:t>
      </w:r>
    </w:p>
    <w:p w14:paraId="78338AA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9. </w:t>
      </w:r>
      <w:r w:rsidRPr="008A0AB3">
        <w:rPr>
          <w:rFonts w:cstheme="minorHAnsi"/>
          <w:noProof/>
        </w:rPr>
        <w:tab/>
        <w:t xml:space="preserve">Rossi R, Assaad R, Rebeschini A, Hamadeh R. Vaccination coverage cluster surveys in middle Dreib - Akkar, Lebanon: Comparison of vaccination coverage in children aged 12-59 months Pre-and post-vaccination campaign. </w:t>
      </w:r>
      <w:r w:rsidRPr="008A0AB3">
        <w:rPr>
          <w:rFonts w:cstheme="minorHAnsi"/>
          <w:i/>
          <w:iCs/>
          <w:noProof/>
        </w:rPr>
        <w:t>PLoS One</w:t>
      </w:r>
      <w:r w:rsidRPr="008A0AB3">
        <w:rPr>
          <w:rFonts w:cstheme="minorHAnsi"/>
          <w:noProof/>
        </w:rPr>
        <w:t>. 2016;11(12). doi:10.1371/journal.pone.0168145</w:t>
      </w:r>
    </w:p>
    <w:p w14:paraId="6C5BACD1"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10. </w:t>
      </w:r>
      <w:r w:rsidRPr="008A0AB3">
        <w:rPr>
          <w:rFonts w:cstheme="minorHAnsi"/>
          <w:noProof/>
        </w:rPr>
        <w:tab/>
        <w:t xml:space="preserve">DeJong J, Ghattas H, Bashour H, Mourtada R, Akik C, Reese-Masterson A. Reproductive, maternal, neonatal and child health in conflict: a case study on Syria using Countdown indicators. </w:t>
      </w:r>
      <w:r w:rsidRPr="008A0AB3">
        <w:rPr>
          <w:rFonts w:cstheme="minorHAnsi"/>
          <w:i/>
          <w:iCs/>
          <w:noProof/>
        </w:rPr>
        <w:t>BMJ Glob Heal</w:t>
      </w:r>
      <w:r w:rsidRPr="008A0AB3">
        <w:rPr>
          <w:rFonts w:cstheme="minorHAnsi"/>
          <w:noProof/>
        </w:rPr>
        <w:t>. 2017;2(3):e000302. doi:10.1136/bmjgh-2017-000302</w:t>
      </w:r>
    </w:p>
    <w:p w14:paraId="1401C0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11. </w:t>
      </w:r>
      <w:r w:rsidRPr="008A0AB3">
        <w:rPr>
          <w:rFonts w:cstheme="minorHAnsi"/>
          <w:noProof/>
        </w:rPr>
        <w:tab/>
        <w:t xml:space="preserve">Sharara SL, Kanj SS. War and infectious diseases: challenges of the Syrian civil war. </w:t>
      </w:r>
      <w:r w:rsidRPr="008A0AB3">
        <w:rPr>
          <w:rFonts w:cstheme="minorHAnsi"/>
          <w:i/>
          <w:iCs/>
          <w:noProof/>
        </w:rPr>
        <w:t>PLoS Pathog</w:t>
      </w:r>
      <w:r w:rsidRPr="008A0AB3">
        <w:rPr>
          <w:rFonts w:cstheme="minorHAnsi"/>
          <w:noProof/>
        </w:rPr>
        <w:t>. 2014;10(10):e1004438. doi:10.1371/journal.ppat.1004438</w:t>
      </w:r>
    </w:p>
    <w:p w14:paraId="2253B08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12. </w:t>
      </w:r>
      <w:r w:rsidRPr="008A0AB3">
        <w:rPr>
          <w:rFonts w:cstheme="minorHAnsi"/>
          <w:noProof/>
        </w:rPr>
        <w:tab/>
        <w:t xml:space="preserve">Meiqari L, Hoetjes M, Baxter L, Lenglet A. Impact of war on child health in northern Syria: the experience of Médecins Sans Frontières. </w:t>
      </w:r>
      <w:r w:rsidRPr="008A0AB3">
        <w:rPr>
          <w:rFonts w:cstheme="minorHAnsi"/>
          <w:i/>
          <w:iCs/>
          <w:noProof/>
        </w:rPr>
        <w:t>Eur J Pediatr</w:t>
      </w:r>
      <w:r w:rsidRPr="008A0AB3">
        <w:rPr>
          <w:rFonts w:cstheme="minorHAnsi"/>
          <w:noProof/>
        </w:rPr>
        <w:t>. 2018;177(3):371-380. doi:10.1007/s00431-017-3057-y</w:t>
      </w:r>
    </w:p>
    <w:p w14:paraId="7FA6D4E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13. </w:t>
      </w:r>
      <w:r w:rsidRPr="008A0AB3">
        <w:rPr>
          <w:rFonts w:cstheme="minorHAnsi"/>
          <w:noProof/>
        </w:rPr>
        <w:tab/>
        <w:t xml:space="preserve">Taub B. The Shadow Doctors. </w:t>
      </w:r>
      <w:r w:rsidRPr="008A0AB3">
        <w:rPr>
          <w:rFonts w:cstheme="minorHAnsi"/>
          <w:i/>
          <w:iCs/>
          <w:noProof/>
        </w:rPr>
        <w:t>New Yorker</w:t>
      </w:r>
      <w:r w:rsidRPr="008A0AB3">
        <w:rPr>
          <w:rFonts w:cstheme="minorHAnsi"/>
          <w:noProof/>
        </w:rPr>
        <w:t>. June 2016:21. https://www.newyorker.com/magazine/2016/06/27/syrias-war-on-doctors.</w:t>
      </w:r>
    </w:p>
    <w:p w14:paraId="3E42507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14. </w:t>
      </w:r>
      <w:r w:rsidRPr="008A0AB3">
        <w:rPr>
          <w:rFonts w:cstheme="minorHAnsi"/>
          <w:noProof/>
        </w:rPr>
        <w:tab/>
        <w:t xml:space="preserve">Sen K, Al-Faisal W, Alsaleh Y. Syria: Effects of conflict and sanctions on public health. </w:t>
      </w:r>
      <w:r w:rsidRPr="008A0AB3">
        <w:rPr>
          <w:rFonts w:cstheme="minorHAnsi"/>
          <w:i/>
          <w:iCs/>
          <w:noProof/>
        </w:rPr>
        <w:t>J Public Heal (United Kingdom)</w:t>
      </w:r>
      <w:r w:rsidRPr="008A0AB3">
        <w:rPr>
          <w:rFonts w:cstheme="minorHAnsi"/>
          <w:noProof/>
        </w:rPr>
        <w:t>. 2013;35(2):195-199. doi:10.1093/pubmed/fds090</w:t>
      </w:r>
    </w:p>
    <w:p w14:paraId="11151DF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15. </w:t>
      </w:r>
      <w:r w:rsidRPr="008A0AB3">
        <w:rPr>
          <w:rFonts w:cstheme="minorHAnsi"/>
          <w:noProof/>
        </w:rPr>
        <w:tab/>
        <w:t xml:space="preserve">Fouad FM, Sparrow A, Tarakji A, et al. Health workers and the weaponisation of health care in Syria: a preliminary inquiry for The Lancet–American University of Beirut Commission on Syria. </w:t>
      </w:r>
      <w:r w:rsidRPr="008A0AB3">
        <w:rPr>
          <w:rFonts w:cstheme="minorHAnsi"/>
          <w:i/>
          <w:iCs/>
          <w:noProof/>
        </w:rPr>
        <w:t>Lancet</w:t>
      </w:r>
      <w:r w:rsidRPr="008A0AB3">
        <w:rPr>
          <w:rFonts w:cstheme="minorHAnsi"/>
          <w:noProof/>
        </w:rPr>
        <w:t>. 2017;390(10111):2516-2526. doi:10.1016/S0140-6736(17)30741-9</w:t>
      </w:r>
    </w:p>
    <w:p w14:paraId="722BB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16. </w:t>
      </w:r>
      <w:r w:rsidRPr="008A0AB3">
        <w:rPr>
          <w:rFonts w:cstheme="minorHAnsi"/>
          <w:noProof/>
        </w:rPr>
        <w:tab/>
        <w:t>PHR. Aleppo Abandoned: A Case Study on Health Care in Syria. 2015;(November). https://s3.amazonaws.com/PHR_Reports/aleppo-abandoned.pdf.</w:t>
      </w:r>
    </w:p>
    <w:p w14:paraId="13088B1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17. </w:t>
      </w:r>
      <w:r w:rsidRPr="008A0AB3">
        <w:rPr>
          <w:rFonts w:cstheme="minorHAnsi"/>
          <w:noProof/>
        </w:rPr>
        <w:tab/>
        <w:t xml:space="preserve">WHO. </w:t>
      </w:r>
      <w:r w:rsidRPr="008A0AB3">
        <w:rPr>
          <w:rFonts w:cstheme="minorHAnsi"/>
          <w:i/>
          <w:iCs/>
          <w:noProof/>
        </w:rPr>
        <w:t>Emergencies Preparedness, Response: Polio in the Syrian Arab Republic</w:t>
      </w:r>
      <w:r w:rsidRPr="008A0AB3">
        <w:rPr>
          <w:rFonts w:cstheme="minorHAnsi"/>
          <w:noProof/>
        </w:rPr>
        <w:t>.; 2013. https://www.who.int/csr/don/2013_10_29/en/.</w:t>
      </w:r>
    </w:p>
    <w:p w14:paraId="49CC731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18. </w:t>
      </w:r>
      <w:r w:rsidRPr="008A0AB3">
        <w:rPr>
          <w:rFonts w:cstheme="minorHAnsi"/>
          <w:noProof/>
        </w:rPr>
        <w:tab/>
        <w:t>Sparrow A. Syria ’ s Assault on Doctors. 2013:1-7.</w:t>
      </w:r>
    </w:p>
    <w:p w14:paraId="4367A6E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19. </w:t>
      </w:r>
      <w:r w:rsidRPr="008A0AB3">
        <w:rPr>
          <w:rFonts w:cstheme="minorHAnsi"/>
          <w:noProof/>
        </w:rPr>
        <w:tab/>
        <w:t>Nnadi C, Etsano A, Uba B, et al. HHS Public Access. 2018;216(Suppl 1):1-10. doi:10.1093/infdis/jix175.Approaches</w:t>
      </w:r>
    </w:p>
    <w:p w14:paraId="7A7B91B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20. </w:t>
      </w:r>
      <w:r w:rsidRPr="008A0AB3">
        <w:rPr>
          <w:rFonts w:cstheme="minorHAnsi"/>
          <w:noProof/>
        </w:rPr>
        <w:tab/>
        <w:t xml:space="preserve">Close RM, Pearson C, Cohn J. Vaccine-preventable disease and the under-utilization of </w:t>
      </w:r>
      <w:r w:rsidRPr="008A0AB3">
        <w:rPr>
          <w:rFonts w:cstheme="minorHAnsi"/>
          <w:noProof/>
        </w:rPr>
        <w:lastRenderedPageBreak/>
        <w:t xml:space="preserve">immunizations in complex humanitarian emergencies. </w:t>
      </w:r>
      <w:r w:rsidRPr="008A0AB3">
        <w:rPr>
          <w:rFonts w:cstheme="minorHAnsi"/>
          <w:i/>
          <w:iCs/>
          <w:noProof/>
        </w:rPr>
        <w:t>Vaccine</w:t>
      </w:r>
      <w:r w:rsidRPr="008A0AB3">
        <w:rPr>
          <w:rFonts w:cstheme="minorHAnsi"/>
          <w:noProof/>
        </w:rPr>
        <w:t>. 2016;34(39):4649-4655. doi:10.1016/j.vaccine.2016.08.025</w:t>
      </w:r>
    </w:p>
    <w:p w14:paraId="7191D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21. </w:t>
      </w:r>
      <w:r w:rsidRPr="008A0AB3">
        <w:rPr>
          <w:rFonts w:cstheme="minorHAnsi"/>
          <w:noProof/>
        </w:rPr>
        <w:tab/>
        <w:t xml:space="preserve">Caplan AL, Curry DR. Refugees, humanitarian aid and the right to decline vaccinations. </w:t>
      </w:r>
      <w:r w:rsidRPr="008A0AB3">
        <w:rPr>
          <w:rFonts w:cstheme="minorHAnsi"/>
          <w:i/>
          <w:iCs/>
          <w:noProof/>
        </w:rPr>
        <w:t>J Med Ethics</w:t>
      </w:r>
      <w:r w:rsidRPr="008A0AB3">
        <w:rPr>
          <w:rFonts w:cstheme="minorHAnsi"/>
          <w:noProof/>
        </w:rPr>
        <w:t>. 2015;41(3):276-277. doi:10.1136/medethics-2014-102383</w:t>
      </w:r>
    </w:p>
    <w:p w14:paraId="02A9F6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22. </w:t>
      </w:r>
      <w:r w:rsidRPr="008A0AB3">
        <w:rPr>
          <w:rFonts w:cstheme="minorHAnsi"/>
          <w:noProof/>
        </w:rPr>
        <w:tab/>
        <w:t xml:space="preserve">Lam E, McCarthy A, Brennan M. Vaccine-preventable diseases in humanitarian emergencies among refugee and internally- displaced populations. </w:t>
      </w:r>
      <w:r w:rsidRPr="008A0AB3">
        <w:rPr>
          <w:rFonts w:cstheme="minorHAnsi"/>
          <w:i/>
          <w:iCs/>
          <w:noProof/>
        </w:rPr>
        <w:t>Hum Vaccin Immunother</w:t>
      </w:r>
      <w:r w:rsidRPr="008A0AB3">
        <w:rPr>
          <w:rFonts w:cstheme="minorHAnsi"/>
          <w:noProof/>
        </w:rPr>
        <w:t>. 2017;11(11):2627-2636. doi:10.1080/21645515.2015.1096457</w:t>
      </w:r>
    </w:p>
    <w:p w14:paraId="4D6570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23. </w:t>
      </w:r>
      <w:r w:rsidRPr="008A0AB3">
        <w:rPr>
          <w:rFonts w:cstheme="minorHAnsi"/>
          <w:noProof/>
        </w:rPr>
        <w:tab/>
        <w:t xml:space="preserve">Stone-Brown K. Syria: A healthcare system on the brink of collapse. </w:t>
      </w:r>
      <w:r w:rsidRPr="008A0AB3">
        <w:rPr>
          <w:rFonts w:cstheme="minorHAnsi"/>
          <w:i/>
          <w:iCs/>
          <w:noProof/>
        </w:rPr>
        <w:t>BMJ</w:t>
      </w:r>
      <w:r w:rsidRPr="008A0AB3">
        <w:rPr>
          <w:rFonts w:cstheme="minorHAnsi"/>
          <w:noProof/>
        </w:rPr>
        <w:t>. 2013;347(December):1-3. doi:10.1136/bmj.f7375</w:t>
      </w:r>
    </w:p>
    <w:p w14:paraId="4795AA5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24. </w:t>
      </w:r>
      <w:r w:rsidRPr="008A0AB3">
        <w:rPr>
          <w:rFonts w:cstheme="minorHAnsi"/>
          <w:noProof/>
        </w:rPr>
        <w:tab/>
        <w:t>WHO. Surveillance teams risk all to track disease outbreaks in northern Syria. April 2018. http://www.euro.who.int/en/health-topics/emergencies/pages/news/news/2018/4/surveillance-teams-risk-all-to-track-disease-outbreaks-in-northern-syria. Accessed September 14, 2019.</w:t>
      </w:r>
    </w:p>
    <w:p w14:paraId="53B569D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25. </w:t>
      </w:r>
      <w:r w:rsidRPr="008A0AB3">
        <w:rPr>
          <w:rFonts w:cstheme="minorHAnsi"/>
          <w:noProof/>
        </w:rPr>
        <w:tab/>
        <w:t xml:space="preserve">Ismail SA, Abbara A, Collin SM, et al. Communicable disease surveillance and control in the context of conflict and mass displacement in Syria. </w:t>
      </w:r>
      <w:r w:rsidRPr="008A0AB3">
        <w:rPr>
          <w:rFonts w:cstheme="minorHAnsi"/>
          <w:i/>
          <w:iCs/>
          <w:noProof/>
        </w:rPr>
        <w:t>Int J Infect Dis</w:t>
      </w:r>
      <w:r w:rsidRPr="008A0AB3">
        <w:rPr>
          <w:rFonts w:cstheme="minorHAnsi"/>
          <w:noProof/>
        </w:rPr>
        <w:t>. 2016;47:15-22. doi:10.1016/j.ijid.2016.05.011</w:t>
      </w:r>
    </w:p>
    <w:p w14:paraId="71A9E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26. </w:t>
      </w:r>
      <w:r w:rsidRPr="008A0AB3">
        <w:rPr>
          <w:rFonts w:cstheme="minorHAnsi"/>
          <w:noProof/>
        </w:rPr>
        <w:tab/>
        <w:t xml:space="preserve">Ozaras R, Leblebicioglu H, Sunbul M, et al. The Syrian conflict and infectious diseases. </w:t>
      </w:r>
      <w:r w:rsidRPr="008A0AB3">
        <w:rPr>
          <w:rFonts w:cstheme="minorHAnsi"/>
          <w:i/>
          <w:iCs/>
          <w:noProof/>
        </w:rPr>
        <w:t>Expert Rev Anti Infect Ther</w:t>
      </w:r>
      <w:r w:rsidRPr="008A0AB3">
        <w:rPr>
          <w:rFonts w:cstheme="minorHAnsi"/>
          <w:noProof/>
        </w:rPr>
        <w:t>. 2016;14(6):547-555. doi:10.1080/14787210.2016.1177457</w:t>
      </w:r>
    </w:p>
    <w:p w14:paraId="1DC7C0D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27. </w:t>
      </w:r>
      <w:r w:rsidRPr="008A0AB3">
        <w:rPr>
          <w:rFonts w:cstheme="minorHAnsi"/>
          <w:noProof/>
        </w:rPr>
        <w:tab/>
        <w:t xml:space="preserve">Ahmad B, Bhattacharya S. Polio eradication in Syria. </w:t>
      </w:r>
      <w:r w:rsidRPr="008A0AB3">
        <w:rPr>
          <w:rFonts w:cstheme="minorHAnsi"/>
          <w:i/>
          <w:iCs/>
          <w:noProof/>
        </w:rPr>
        <w:t>Lancet Infect Dis</w:t>
      </w:r>
      <w:r w:rsidRPr="008A0AB3">
        <w:rPr>
          <w:rFonts w:cstheme="minorHAnsi"/>
          <w:noProof/>
        </w:rPr>
        <w:t>. 2014;14(7):547-548. doi:10.1016/S1473-3099(14)70803-5</w:t>
      </w:r>
    </w:p>
    <w:p w14:paraId="133CAA6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28. </w:t>
      </w:r>
      <w:r w:rsidRPr="008A0AB3">
        <w:rPr>
          <w:rFonts w:cstheme="minorHAnsi"/>
          <w:noProof/>
        </w:rPr>
        <w:tab/>
        <w:t>ACU. Assistance Coordination Unit: Identity. https://www.acu-sy.org/en/identity/. Published 2019. Accessed August 20, 2019.</w:t>
      </w:r>
    </w:p>
    <w:p w14:paraId="196300A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29. </w:t>
      </w:r>
      <w:r w:rsidRPr="008A0AB3">
        <w:rPr>
          <w:rFonts w:cstheme="minorHAnsi"/>
          <w:noProof/>
        </w:rPr>
        <w:tab/>
        <w:t xml:space="preserve">Kennedy J, Michailidou D. Civil war, contested sovereignty and the limits of global health partnerships: A case study of the Syrian polio outbreak in 2013. </w:t>
      </w:r>
      <w:r w:rsidRPr="008A0AB3">
        <w:rPr>
          <w:rFonts w:cstheme="minorHAnsi"/>
          <w:i/>
          <w:iCs/>
          <w:noProof/>
        </w:rPr>
        <w:t>Health Policy Plan</w:t>
      </w:r>
      <w:r w:rsidRPr="008A0AB3">
        <w:rPr>
          <w:rFonts w:cstheme="minorHAnsi"/>
          <w:noProof/>
        </w:rPr>
        <w:t>. 2017;32(5):690-698. doi:10.1093/heapol/czw148</w:t>
      </w:r>
    </w:p>
    <w:p w14:paraId="061CAD1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30. </w:t>
      </w:r>
      <w:r w:rsidRPr="008A0AB3">
        <w:rPr>
          <w:rFonts w:cstheme="minorHAnsi"/>
          <w:noProof/>
        </w:rPr>
        <w:tab/>
        <w:t xml:space="preserve">ACU. </w:t>
      </w:r>
      <w:r w:rsidRPr="008A0AB3">
        <w:rPr>
          <w:rFonts w:cstheme="minorHAnsi"/>
          <w:i/>
          <w:iCs/>
          <w:noProof/>
        </w:rPr>
        <w:t>EWARN Guidelines</w:t>
      </w:r>
      <w:r w:rsidRPr="008A0AB3">
        <w:rPr>
          <w:rFonts w:cstheme="minorHAnsi"/>
          <w:noProof/>
        </w:rPr>
        <w:t>. Gaziantep, Turkey; 2017. https://www.acu-sy.org/en/guidelines-ewarn-guidelines/.</w:t>
      </w:r>
    </w:p>
    <w:p w14:paraId="1529C59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31. </w:t>
      </w:r>
      <w:r w:rsidRPr="008A0AB3">
        <w:rPr>
          <w:rFonts w:cstheme="minorHAnsi"/>
          <w:noProof/>
        </w:rPr>
        <w:tab/>
        <w:t xml:space="preserve">Taleb Z Ben, Bahelah R, Fouad FM, Wilcox ML. Syria : Health in a country Undergoing Tragic Transition Syria. </w:t>
      </w:r>
      <w:r w:rsidRPr="008A0AB3">
        <w:rPr>
          <w:rFonts w:cstheme="minorHAnsi"/>
          <w:i/>
          <w:iCs/>
          <w:noProof/>
        </w:rPr>
        <w:t>Int J Public Health</w:t>
      </w:r>
      <w:r w:rsidRPr="008A0AB3">
        <w:rPr>
          <w:rFonts w:cstheme="minorHAnsi"/>
          <w:noProof/>
        </w:rPr>
        <w:t>. 2014;(July). doi:10.1007/s00038-014-0586-2</w:t>
      </w:r>
    </w:p>
    <w:p w14:paraId="7E8F0B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32. </w:t>
      </w:r>
      <w:r w:rsidRPr="008A0AB3">
        <w:rPr>
          <w:rFonts w:cstheme="minorHAnsi"/>
          <w:noProof/>
        </w:rPr>
        <w:tab/>
        <w:t xml:space="preserve">L. M, M. H, L. B. Impact of war on child health in northern Syria: the experience of Medecins Sans Frontieres. </w:t>
      </w:r>
      <w:r w:rsidRPr="008A0AB3">
        <w:rPr>
          <w:rFonts w:cstheme="minorHAnsi"/>
          <w:i/>
          <w:iCs/>
          <w:noProof/>
        </w:rPr>
        <w:t>Eur J Pediatr</w:t>
      </w:r>
      <w:r w:rsidRPr="008A0AB3">
        <w:rPr>
          <w:rFonts w:cstheme="minorHAnsi"/>
          <w:noProof/>
        </w:rPr>
        <w:t>. 2018;177(3):371-380. doi:http://dx.doi.org/10.1007/s00431-017-3057-y</w:t>
      </w:r>
    </w:p>
    <w:p w14:paraId="50CA430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33. </w:t>
      </w:r>
      <w:r w:rsidRPr="008A0AB3">
        <w:rPr>
          <w:rFonts w:cstheme="minorHAnsi"/>
          <w:noProof/>
        </w:rPr>
        <w:tab/>
        <w:t xml:space="preserve">Lam E, Diaz M, Maina AGK, Brennan M. Displaced populations due to humanitarian emergencies and its impact on global eradication and elimination of vaccine-preventable diseases. </w:t>
      </w:r>
      <w:r w:rsidRPr="008A0AB3">
        <w:rPr>
          <w:rFonts w:cstheme="minorHAnsi"/>
          <w:i/>
          <w:iCs/>
          <w:noProof/>
        </w:rPr>
        <w:t>Confl Health</w:t>
      </w:r>
      <w:r w:rsidRPr="008A0AB3">
        <w:rPr>
          <w:rFonts w:cstheme="minorHAnsi"/>
          <w:noProof/>
        </w:rPr>
        <w:t>. 2016;10(1):5-7. doi:10.1186/s13031-016-0094-5</w:t>
      </w:r>
    </w:p>
    <w:p w14:paraId="7A7AC7D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34. </w:t>
      </w:r>
      <w:r w:rsidRPr="008A0AB3">
        <w:rPr>
          <w:rFonts w:cstheme="minorHAnsi"/>
          <w:noProof/>
        </w:rPr>
        <w:tab/>
        <w:t>Syrian Arab Republic, WHO. WHO: Early Warning and Response System in Syria. http://www.emro.who.int/syr/publications-other/ewars-weekly-bulletin.html. Published 2019.</w:t>
      </w:r>
    </w:p>
    <w:p w14:paraId="5351BB47"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35. </w:t>
      </w:r>
      <w:r w:rsidRPr="008A0AB3">
        <w:rPr>
          <w:rFonts w:cstheme="minorHAnsi"/>
          <w:noProof/>
        </w:rPr>
        <w:tab/>
        <w:t xml:space="preserve">CDC. Help and Hope for Syrian Refugees: The Many Ways We Take Action in a Crisis. </w:t>
      </w:r>
      <w:r w:rsidRPr="008A0AB3">
        <w:rPr>
          <w:rFonts w:cstheme="minorHAnsi"/>
          <w:noProof/>
        </w:rPr>
        <w:lastRenderedPageBreak/>
        <w:t>Division of Global Health Protection. https://www.cdc.gov/globalhealth/healthprotection/fieldupdates/summer-2016/syrian-crisis-timeline.html. Accessed September 14, 2019.</w:t>
      </w:r>
    </w:p>
    <w:p w14:paraId="018A7EE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36. </w:t>
      </w:r>
      <w:r w:rsidRPr="008A0AB3">
        <w:rPr>
          <w:rFonts w:cstheme="minorHAnsi"/>
          <w:noProof/>
        </w:rPr>
        <w:tab/>
        <w:t>UNOCHA. UN Office for the Coordination of Humanitarian Affairs: Syrian Arab Republic. https://www.unocha.org/syrian-arab-republic/about-ocha-syria. Published 2019.</w:t>
      </w:r>
    </w:p>
    <w:p w14:paraId="3933B4F8"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37. </w:t>
      </w:r>
      <w:r w:rsidRPr="008A0AB3">
        <w:rPr>
          <w:rFonts w:cstheme="minorHAnsi"/>
          <w:noProof/>
        </w:rPr>
        <w:tab/>
        <w:t xml:space="preserve">WHO, UNICEF. </w:t>
      </w:r>
      <w:r w:rsidRPr="008A0AB3">
        <w:rPr>
          <w:rFonts w:cstheme="minorHAnsi"/>
          <w:i/>
          <w:iCs/>
          <w:noProof/>
        </w:rPr>
        <w:t>Overview of Vaccine Preventable Diseases Surveillance Principles</w:t>
      </w:r>
      <w:r w:rsidRPr="008A0AB3">
        <w:rPr>
          <w:rFonts w:cstheme="minorHAnsi"/>
          <w:noProof/>
        </w:rPr>
        <w:t>. Geneva, Switzerland; 2018. doi:10.1071/NB03028</w:t>
      </w:r>
    </w:p>
    <w:p w14:paraId="0FB25F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38. </w:t>
      </w:r>
      <w:r w:rsidRPr="008A0AB3">
        <w:rPr>
          <w:rFonts w:cstheme="minorHAnsi"/>
          <w:noProof/>
        </w:rPr>
        <w:tab/>
        <w:t xml:space="preserve">Moss WJ. Measles. </w:t>
      </w:r>
      <w:r w:rsidRPr="008A0AB3">
        <w:rPr>
          <w:rFonts w:cstheme="minorHAnsi"/>
          <w:i/>
          <w:iCs/>
          <w:noProof/>
        </w:rPr>
        <w:t>Lancet (London, England)</w:t>
      </w:r>
      <w:r w:rsidRPr="008A0AB3">
        <w:rPr>
          <w:rFonts w:cstheme="minorHAnsi"/>
          <w:noProof/>
        </w:rPr>
        <w:t>. 2017;390(10111):2490-2502. doi:10.1016/S0140-6736(17)31463-0</w:t>
      </w:r>
    </w:p>
    <w:p w14:paraId="490267B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39. </w:t>
      </w:r>
      <w:r w:rsidRPr="008A0AB3">
        <w:rPr>
          <w:rFonts w:cstheme="minorHAnsi"/>
          <w:noProof/>
        </w:rPr>
        <w:tab/>
        <w:t xml:space="preserve">Bennett J, Dolin R, Blaser MJ. </w:t>
      </w:r>
      <w:r w:rsidRPr="008A0AB3">
        <w:rPr>
          <w:rFonts w:cstheme="minorHAnsi"/>
          <w:i/>
          <w:iCs/>
          <w:noProof/>
        </w:rPr>
        <w:t>Mandell, Douglas, and Bennett’s Principles and Practice of Infectious Diseases</w:t>
      </w:r>
      <w:r w:rsidRPr="008A0AB3">
        <w:rPr>
          <w:rFonts w:cstheme="minorHAnsi"/>
          <w:noProof/>
        </w:rPr>
        <w:t>. 8th ed. Saunders; 2015.</w:t>
      </w:r>
    </w:p>
    <w:p w14:paraId="7C513F3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40. </w:t>
      </w:r>
      <w:r w:rsidRPr="008A0AB3">
        <w:rPr>
          <w:rFonts w:cstheme="minorHAnsi"/>
          <w:noProof/>
        </w:rPr>
        <w:tab/>
        <w:t>WHO. Measles: Immunization , Vaccines and Biologicals Measles. https://www.who.int/immunization/monitoring_surveillance/burden/vpd/surveillance_type/active/measles/en/. Published 2018.</w:t>
      </w:r>
    </w:p>
    <w:p w14:paraId="53F28D6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41. </w:t>
      </w:r>
      <w:r w:rsidRPr="008A0AB3">
        <w:rPr>
          <w:rFonts w:cstheme="minorHAnsi"/>
          <w:noProof/>
        </w:rPr>
        <w:tab/>
        <w:t xml:space="preserve">WHO. WHO: New measles surveillance data from WHO. </w:t>
      </w:r>
      <w:r w:rsidRPr="008A0AB3">
        <w:rPr>
          <w:rFonts w:cstheme="minorHAnsi"/>
          <w:i/>
          <w:iCs/>
          <w:noProof/>
        </w:rPr>
        <w:t>WHO</w:t>
      </w:r>
      <w:r w:rsidRPr="008A0AB3">
        <w:rPr>
          <w:rFonts w:cstheme="minorHAnsi"/>
          <w:noProof/>
        </w:rPr>
        <w:t>. 2019. https://www.who.int/immunization/newsroom/new-measles-data-august-2019/en/. Accessed September 14, 2019.</w:t>
      </w:r>
    </w:p>
    <w:p w14:paraId="1B2858D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42. </w:t>
      </w:r>
      <w:r w:rsidRPr="008A0AB3">
        <w:rPr>
          <w:rFonts w:cstheme="minorHAnsi"/>
          <w:noProof/>
        </w:rPr>
        <w:tab/>
        <w:t xml:space="preserve">WHO. </w:t>
      </w:r>
      <w:r w:rsidRPr="008A0AB3">
        <w:rPr>
          <w:rFonts w:cstheme="minorHAnsi"/>
          <w:i/>
          <w:iCs/>
          <w:noProof/>
        </w:rPr>
        <w:t>WHO Vaccine-Preventable Diseases Country Profile: Syrian Arab Republic</w:t>
      </w:r>
      <w:r w:rsidRPr="008A0AB3">
        <w:rPr>
          <w:rFonts w:cstheme="minorHAnsi"/>
          <w:noProof/>
        </w:rPr>
        <w:t>. World Health Organization https://apps.who.int/immunization_monitoring/globalsummary/incidences?c=SYR. Accessed September 19, 2019.</w:t>
      </w:r>
    </w:p>
    <w:p w14:paraId="75E57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43. </w:t>
      </w:r>
      <w:r w:rsidRPr="008A0AB3">
        <w:rPr>
          <w:rFonts w:cstheme="minorHAnsi"/>
          <w:noProof/>
        </w:rPr>
        <w:tab/>
        <w:t xml:space="preserve">Durrheim DN, Crowcroft NS, Strebel PM. Measles – The epidemiology of elimination. </w:t>
      </w:r>
      <w:r w:rsidRPr="008A0AB3">
        <w:rPr>
          <w:rFonts w:cstheme="minorHAnsi"/>
          <w:i/>
          <w:iCs/>
          <w:noProof/>
        </w:rPr>
        <w:t>Vaccine</w:t>
      </w:r>
      <w:r w:rsidRPr="008A0AB3">
        <w:rPr>
          <w:rFonts w:cstheme="minorHAnsi"/>
          <w:noProof/>
        </w:rPr>
        <w:t>. 2014;32(51):6880-6883. doi:10.1016/j.vaccine.2014.10.061</w:t>
      </w:r>
    </w:p>
    <w:p w14:paraId="0003338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44. </w:t>
      </w:r>
      <w:r w:rsidRPr="008A0AB3">
        <w:rPr>
          <w:rFonts w:cstheme="minorHAnsi"/>
          <w:noProof/>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Pr="008A0AB3" w:rsidRDefault="00C9659A" w:rsidP="00572DF8">
      <w:pPr>
        <w:spacing w:line="240" w:lineRule="auto"/>
        <w:jc w:val="both"/>
        <w:rPr>
          <w:rFonts w:cstheme="minorHAnsi"/>
        </w:rPr>
      </w:pPr>
      <w:r w:rsidRPr="008A0AB3">
        <w:rPr>
          <w:rFonts w:cstheme="minorHAnsi"/>
        </w:rPr>
        <w:fldChar w:fldCharType="end"/>
      </w:r>
    </w:p>
    <w:p w14:paraId="405DBA3B" w14:textId="66BE509C" w:rsidR="009A0E0B" w:rsidRPr="008A0AB3" w:rsidRDefault="009A0E0B" w:rsidP="00572DF8">
      <w:pPr>
        <w:spacing w:line="240" w:lineRule="auto"/>
        <w:jc w:val="both"/>
        <w:rPr>
          <w:rFonts w:cstheme="minorHAnsi"/>
        </w:rPr>
      </w:pPr>
    </w:p>
    <w:p w14:paraId="2E274F15" w14:textId="3511AD60" w:rsidR="009A0E0B" w:rsidRPr="008A0AB3" w:rsidRDefault="009A0E0B" w:rsidP="00572DF8">
      <w:pPr>
        <w:spacing w:line="240" w:lineRule="auto"/>
        <w:jc w:val="both"/>
        <w:rPr>
          <w:rFonts w:cstheme="minorHAnsi"/>
        </w:rPr>
      </w:pPr>
    </w:p>
    <w:p w14:paraId="02350010" w14:textId="77777777" w:rsidR="009A0E0B" w:rsidRPr="008A0AB3" w:rsidRDefault="009A0E0B" w:rsidP="00572DF8">
      <w:pPr>
        <w:spacing w:line="240" w:lineRule="auto"/>
        <w:jc w:val="both"/>
        <w:rPr>
          <w:rFonts w:cstheme="minorHAnsi"/>
        </w:rPr>
      </w:pPr>
    </w:p>
    <w:p w14:paraId="068848F6" w14:textId="17A461B0" w:rsidR="00A53584" w:rsidRPr="008A0AB3" w:rsidRDefault="00A53584" w:rsidP="00572DF8">
      <w:pPr>
        <w:spacing w:line="240" w:lineRule="auto"/>
        <w:jc w:val="both"/>
        <w:rPr>
          <w:rFonts w:cstheme="minorHAnsi"/>
        </w:rPr>
      </w:pPr>
    </w:p>
    <w:p w14:paraId="3D8360CD" w14:textId="77777777" w:rsidR="0086783E" w:rsidRPr="008A0AB3" w:rsidRDefault="0086783E" w:rsidP="00572DF8">
      <w:pPr>
        <w:spacing w:line="240" w:lineRule="auto"/>
        <w:rPr>
          <w:rFonts w:cstheme="minorHAnsi"/>
        </w:rPr>
      </w:pPr>
    </w:p>
    <w:sectPr w:rsidR="0086783E" w:rsidRPr="008A0AB3">
      <w:headerReference w:type="default" r:id="rId3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hini Haar" w:date="2019-09-25T13:48:00Z" w:initials="RJH">
    <w:p w14:paraId="7B26BA4B" w14:textId="77777777" w:rsidR="00CE4350" w:rsidRDefault="00CE4350">
      <w:pPr>
        <w:pStyle w:val="CommentText"/>
        <w:rPr>
          <w:noProof/>
        </w:rPr>
      </w:pPr>
      <w:r>
        <w:rPr>
          <w:rStyle w:val="CommentReference"/>
        </w:rPr>
        <w:annotationRef/>
      </w:r>
      <w:r>
        <w:rPr>
          <w:noProof/>
        </w:rPr>
        <w:t>did you email this to them already? if not, do it today!</w:t>
      </w:r>
    </w:p>
    <w:p w14:paraId="31E5AB02" w14:textId="6A6D38BE" w:rsidR="00CE4350" w:rsidRDefault="00CE4350">
      <w:pPr>
        <w:pStyle w:val="CommentText"/>
      </w:pPr>
    </w:p>
  </w:comment>
  <w:comment w:id="1" w:author="Rohini Haar" w:date="2019-09-25T13:47:00Z" w:initials="RJH">
    <w:p w14:paraId="1B15D7B4" w14:textId="48F5E601" w:rsidR="00CE4350" w:rsidRDefault="00CE4350">
      <w:pPr>
        <w:pStyle w:val="CommentText"/>
      </w:pPr>
      <w:r>
        <w:rPr>
          <w:rStyle w:val="CommentReference"/>
        </w:rPr>
        <w:annotationRef/>
      </w:r>
      <w:r>
        <w:rPr>
          <w:noProof/>
        </w:rPr>
        <w:t xml:space="preserve">we will have to ask Ndola and Art if they want to co-author and if they have substantive revisions. </w:t>
      </w:r>
    </w:p>
  </w:comment>
  <w:comment w:id="2" w:author="Rohini Haar" w:date="2019-09-16T14:46:00Z" w:initials="RJH">
    <w:p w14:paraId="4C8BCF89" w14:textId="77777777" w:rsidR="00CE4350" w:rsidRDefault="00CE4350" w:rsidP="00A773EB">
      <w:pPr>
        <w:pStyle w:val="CommentText"/>
      </w:pPr>
      <w:r>
        <w:rPr>
          <w:rStyle w:val="CommentReference"/>
        </w:rPr>
        <w:annotationRef/>
      </w:r>
      <w:r>
        <w:t>Can you fill this out accurately?</w:t>
      </w:r>
    </w:p>
  </w:comment>
  <w:comment w:id="4" w:author="Sammy Mehtar" w:date="2019-09-20T17:28:00Z" w:initials="SM">
    <w:p w14:paraId="1B1B9539" w14:textId="6DD053CA" w:rsidR="00CE4350" w:rsidRDefault="00CE4350">
      <w:pPr>
        <w:pStyle w:val="CommentText"/>
      </w:pPr>
      <w:r>
        <w:rPr>
          <w:rStyle w:val="CommentReference"/>
        </w:rPr>
        <w:annotationRef/>
      </w:r>
      <w:r>
        <w:t>Need better way to say this.</w:t>
      </w:r>
    </w:p>
  </w:comment>
  <w:comment w:id="6" w:author="Sammy Mehtar" w:date="2019-09-20T17:32:00Z" w:initials="SM">
    <w:p w14:paraId="13FDE590" w14:textId="316E37AF" w:rsidR="00CE4350" w:rsidRDefault="00CE4350">
      <w:pPr>
        <w:pStyle w:val="CommentText"/>
      </w:pPr>
      <w:r>
        <w:rPr>
          <w:rStyle w:val="CommentReference"/>
        </w:rPr>
        <w:annotationRef/>
      </w:r>
      <w:r>
        <w:t>Measles incidence or incidence of clinical cases of measles?</w:t>
      </w:r>
    </w:p>
  </w:comment>
  <w:comment w:id="7" w:author="Rohini Haar" w:date="2019-09-25T13:55:00Z" w:initials="RJH">
    <w:p w14:paraId="6130447D" w14:textId="5A2CBAD9" w:rsidR="00CE4350" w:rsidRDefault="00CE4350">
      <w:pPr>
        <w:pStyle w:val="CommentText"/>
      </w:pPr>
      <w:r>
        <w:rPr>
          <w:rStyle w:val="CommentReference"/>
        </w:rPr>
        <w:annotationRef/>
      </w:r>
      <w:r>
        <w:t xml:space="preserve">If </w:t>
      </w:r>
      <w:proofErr w:type="spellStart"/>
      <w:r>
        <w:t>its</w:t>
      </w:r>
      <w:proofErr w:type="spellEnd"/>
      <w:r>
        <w:t xml:space="preserve"> less than .001, you can just put something like this. </w:t>
      </w:r>
    </w:p>
  </w:comment>
  <w:comment w:id="8" w:author="Sammy Mehtar" w:date="2019-09-19T18:56:00Z" w:initials="SM">
    <w:p w14:paraId="5855A963" w14:textId="48C140A5" w:rsidR="00CE4350" w:rsidRDefault="00CE4350">
      <w:pPr>
        <w:pStyle w:val="CommentText"/>
      </w:pPr>
      <w:r>
        <w:rPr>
          <w:rStyle w:val="CommentReference"/>
        </w:rPr>
        <w:annotationRef/>
      </w:r>
      <w:r>
        <w:t>Need to tighten this up.</w:t>
      </w:r>
    </w:p>
  </w:comment>
  <w:comment w:id="11" w:author="Sammy Mehtar" w:date="2019-07-14T14:34:00Z" w:initials="SM">
    <w:p w14:paraId="0000F67E" w14:textId="77777777" w:rsidR="00CE4350" w:rsidRDefault="00CE4350" w:rsidP="003E76C6">
      <w:pPr>
        <w:pStyle w:val="CommentText"/>
      </w:pPr>
      <w:r>
        <w:rPr>
          <w:rStyle w:val="CommentReference"/>
        </w:rPr>
        <w:annotationRef/>
      </w:r>
      <w:r>
        <w:t>Citation in lit review</w:t>
      </w:r>
    </w:p>
  </w:comment>
  <w:comment w:id="12" w:author="Sammy Mehtar" w:date="2019-09-30T14:23:00Z" w:initials="SM">
    <w:p w14:paraId="41F7D657" w14:textId="5C30710B" w:rsidR="00CE4350" w:rsidRDefault="00CE4350">
      <w:pPr>
        <w:pStyle w:val="CommentText"/>
      </w:pPr>
      <w:r>
        <w:rPr>
          <w:rStyle w:val="CommentReference"/>
        </w:rPr>
        <w:annotationRef/>
      </w:r>
      <w:r>
        <w:t>Phrased weird.</w:t>
      </w:r>
    </w:p>
  </w:comment>
  <w:comment w:id="10" w:author="Sammy Mehtar" w:date="2019-09-19T17:40:00Z" w:initials="SM">
    <w:p w14:paraId="43A36829" w14:textId="58150828" w:rsidR="00CE4350" w:rsidRDefault="00CE4350">
      <w:pPr>
        <w:pStyle w:val="CommentText"/>
      </w:pPr>
      <w:r>
        <w:rPr>
          <w:rStyle w:val="CommentReference"/>
        </w:rPr>
        <w:annotationRef/>
      </w:r>
      <w:r>
        <w:t>Need more citations</w:t>
      </w:r>
    </w:p>
  </w:comment>
  <w:comment w:id="13" w:author="Sammy Mehtar" w:date="2019-09-19T18:23:00Z" w:initials="SM">
    <w:p w14:paraId="3AC94D23" w14:textId="1BD62DE4" w:rsidR="00CE4350" w:rsidRPr="0080059B" w:rsidRDefault="00CE4350" w:rsidP="0080059B">
      <w:pPr>
        <w:pStyle w:val="CommentText"/>
        <w:rPr>
          <w:sz w:val="16"/>
          <w:szCs w:val="16"/>
        </w:rPr>
      </w:pPr>
      <w:r>
        <w:rPr>
          <w:rStyle w:val="CommentReference"/>
        </w:rPr>
        <w:annotationRef/>
      </w:r>
      <w:r>
        <w:rPr>
          <w:rStyle w:val="CommentReference"/>
        </w:rPr>
        <w:t>Provide some details here, describe what they found</w:t>
      </w:r>
    </w:p>
  </w:comment>
  <w:comment w:id="14" w:author="Sammy Mehtar" w:date="2019-09-19T18:23:00Z" w:initials="SM">
    <w:p w14:paraId="5AE31278" w14:textId="4D1F1283" w:rsidR="00CE4350" w:rsidRDefault="00CE4350">
      <w:pPr>
        <w:pStyle w:val="CommentText"/>
      </w:pPr>
      <w:r>
        <w:rPr>
          <w:rStyle w:val="CommentReference"/>
        </w:rPr>
        <w:annotationRef/>
      </w:r>
      <w:r>
        <w:rPr>
          <w:rStyle w:val="CommentReference"/>
        </w:rPr>
        <w:t>References!!</w:t>
      </w:r>
    </w:p>
  </w:comment>
  <w:comment w:id="15" w:author="Rohini Haar" w:date="2019-09-25T14:10:00Z" w:initials="RJH">
    <w:p w14:paraId="52CBBDF4" w14:textId="45243E98" w:rsidR="00CE4350" w:rsidRDefault="00CE4350">
      <w:pPr>
        <w:pStyle w:val="CommentText"/>
      </w:pPr>
      <w:r>
        <w:rPr>
          <w:rStyle w:val="CommentReference"/>
        </w:rPr>
        <w:annotationRef/>
      </w:r>
      <w:r>
        <w:t xml:space="preserve">Need a sentence or two here about why we are studying measles and not all the other stuff, and why we picked it… maybe in the para below. Somewhere. </w:t>
      </w:r>
    </w:p>
  </w:comment>
  <w:comment w:id="19" w:author="Sammy Mehtar" w:date="2019-06-09T20:20:00Z" w:initials="SM">
    <w:p w14:paraId="3951B107" w14:textId="77777777" w:rsidR="00CE4350" w:rsidRDefault="00CE4350"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0" w:author="Sammy Mehtar" w:date="2019-08-22T15:13:00Z" w:initials="SM">
    <w:p w14:paraId="2969F7C1" w14:textId="77777777" w:rsidR="00CE4350" w:rsidRDefault="00CE4350" w:rsidP="00720764">
      <w:pPr>
        <w:pStyle w:val="CommentText"/>
      </w:pPr>
      <w:r>
        <w:rPr>
          <w:rStyle w:val="CommentReference"/>
        </w:rPr>
        <w:annotationRef/>
      </w:r>
      <w:r>
        <w:t>Find different word</w:t>
      </w:r>
    </w:p>
  </w:comment>
  <w:comment w:id="21" w:author="Sammy Mehtar" w:date="2019-05-09T09:25:00Z" w:initials="SM">
    <w:p w14:paraId="48BFC36F" w14:textId="77777777" w:rsidR="00CE4350" w:rsidRDefault="00CE4350"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CE4350" w:rsidRDefault="00CE4350" w:rsidP="00720764">
      <w:pPr>
        <w:pStyle w:val="CommentText"/>
      </w:pPr>
      <w:r>
        <w:t>% change in pop</w:t>
      </w:r>
    </w:p>
    <w:p w14:paraId="0253D3F8" w14:textId="77777777" w:rsidR="00CE4350" w:rsidRPr="008233BF" w:rsidRDefault="00CE4350" w:rsidP="00720764">
      <w:pPr>
        <w:pStyle w:val="CommentText"/>
      </w:pPr>
      <w:r>
        <w:t xml:space="preserve">Interpolation </w:t>
      </w:r>
    </w:p>
    <w:p w14:paraId="64F7908E" w14:textId="77777777" w:rsidR="00CE4350" w:rsidRPr="008233BF" w:rsidRDefault="00CE4350" w:rsidP="00720764">
      <w:pPr>
        <w:pStyle w:val="CommentText"/>
        <w:rPr>
          <w:b/>
          <w:bCs/>
        </w:rPr>
      </w:pPr>
      <w:r>
        <w:rPr>
          <w:b/>
          <w:bCs/>
        </w:rPr>
        <w:t>Ndola</w:t>
      </w:r>
    </w:p>
  </w:comment>
  <w:comment w:id="22" w:author="Sammy Mehtar" w:date="2019-07-27T16:36:00Z" w:initials="SM">
    <w:p w14:paraId="08719206" w14:textId="77777777" w:rsidR="00CE4350" w:rsidRDefault="00CE4350" w:rsidP="00720764">
      <w:pPr>
        <w:pStyle w:val="CommentText"/>
      </w:pPr>
      <w:r>
        <w:rPr>
          <w:rStyle w:val="CommentReference"/>
        </w:rPr>
        <w:annotationRef/>
      </w:r>
      <w:r>
        <w:t>They don’t disseminate it publicly, how do I cite?</w:t>
      </w:r>
    </w:p>
  </w:comment>
  <w:comment w:id="23" w:author="Sammy Mehtar" w:date="2019-06-09T19:21:00Z" w:initials="SM">
    <w:p w14:paraId="07FBB305" w14:textId="77777777" w:rsidR="00CE4350" w:rsidRDefault="00CE4350" w:rsidP="00720764">
      <w:pPr>
        <w:pStyle w:val="CommentText"/>
      </w:pPr>
      <w:r>
        <w:rPr>
          <w:rStyle w:val="CommentReference"/>
        </w:rPr>
        <w:annotationRef/>
      </w:r>
      <w:r>
        <w:t>Is there a better term?</w:t>
      </w:r>
    </w:p>
    <w:p w14:paraId="5E0F7B31" w14:textId="77777777" w:rsidR="00CE4350" w:rsidRDefault="00CE4350" w:rsidP="00720764">
      <w:pPr>
        <w:pStyle w:val="CommentText"/>
      </w:pPr>
      <w:r>
        <w:t>I essentially mean attack rates and the ways we manipulated them</w:t>
      </w:r>
    </w:p>
  </w:comment>
  <w:comment w:id="24" w:author="Sammy Mehtar" w:date="2019-06-09T19:21:00Z" w:initials="SM">
    <w:p w14:paraId="12F5DF5E" w14:textId="77777777" w:rsidR="00CE4350" w:rsidRDefault="00CE4350" w:rsidP="00720764">
      <w:pPr>
        <w:pStyle w:val="CommentText"/>
      </w:pPr>
      <w:r>
        <w:rPr>
          <w:rStyle w:val="CommentReference"/>
        </w:rPr>
        <w:annotationRef/>
      </w:r>
      <w:r>
        <w:t>Incidence or attack rate? Same thing or not?</w:t>
      </w:r>
    </w:p>
  </w:comment>
  <w:comment w:id="25" w:author="Rohini Haar" w:date="2019-09-25T23:54:00Z" w:initials="RJH">
    <w:p w14:paraId="44DB38B8" w14:textId="6896E232" w:rsidR="00CE4350" w:rsidRDefault="00CE4350">
      <w:pPr>
        <w:pStyle w:val="CommentText"/>
      </w:pPr>
      <w:r>
        <w:rPr>
          <w:rStyle w:val="CommentReference"/>
        </w:rPr>
        <w:annotationRef/>
      </w:r>
      <w:r>
        <w:t>Hmmm… could be the same thing. Incidence of attacks?</w:t>
      </w:r>
    </w:p>
  </w:comment>
  <w:comment w:id="26" w:author="Sammy Mehtar" w:date="2019-06-09T19:26:00Z" w:initials="SM">
    <w:p w14:paraId="7D86E772" w14:textId="77777777" w:rsidR="00CE4350" w:rsidRDefault="00CE4350" w:rsidP="00720764">
      <w:pPr>
        <w:pStyle w:val="CommentText"/>
      </w:pPr>
      <w:r>
        <w:rPr>
          <w:rStyle w:val="CommentReference"/>
        </w:rPr>
        <w:annotationRef/>
      </w:r>
      <w:r>
        <w:t>Keep in the limitation section or is it ok here?</w:t>
      </w:r>
    </w:p>
  </w:comment>
  <w:comment w:id="27" w:author="Rohini Haar" w:date="2019-09-25T23:55:00Z" w:initials="RJH">
    <w:p w14:paraId="59FA5EFE" w14:textId="763BCC48" w:rsidR="00CE4350" w:rsidRDefault="00CE4350">
      <w:pPr>
        <w:pStyle w:val="CommentText"/>
      </w:pPr>
      <w:r>
        <w:rPr>
          <w:rStyle w:val="CommentReference"/>
        </w:rPr>
        <w:annotationRef/>
      </w:r>
      <w:r>
        <w:t xml:space="preserve">Great here. </w:t>
      </w:r>
    </w:p>
  </w:comment>
  <w:comment w:id="29" w:author="Sammy Mehtar" w:date="2019-06-12T12:49:00Z" w:initials="SM">
    <w:p w14:paraId="00C1CE80" w14:textId="77777777" w:rsidR="00CE4350" w:rsidRDefault="00CE4350" w:rsidP="00A175CC">
      <w:pPr>
        <w:pStyle w:val="CommentText"/>
      </w:pPr>
      <w:r>
        <w:rPr>
          <w:rStyle w:val="CommentReference"/>
        </w:rPr>
        <w:annotationRef/>
      </w:r>
      <w:r>
        <w:t xml:space="preserve">Which districts changed the most? </w:t>
      </w:r>
    </w:p>
    <w:p w14:paraId="261BAB8A" w14:textId="77777777" w:rsidR="00CE4350" w:rsidRDefault="00CE4350" w:rsidP="00A175CC">
      <w:pPr>
        <w:pStyle w:val="CommentText"/>
      </w:pPr>
      <w:r>
        <w:t>Why is that? How did it impact incidence?</w:t>
      </w:r>
    </w:p>
  </w:comment>
  <w:comment w:id="30" w:author="Sammy Mehtar" w:date="2019-09-30T14:26:00Z" w:initials="SM">
    <w:p w14:paraId="7C6C7938" w14:textId="59274F85" w:rsidR="00CE4350" w:rsidRDefault="00CE4350">
      <w:pPr>
        <w:pStyle w:val="CommentText"/>
      </w:pPr>
      <w:r>
        <w:rPr>
          <w:rStyle w:val="CommentReference"/>
        </w:rPr>
        <w:annotationRef/>
      </w:r>
      <w:r>
        <w:t>“</w:t>
      </w:r>
      <w:r w:rsidRPr="00297613">
        <w:t>Almost all districts that fall out of Gov control experienced some sort of population movement. You can go to https://www.humanitarianresponse.info/en/operations/stima/camp-coordination-management to see the IDPs waves.</w:t>
      </w:r>
      <w:r>
        <w:t>” -Naser</w:t>
      </w:r>
    </w:p>
  </w:comment>
  <w:comment w:id="32" w:author="Sammy Mehtar" w:date="2019-09-01T21:10:00Z" w:initials="SM">
    <w:p w14:paraId="7DDA0666" w14:textId="404733F2" w:rsidR="00CE4350" w:rsidRDefault="00CE4350">
      <w:pPr>
        <w:pStyle w:val="CommentText"/>
      </w:pPr>
      <w:r>
        <w:rPr>
          <w:rStyle w:val="CommentReference"/>
        </w:rPr>
        <w:annotationRef/>
      </w:r>
      <w:r>
        <w:t>Proper use of this term?</w:t>
      </w:r>
    </w:p>
  </w:comment>
  <w:comment w:id="34" w:author="Sammy Mehtar" w:date="2019-04-28T15:08:00Z" w:initials="SM">
    <w:p w14:paraId="7D6852ED" w14:textId="77777777" w:rsidR="00CE4350" w:rsidRDefault="00CE4350" w:rsidP="00DF5F7E">
      <w:pPr>
        <w:pStyle w:val="CommentText"/>
      </w:pPr>
      <w:r>
        <w:rPr>
          <w:rStyle w:val="CommentReference"/>
        </w:rPr>
        <w:annotationRef/>
      </w:r>
      <w:r>
        <w:t>Which diseases are we covering?</w:t>
      </w:r>
    </w:p>
  </w:comment>
  <w:comment w:id="35" w:author="Sammy Mehtar" w:date="2019-09-26T16:35:00Z" w:initials="SM">
    <w:p w14:paraId="2C249D54" w14:textId="46FEF802" w:rsidR="00CE4350" w:rsidRDefault="00CE4350">
      <w:pPr>
        <w:pStyle w:val="CommentText"/>
      </w:pPr>
      <w:r>
        <w:rPr>
          <w:rStyle w:val="CommentReference"/>
        </w:rPr>
        <w:annotationRef/>
      </w:r>
      <w:r>
        <w:t>Write tables</w:t>
      </w:r>
    </w:p>
  </w:comment>
  <w:comment w:id="38" w:author="Sammy Mehtar" w:date="2019-09-21T14:02:00Z" w:initials="SM">
    <w:p w14:paraId="72473ECF" w14:textId="201CAFD0" w:rsidR="00CE4350" w:rsidRDefault="00CE4350">
      <w:pPr>
        <w:pStyle w:val="CommentText"/>
      </w:pPr>
      <w:r>
        <w:rPr>
          <w:rStyle w:val="CommentReference"/>
        </w:rPr>
        <w:annotationRef/>
      </w:r>
      <w:r>
        <w:t>Italics for gov/district names?</w:t>
      </w:r>
    </w:p>
  </w:comment>
  <w:comment w:id="39" w:author="Sammy Mehtar" w:date="2019-09-01T20:58:00Z" w:initials="SM">
    <w:p w14:paraId="563E7642" w14:textId="77777777" w:rsidR="00CE4350" w:rsidRDefault="00CE4350">
      <w:pPr>
        <w:pStyle w:val="CommentText"/>
      </w:pPr>
      <w:r>
        <w:rPr>
          <w:rStyle w:val="CommentReference"/>
        </w:rPr>
        <w:annotationRef/>
      </w:r>
      <w:r>
        <w:t>Need some stats/numbers around this</w:t>
      </w:r>
    </w:p>
    <w:p w14:paraId="458E939D" w14:textId="6BD0959D" w:rsidR="00CE4350" w:rsidRDefault="00CE4350">
      <w:pPr>
        <w:pStyle w:val="CommentText"/>
      </w:pPr>
      <w:r>
        <w:t>Proportion of missing / all district weeks, number of missing weeks, districts with most missing, chart of missing values.</w:t>
      </w:r>
    </w:p>
  </w:comment>
  <w:comment w:id="40" w:author="Sammy Mehtar" w:date="2019-05-03T19:12:00Z" w:initials="SM">
    <w:p w14:paraId="171B41AD" w14:textId="77777777" w:rsidR="00CE4350" w:rsidRDefault="00CE4350" w:rsidP="00DF5F7E">
      <w:pPr>
        <w:pStyle w:val="CommentText"/>
      </w:pPr>
      <w:r>
        <w:rPr>
          <w:rStyle w:val="CommentReference"/>
        </w:rPr>
        <w:annotationRef/>
      </w:r>
      <w:r>
        <w:t>What about alert thresholds? Part of our analysis?</w:t>
      </w:r>
    </w:p>
  </w:comment>
  <w:comment w:id="41" w:author="Sammy Mehtar" w:date="2019-06-12T14:12:00Z" w:initials="SM">
    <w:p w14:paraId="667A605D" w14:textId="77777777" w:rsidR="00CE4350" w:rsidRDefault="00CE4350" w:rsidP="00DF5F7E">
      <w:pPr>
        <w:pStyle w:val="CommentText"/>
      </w:pPr>
      <w:r>
        <w:rPr>
          <w:rStyle w:val="CommentReference"/>
        </w:rPr>
        <w:annotationRef/>
      </w:r>
      <w:r>
        <w:t xml:space="preserve">Quote in their English or ours? </w:t>
      </w:r>
    </w:p>
  </w:comment>
  <w:comment w:id="42" w:author="Rohini Haar" w:date="2019-09-25T23:58:00Z" w:initials="RJH">
    <w:p w14:paraId="2FA36D01" w14:textId="1DFF1E85" w:rsidR="00CE4350" w:rsidRDefault="00CE4350">
      <w:pPr>
        <w:pStyle w:val="CommentText"/>
      </w:pPr>
      <w:r>
        <w:rPr>
          <w:rStyle w:val="CommentReference"/>
        </w:rPr>
        <w:annotationRef/>
      </w:r>
      <w:r>
        <w:t xml:space="preserve">Theirs. This </w:t>
      </w:r>
      <w:proofErr w:type="spellStart"/>
      <w:r>
        <w:t>willproably</w:t>
      </w:r>
      <w:proofErr w:type="spellEnd"/>
      <w:r>
        <w:t xml:space="preserve"> go to a </w:t>
      </w:r>
      <w:proofErr w:type="spellStart"/>
      <w:r>
        <w:t>british</w:t>
      </w:r>
      <w:proofErr w:type="spellEnd"/>
      <w:r>
        <w:t xml:space="preserve"> journal </w:t>
      </w:r>
      <w:proofErr w:type="spellStart"/>
      <w:r>
        <w:t>anway</w:t>
      </w:r>
      <w:proofErr w:type="spellEnd"/>
      <w:r>
        <w:t>. Americans don’t care about this stuff:0</w:t>
      </w:r>
    </w:p>
  </w:comment>
  <w:comment w:id="43" w:author="Rohini Haar" w:date="2019-09-25T23:58:00Z" w:initials="RJH">
    <w:p w14:paraId="79C2EED9" w14:textId="2490569A" w:rsidR="00CE4350" w:rsidRDefault="00CE4350">
      <w:pPr>
        <w:pStyle w:val="CommentText"/>
      </w:pPr>
      <w:r>
        <w:rPr>
          <w:rStyle w:val="CommentReference"/>
        </w:rPr>
        <w:annotationRef/>
      </w:r>
      <w:r>
        <w:t>Some of this might be too much information but keep it in t</w:t>
      </w:r>
      <w:r>
        <w:rPr>
          <w:noProof/>
        </w:rPr>
        <w:t xml:space="preserve">here and ge tthe reviews back. we can always cut later if they make us. </w:t>
      </w:r>
    </w:p>
  </w:comment>
  <w:comment w:id="44" w:author="Sammy Mehtar" w:date="2019-04-28T17:25:00Z" w:initials="SM">
    <w:p w14:paraId="100608A2" w14:textId="77777777" w:rsidR="00CE4350" w:rsidRDefault="00CE4350" w:rsidP="00720764">
      <w:pPr>
        <w:pStyle w:val="CommentText"/>
      </w:pPr>
      <w:r>
        <w:rPr>
          <w:rStyle w:val="CommentReference"/>
        </w:rPr>
        <w:annotationRef/>
      </w:r>
      <w:r>
        <w:t>Include Table #, reference it in text</w:t>
      </w:r>
    </w:p>
  </w:comment>
  <w:comment w:id="45" w:author="Sammy Mehtar" w:date="2019-09-14T17:50:00Z" w:initials="SM">
    <w:p w14:paraId="1BC2A3F5" w14:textId="77777777" w:rsidR="00CE4350" w:rsidRDefault="00CE4350" w:rsidP="00F539D7">
      <w:pPr>
        <w:pStyle w:val="CommentText"/>
      </w:pPr>
      <w:r>
        <w:rPr>
          <w:rStyle w:val="CommentReference"/>
        </w:rPr>
        <w:annotationRef/>
      </w:r>
      <w:r w:rsidRPr="00C53559">
        <w:t>https://www.who.int/immunization/monitoring_surveillance/burden/vpd/surveillance_type/active/measles/en/</w:t>
      </w:r>
    </w:p>
  </w:comment>
  <w:comment w:id="46" w:author="Sammy Mehtar" w:date="2019-10-03T23:42:00Z" w:initials="SM">
    <w:p w14:paraId="40B03980" w14:textId="2AB769A1" w:rsidR="00CE4350" w:rsidRDefault="00CE4350">
      <w:pPr>
        <w:pStyle w:val="CommentText"/>
      </w:pPr>
      <w:r>
        <w:rPr>
          <w:rStyle w:val="CommentReference"/>
        </w:rPr>
        <w:annotationRef/>
      </w:r>
      <w:r>
        <w:t>Cite</w:t>
      </w:r>
    </w:p>
  </w:comment>
  <w:comment w:id="47" w:author="Sammy Mehtar" w:date="2019-10-03T23:42:00Z" w:initials="SM">
    <w:p w14:paraId="4846CA28" w14:textId="645B53E2" w:rsidR="00CE4350" w:rsidRDefault="00CE4350">
      <w:pPr>
        <w:pStyle w:val="CommentText"/>
      </w:pPr>
      <w:r>
        <w:rPr>
          <w:rStyle w:val="CommentReference"/>
        </w:rPr>
        <w:annotationRef/>
      </w:r>
      <w:r>
        <w:t>Find a cite</w:t>
      </w:r>
    </w:p>
  </w:comment>
  <w:comment w:id="48" w:author="Sammy Mehtar" w:date="2019-10-03T23:41:00Z" w:initials="SM">
    <w:p w14:paraId="35326A91" w14:textId="3AD1FC40" w:rsidR="00CE4350" w:rsidRDefault="00CE4350">
      <w:pPr>
        <w:pStyle w:val="CommentText"/>
      </w:pPr>
      <w:r>
        <w:rPr>
          <w:rStyle w:val="CommentReference"/>
        </w:rPr>
        <w:annotationRef/>
      </w:r>
      <w:r>
        <w:t xml:space="preserve">Cite this, WHO </w:t>
      </w:r>
    </w:p>
  </w:comment>
  <w:comment w:id="49" w:author="Sammy Mehtar" w:date="2019-10-03T23:45:00Z" w:initials="SM">
    <w:p w14:paraId="390545D7" w14:textId="586107EA" w:rsidR="00CE4350" w:rsidRDefault="00CE4350">
      <w:pPr>
        <w:pStyle w:val="CommentText"/>
      </w:pPr>
      <w:r>
        <w:rPr>
          <w:rStyle w:val="CommentReference"/>
        </w:rPr>
        <w:annotationRef/>
      </w:r>
      <w:r>
        <w:t>Word this better, find the data from ACU, cite.</w:t>
      </w:r>
    </w:p>
  </w:comment>
  <w:comment w:id="50" w:author="Sammy Mehtar" w:date="2019-05-09T09:15:00Z" w:initials="SM">
    <w:p w14:paraId="52C1C741" w14:textId="77777777" w:rsidR="00CE4350" w:rsidRDefault="00CE4350" w:rsidP="006F10B4">
      <w:pPr>
        <w:pStyle w:val="CommentText"/>
      </w:pPr>
      <w:r>
        <w:rPr>
          <w:rStyle w:val="CommentReference"/>
        </w:rPr>
        <w:annotationRef/>
      </w:r>
      <w:r>
        <w:t>Draw a flowchart</w:t>
      </w:r>
    </w:p>
  </w:comment>
  <w:comment w:id="51" w:author="Sammy Mehtar" w:date="2019-04-28T17:06:00Z" w:initials="SM">
    <w:p w14:paraId="6F05E825" w14:textId="77777777" w:rsidR="00CE4350" w:rsidRDefault="00CE4350" w:rsidP="006F10B4">
      <w:pPr>
        <w:pStyle w:val="CommentText"/>
      </w:pPr>
      <w:r>
        <w:rPr>
          <w:rStyle w:val="CommentReference"/>
        </w:rPr>
        <w:annotationRef/>
      </w:r>
      <w:r>
        <w:t>define</w:t>
      </w:r>
    </w:p>
  </w:comment>
  <w:comment w:id="52" w:author="Sammy Mehtar" w:date="2019-05-09T09:20:00Z" w:initials="SM">
    <w:p w14:paraId="140266D8" w14:textId="77777777" w:rsidR="00CE4350" w:rsidRDefault="00CE4350" w:rsidP="006F10B4">
      <w:pPr>
        <w:pStyle w:val="CommentText"/>
      </w:pPr>
      <w:r>
        <w:rPr>
          <w:rStyle w:val="CommentReference"/>
        </w:rPr>
        <w:annotationRef/>
      </w:r>
      <w:r>
        <w:t>Trend analysis</w:t>
      </w:r>
    </w:p>
    <w:p w14:paraId="3B3037EC" w14:textId="77777777" w:rsidR="00CE4350" w:rsidRDefault="00CE4350" w:rsidP="006F10B4">
      <w:pPr>
        <w:pStyle w:val="CommentText"/>
      </w:pPr>
      <w:r>
        <w:t>Stat sig</w:t>
      </w:r>
    </w:p>
    <w:p w14:paraId="43DE2F34" w14:textId="77777777" w:rsidR="00CE4350" w:rsidRDefault="00CE4350" w:rsidP="006F10B4">
      <w:pPr>
        <w:pStyle w:val="CommentText"/>
      </w:pPr>
      <w:r>
        <w:t>Graph</w:t>
      </w:r>
    </w:p>
  </w:comment>
  <w:comment w:id="53" w:author="Sammy Mehtar" w:date="2019-09-01T21:12:00Z" w:initials="SM">
    <w:p w14:paraId="28AEE21B" w14:textId="34991896" w:rsidR="00CE4350" w:rsidRDefault="00CE4350">
      <w:pPr>
        <w:pStyle w:val="CommentText"/>
      </w:pPr>
      <w:r>
        <w:rPr>
          <w:rStyle w:val="CommentReference"/>
        </w:rPr>
        <w:annotationRef/>
      </w:r>
      <w:r>
        <w:t>Pick your tests….</w:t>
      </w:r>
    </w:p>
  </w:comment>
  <w:comment w:id="54" w:author="Sammy Mehtar" w:date="2019-05-06T17:51:00Z" w:initials="SM">
    <w:p w14:paraId="3DC5A8E5" w14:textId="77777777" w:rsidR="00CE4350" w:rsidRDefault="00CE4350" w:rsidP="006F10B4">
      <w:pPr>
        <w:pStyle w:val="CommentText"/>
      </w:pPr>
      <w:r>
        <w:rPr>
          <w:rStyle w:val="CommentReference"/>
        </w:rPr>
        <w:annotationRef/>
      </w:r>
      <w:r>
        <w:t>For what?</w:t>
      </w:r>
    </w:p>
  </w:comment>
  <w:comment w:id="55" w:author="Sammy Mehtar" w:date="2019-05-09T09:22:00Z" w:initials="SM">
    <w:p w14:paraId="62ED2C36" w14:textId="77777777" w:rsidR="00CE4350" w:rsidRDefault="00CE4350" w:rsidP="006F10B4">
      <w:pPr>
        <w:pStyle w:val="CommentText"/>
      </w:pPr>
      <w:r>
        <w:rPr>
          <w:rStyle w:val="CommentReference"/>
        </w:rPr>
        <w:annotationRef/>
      </w:r>
      <w:r>
        <w:t>READ: analysis of diarrheal disease at festival, worked with Justin R. For how to calculate the lag.</w:t>
      </w:r>
    </w:p>
    <w:p w14:paraId="3FC5F759" w14:textId="77777777" w:rsidR="00CE4350" w:rsidRDefault="00CE4350" w:rsidP="006F10B4">
      <w:pPr>
        <w:pStyle w:val="CommentText"/>
      </w:pPr>
      <w:r>
        <w:t>By Krista Morris</w:t>
      </w:r>
    </w:p>
  </w:comment>
  <w:comment w:id="57" w:author="Sammy Mehtar" w:date="2019-05-09T09:40:00Z" w:initials="SM">
    <w:p w14:paraId="593CBA0A" w14:textId="77777777" w:rsidR="00CE4350" w:rsidRDefault="00CE4350" w:rsidP="007151E0">
      <w:pPr>
        <w:pStyle w:val="CommentText"/>
      </w:pPr>
      <w:r>
        <w:rPr>
          <w:rStyle w:val="CommentReference"/>
        </w:rPr>
        <w:annotationRef/>
      </w:r>
      <w:r>
        <w:t>More tables, figures, stats.</w:t>
      </w:r>
    </w:p>
  </w:comment>
  <w:comment w:id="59" w:author="Sammy Mehtar" w:date="2019-08-20T19:56:00Z" w:initials="SM">
    <w:p w14:paraId="09B9EC60" w14:textId="77777777" w:rsidR="00CE4350" w:rsidRDefault="00CE4350" w:rsidP="007151E0">
      <w:pPr>
        <w:pStyle w:val="CommentText"/>
      </w:pPr>
      <w:r>
        <w:rPr>
          <w:rStyle w:val="CommentReference"/>
        </w:rPr>
        <w:annotationRef/>
      </w:r>
      <w:r>
        <w:t>NOT UPDATED 2019</w:t>
      </w:r>
    </w:p>
  </w:comment>
  <w:comment w:id="58" w:author="Sammy Mehtar" w:date="2019-08-20T19:56:00Z" w:initials="SM">
    <w:p w14:paraId="3CADD114" w14:textId="77777777" w:rsidR="00CE4350" w:rsidRDefault="00CE4350" w:rsidP="007151E0">
      <w:pPr>
        <w:pStyle w:val="CommentText"/>
      </w:pPr>
      <w:r>
        <w:rPr>
          <w:rStyle w:val="CommentReference"/>
        </w:rPr>
        <w:annotationRef/>
      </w:r>
      <w:r>
        <w:t>Need 2019 Population data…</w:t>
      </w:r>
    </w:p>
  </w:comment>
  <w:comment w:id="60" w:author="Sammy Mehtar" w:date="2019-08-20T19:56:00Z" w:initials="SM">
    <w:p w14:paraId="733ABA90" w14:textId="77777777" w:rsidR="00CE4350" w:rsidRDefault="00CE4350" w:rsidP="007151E0">
      <w:pPr>
        <w:pStyle w:val="CommentText"/>
      </w:pPr>
      <w:r>
        <w:rPr>
          <w:rStyle w:val="CommentReference"/>
        </w:rPr>
        <w:annotationRef/>
      </w:r>
      <w:r>
        <w:t>NOT UPDATED 2019</w:t>
      </w:r>
    </w:p>
  </w:comment>
  <w:comment w:id="62" w:author="Sammy Mehtar" w:date="2019-08-31T14:50:00Z" w:initials="SM">
    <w:p w14:paraId="2F141F66" w14:textId="77777777" w:rsidR="00CE4350" w:rsidRDefault="00CE4350" w:rsidP="007151E0">
      <w:pPr>
        <w:pStyle w:val="CommentText"/>
      </w:pPr>
      <w:r>
        <w:rPr>
          <w:rStyle w:val="CommentReference"/>
        </w:rPr>
        <w:annotationRef/>
      </w:r>
      <w:r>
        <w:t>AKA Syndromic Cases (I defined this earlier, should I use it here? Or do people skip the methods section…</w:t>
      </w:r>
    </w:p>
  </w:comment>
  <w:comment w:id="63" w:author="Sammy Mehtar" w:date="2019-06-07T17:10:00Z" w:initials="SM">
    <w:p w14:paraId="320553E9" w14:textId="77777777" w:rsidR="00CE4350" w:rsidRDefault="00CE4350" w:rsidP="007151E0">
      <w:pPr>
        <w:pStyle w:val="CommentText"/>
      </w:pPr>
      <w:r>
        <w:rPr>
          <w:rStyle w:val="CommentReference"/>
        </w:rPr>
        <w:annotationRef/>
      </w:r>
      <w:r>
        <w:t>Format correctly, add caption to table.</w:t>
      </w:r>
    </w:p>
  </w:comment>
  <w:comment w:id="64" w:author="Sammy Mehtar" w:date="2019-06-09T19:26:00Z" w:initials="SM">
    <w:p w14:paraId="1170F2E8" w14:textId="77777777" w:rsidR="00CE4350" w:rsidRDefault="00CE4350" w:rsidP="007151E0">
      <w:pPr>
        <w:pStyle w:val="CommentText"/>
      </w:pPr>
      <w:r>
        <w:rPr>
          <w:rStyle w:val="CommentReference"/>
        </w:rPr>
        <w:annotationRef/>
      </w:r>
      <w:r>
        <w:t>Repeated. Better here, above, or in limitations section?</w:t>
      </w:r>
    </w:p>
  </w:comment>
  <w:comment w:id="65" w:author="Sammy Mehtar" w:date="2019-08-20T19:35:00Z" w:initials="SM">
    <w:p w14:paraId="613ADBE6" w14:textId="77777777" w:rsidR="00CE4350" w:rsidRDefault="00CE4350" w:rsidP="007151E0">
      <w:pPr>
        <w:pStyle w:val="CommentText"/>
      </w:pPr>
      <w:r>
        <w:rPr>
          <w:rStyle w:val="CommentReference"/>
        </w:rPr>
        <w:annotationRef/>
      </w:r>
      <w:r>
        <w:t>Updated numbers 2019</w:t>
      </w:r>
    </w:p>
  </w:comment>
  <w:comment w:id="66" w:author="Sammy Mehtar" w:date="2019-06-08T21:02:00Z" w:initials="SM">
    <w:p w14:paraId="3AFABADC" w14:textId="77777777" w:rsidR="00CE4350" w:rsidRDefault="00CE4350" w:rsidP="007151E0">
      <w:pPr>
        <w:pStyle w:val="CommentText"/>
      </w:pPr>
      <w:r>
        <w:rPr>
          <w:rStyle w:val="CommentReference"/>
        </w:rPr>
        <w:annotationRef/>
      </w:r>
      <w:r>
        <w:t>How do I statistically test of there is a relationship here?</w:t>
      </w:r>
    </w:p>
  </w:comment>
  <w:comment w:id="67" w:author="Sammy Mehtar" w:date="2019-06-08T21:18:00Z" w:initials="SM">
    <w:p w14:paraId="3FDF547A" w14:textId="77777777" w:rsidR="00CE4350" w:rsidRDefault="00CE4350" w:rsidP="007151E0">
      <w:pPr>
        <w:pStyle w:val="CommentText"/>
      </w:pPr>
      <w:r>
        <w:rPr>
          <w:rStyle w:val="CommentReference"/>
        </w:rPr>
        <w:annotationRef/>
      </w:r>
      <w:r>
        <w:t>And see if the dips are just in other consults or in all consults</w:t>
      </w:r>
    </w:p>
  </w:comment>
  <w:comment w:id="68" w:author="Rohini Haar" w:date="2019-09-26T00:05:00Z" w:initials="RJH">
    <w:p w14:paraId="2159DE74" w14:textId="00AF3F2D" w:rsidR="00CE4350" w:rsidRDefault="00CE4350">
      <w:pPr>
        <w:pStyle w:val="CommentText"/>
      </w:pPr>
      <w:r>
        <w:rPr>
          <w:rStyle w:val="CommentReference"/>
        </w:rPr>
        <w:annotationRef/>
      </w:r>
      <w:r>
        <w:t xml:space="preserve">I t </w:t>
      </w:r>
      <w:proofErr w:type="spellStart"/>
      <w:r>
        <w:t>hink</w:t>
      </w:r>
      <w:proofErr w:type="spellEnd"/>
      <w:r>
        <w:t xml:space="preserve"> you answer this below?</w:t>
      </w:r>
    </w:p>
  </w:comment>
  <w:comment w:id="70" w:author="Rohini Haar" w:date="2019-09-26T00:09:00Z" w:initials="RJH">
    <w:p w14:paraId="366FC139" w14:textId="70DB1622" w:rsidR="00CE4350" w:rsidRDefault="00CE4350">
      <w:pPr>
        <w:pStyle w:val="CommentText"/>
      </w:pPr>
      <w:r>
        <w:rPr>
          <w:rStyle w:val="CommentReference"/>
        </w:rPr>
        <w:annotationRef/>
      </w:r>
      <w:r>
        <w:t>For each o</w:t>
      </w:r>
      <w:r w:rsidR="00996F88">
        <w:t>f</w:t>
      </w:r>
      <w:r>
        <w:t xml:space="preserve"> these, put the actual incident rate in () next to the </w:t>
      </w:r>
      <w:proofErr w:type="spellStart"/>
      <w:r>
        <w:t>goveronate</w:t>
      </w:r>
      <w:proofErr w:type="spellEnd"/>
      <w:r>
        <w:t xml:space="preserve"> name. </w:t>
      </w:r>
      <w:proofErr w:type="spellStart"/>
      <w:r>
        <w:t>ir.</w:t>
      </w:r>
      <w:proofErr w:type="spellEnd"/>
      <w:r>
        <w:t xml:space="preserve"> </w:t>
      </w:r>
      <w:proofErr w:type="spellStart"/>
      <w:r>
        <w:t>Islib</w:t>
      </w:r>
      <w:proofErr w:type="spellEnd"/>
      <w:r>
        <w:t xml:space="preserve"> (34%)</w:t>
      </w:r>
    </w:p>
  </w:comment>
  <w:comment w:id="71" w:author="Rohini Haar" w:date="2019-09-26T00:08:00Z" w:initials="RJH">
    <w:p w14:paraId="120E87C4" w14:textId="54E54BD9" w:rsidR="00CE4350" w:rsidRDefault="00CE4350">
      <w:pPr>
        <w:pStyle w:val="CommentText"/>
      </w:pPr>
      <w:r>
        <w:rPr>
          <w:rStyle w:val="CommentReference"/>
        </w:rPr>
        <w:annotationRef/>
      </w:r>
      <w:r>
        <w:t>Can you test overall incidence between districts? Would it be significant?</w:t>
      </w:r>
    </w:p>
  </w:comment>
  <w:comment w:id="72" w:author="Rohini Haar" w:date="2019-09-26T00:09:00Z" w:initials="RJH">
    <w:p w14:paraId="54D77320" w14:textId="5F519167" w:rsidR="00CE4350" w:rsidRDefault="00CE4350">
      <w:pPr>
        <w:pStyle w:val="CommentText"/>
      </w:pPr>
      <w:r>
        <w:rPr>
          <w:rStyle w:val="CommentReference"/>
        </w:rPr>
        <w:annotationRef/>
      </w:r>
      <w:r>
        <w:t xml:space="preserve">Again, put the numbers in here. </w:t>
      </w:r>
    </w:p>
  </w:comment>
  <w:comment w:id="73" w:author="Rohini Haar" w:date="2019-09-26T00:10:00Z" w:initials="RJH">
    <w:p w14:paraId="4C8CA9A1" w14:textId="4745025F" w:rsidR="00CE4350" w:rsidRDefault="00CE4350">
      <w:pPr>
        <w:pStyle w:val="CommentText"/>
      </w:pPr>
      <w:r>
        <w:rPr>
          <w:rStyle w:val="CommentReference"/>
        </w:rPr>
        <w:annotationRef/>
      </w:r>
    </w:p>
  </w:comment>
  <w:comment w:id="74" w:author="Sammy Mehtar" w:date="2019-09-17T10:25:00Z" w:initials="SM">
    <w:p w14:paraId="2E7FCFBA" w14:textId="77777777" w:rsidR="00CE4350" w:rsidRDefault="00CE4350"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75" w:author="Sammy Mehtar" w:date="2019-09-17T10:26:00Z" w:initials="SM">
    <w:p w14:paraId="7850E06B" w14:textId="77777777" w:rsidR="00CE4350" w:rsidRDefault="00CE4350" w:rsidP="006A0896">
      <w:pPr>
        <w:pStyle w:val="CommentText"/>
      </w:pPr>
      <w:r>
        <w:rPr>
          <w:rStyle w:val="CommentReference"/>
        </w:rPr>
        <w:annotationRef/>
      </w:r>
      <w:r>
        <w:t>Not incidence, because we do not have population by sex or age.</w:t>
      </w:r>
    </w:p>
  </w:comment>
  <w:comment w:id="76" w:author="Rohini Haar" w:date="2019-09-26T00:11:00Z" w:initials="RJH">
    <w:p w14:paraId="562C3794" w14:textId="7F16F023" w:rsidR="00CE4350" w:rsidRDefault="00CE4350">
      <w:pPr>
        <w:pStyle w:val="CommentText"/>
      </w:pPr>
      <w:r>
        <w:rPr>
          <w:rStyle w:val="CommentReference"/>
        </w:rPr>
        <w:annotationRef/>
      </w:r>
      <w:r>
        <w:t xml:space="preserve">Need to ask Art. </w:t>
      </w:r>
    </w:p>
  </w:comment>
  <w:comment w:id="77" w:author="Sammy Mehtar" w:date="2019-10-08T11:32:00Z" w:initials="SM">
    <w:p w14:paraId="28FE2BFF" w14:textId="5159E9E4" w:rsidR="00CE4350" w:rsidRDefault="00CE4350">
      <w:pPr>
        <w:pStyle w:val="CommentText"/>
      </w:pPr>
      <w:r>
        <w:rPr>
          <w:rStyle w:val="CommentReference"/>
        </w:rPr>
        <w:annotationRef/>
      </w:r>
      <w:r>
        <w:t>Phrase this nicer.</w:t>
      </w:r>
    </w:p>
  </w:comment>
  <w:comment w:id="78" w:author="Sammy Mehtar" w:date="2019-06-18T10:29:00Z" w:initials="SM">
    <w:p w14:paraId="337EC941" w14:textId="77777777" w:rsidR="00CE4350" w:rsidRDefault="00CE4350" w:rsidP="00734334">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21FB9FD4" w14:textId="77777777" w:rsidR="00CE4350" w:rsidRDefault="00CE4350" w:rsidP="00734334">
      <w:pPr>
        <w:pStyle w:val="CommentText"/>
      </w:pPr>
    </w:p>
  </w:comment>
  <w:comment w:id="79" w:author="Rohini Haar" w:date="2019-09-26T00:12:00Z" w:initials="RJH">
    <w:p w14:paraId="3759A458" w14:textId="16ED6E00" w:rsidR="00CE4350" w:rsidRDefault="00CE4350">
      <w:pPr>
        <w:pStyle w:val="CommentText"/>
      </w:pPr>
      <w:r>
        <w:rPr>
          <w:rStyle w:val="CommentReference"/>
        </w:rPr>
        <w:annotationRef/>
      </w:r>
      <w:r>
        <w:t xml:space="preserve">You lose me here. We need to have a full couple paragraphs here describing what all these things are… </w:t>
      </w:r>
    </w:p>
  </w:comment>
  <w:comment w:id="80" w:author="Sammy Mehtar" w:date="2019-10-08T12:39:00Z" w:initials="SM">
    <w:p w14:paraId="37A193CF" w14:textId="3C4F5B44" w:rsidR="00CE4350" w:rsidRDefault="00CE4350">
      <w:pPr>
        <w:pStyle w:val="CommentText"/>
      </w:pPr>
      <w:r>
        <w:rPr>
          <w:rStyle w:val="CommentReference"/>
        </w:rPr>
        <w:annotationRef/>
      </w:r>
      <w:r>
        <w:t>Cite?</w:t>
      </w:r>
    </w:p>
  </w:comment>
  <w:comment w:id="81" w:author="Sammy Mehtar" w:date="2019-10-08T12:38:00Z" w:initials="SM">
    <w:p w14:paraId="10085872" w14:textId="6FD56C22" w:rsidR="00CE4350" w:rsidRDefault="00CE4350">
      <w:pPr>
        <w:pStyle w:val="CommentText"/>
      </w:pPr>
      <w:r>
        <w:rPr>
          <w:rStyle w:val="CommentReference"/>
        </w:rPr>
        <w:annotationRef/>
      </w:r>
      <w:r>
        <w:t xml:space="preserve">Which ones </w:t>
      </w:r>
      <w:proofErr w:type="gramStart"/>
      <w:r>
        <w:t>in particular would</w:t>
      </w:r>
      <w:proofErr w:type="gramEnd"/>
      <w:r>
        <w:t xml:space="preserve"> you have used?</w:t>
      </w:r>
    </w:p>
  </w:comment>
  <w:comment w:id="82" w:author="Sammy Mehtar" w:date="2019-09-29T15:59:00Z" w:initials="SM">
    <w:p w14:paraId="50F38237" w14:textId="648135A4" w:rsidR="00CE4350" w:rsidRDefault="00CE4350">
      <w:pPr>
        <w:pStyle w:val="CommentText"/>
      </w:pPr>
      <w:r>
        <w:rPr>
          <w:rStyle w:val="CommentReference"/>
        </w:rPr>
        <w:annotationRef/>
      </w:r>
      <w:r>
        <w:t>One or two samples?</w:t>
      </w:r>
    </w:p>
  </w:comment>
  <w:comment w:id="83" w:author="Sammy Mehtar" w:date="2019-09-29T16:22:00Z" w:initials="SM">
    <w:p w14:paraId="0B8B6382" w14:textId="64F336C8" w:rsidR="00CE4350" w:rsidRDefault="00CE4350">
      <w:pPr>
        <w:pStyle w:val="CommentText"/>
      </w:pPr>
      <w:r>
        <w:rPr>
          <w:rStyle w:val="CommentReference"/>
        </w:rPr>
        <w:annotationRef/>
      </w:r>
      <w:r w:rsidRPr="00C92EB4">
        <w:t>http://www.sthda.com/english/wiki/unpaired-two-samples-wilcoxon-test-in-r</w:t>
      </w:r>
    </w:p>
  </w:comment>
  <w:comment w:id="84" w:author="Sammy Mehtar" w:date="2019-10-09T11:20:00Z" w:initials="SM">
    <w:p w14:paraId="0CCE952C" w14:textId="79184279" w:rsidR="00CE4350" w:rsidRDefault="00CE4350">
      <w:pPr>
        <w:pStyle w:val="CommentText"/>
      </w:pPr>
      <w:r>
        <w:rPr>
          <w:rStyle w:val="CommentReference"/>
        </w:rPr>
        <w:annotationRef/>
      </w:r>
      <w:r w:rsidRPr="00AA6337">
        <w:t>The unpaired two-samples Wilcoxon test (also known as Wilcoxon rank sum test or Mann-Whitney test) is a non-parametric alternative to the unpaired two-samples t-test, which can be used to compare two independent groups of samples. It’s used when your data are not normally distributed.</w:t>
      </w:r>
    </w:p>
  </w:comment>
  <w:comment w:id="85" w:author="Sammy Mehtar" w:date="2019-10-09T11:49:00Z" w:initials="SM">
    <w:p w14:paraId="275A9A32" w14:textId="20064216" w:rsidR="00CE4350" w:rsidRDefault="00CE4350">
      <w:pPr>
        <w:pStyle w:val="CommentText"/>
      </w:pPr>
      <w:r>
        <w:rPr>
          <w:rStyle w:val="CommentReference"/>
        </w:rPr>
        <w:annotationRef/>
      </w:r>
      <w:r>
        <w:t>Is this the right one?</w:t>
      </w:r>
    </w:p>
  </w:comment>
  <w:comment w:id="86" w:author="Sammy Mehtar" w:date="2019-10-09T11:33:00Z" w:initials="SM">
    <w:p w14:paraId="0736AA52" w14:textId="382E7B85" w:rsidR="00CE4350" w:rsidRDefault="00CE4350">
      <w:pPr>
        <w:pStyle w:val="CommentText"/>
      </w:pPr>
      <w:r>
        <w:rPr>
          <w:rStyle w:val="CommentReference"/>
        </w:rPr>
        <w:annotationRef/>
      </w:r>
      <w:r>
        <w:t xml:space="preserve">Also, the outbreaks happen as soon as </w:t>
      </w:r>
      <w:proofErr w:type="gramStart"/>
      <w:r>
        <w:t>5 year</w:t>
      </w:r>
      <w:proofErr w:type="gramEnd"/>
      <w:r>
        <w:t xml:space="preserve"> </w:t>
      </w:r>
      <w:proofErr w:type="spellStart"/>
      <w:r>
        <w:t>olds</w:t>
      </w:r>
      <w:proofErr w:type="spellEnd"/>
      <w:r>
        <w:t xml:space="preserve"> are all born within the war!!</w:t>
      </w:r>
    </w:p>
  </w:comment>
  <w:comment w:id="87" w:author="Sammy Mehtar" w:date="2019-09-29T16:11:00Z" w:initials="SM">
    <w:p w14:paraId="134FBFF1" w14:textId="4A753805" w:rsidR="00CE4350" w:rsidRDefault="00CE4350">
      <w:pPr>
        <w:pStyle w:val="CommentText"/>
      </w:pPr>
      <w:r>
        <w:rPr>
          <w:rStyle w:val="CommentReference"/>
        </w:rPr>
        <w:annotationRef/>
      </w:r>
      <w:r>
        <w:t xml:space="preserve">Need to explain this </w:t>
      </w:r>
    </w:p>
  </w:comment>
  <w:comment w:id="92" w:author="Sammy Mehtar" w:date="2019-10-09T12:00:00Z" w:initials="SM">
    <w:p w14:paraId="5316EF93" w14:textId="0FCFB1F8" w:rsidR="00CE4350" w:rsidRDefault="00CE4350">
      <w:pPr>
        <w:pStyle w:val="CommentText"/>
      </w:pPr>
      <w:r>
        <w:rPr>
          <w:rStyle w:val="CommentReference"/>
        </w:rPr>
        <w:annotationRef/>
      </w:r>
      <w:r w:rsidRPr="00CE4350">
        <w:t xml:space="preserve">The Kruskal-Wallis   test is a nonparametric (distribution free) </w:t>
      </w:r>
      <w:proofErr w:type="gramStart"/>
      <w:r w:rsidRPr="00CE4350">
        <w:t>test, and</w:t>
      </w:r>
      <w:proofErr w:type="gramEnd"/>
      <w:r w:rsidRPr="00CE4350">
        <w:t xml:space="preserve"> is used when the assumptions of one-way ANOVA are not met (normal distribution of dep var, equal variance across groups). Both the Kruskal-Wallis test and one-way ANOVA assess for significant differences on a continuous dependent variable by a categorical independent variable (with two or more groups).</w:t>
      </w:r>
    </w:p>
  </w:comment>
  <w:comment w:id="93" w:author="Sammy Mehtar" w:date="2019-10-09T12:00:00Z" w:initials="SM">
    <w:p w14:paraId="628AA229" w14:textId="02B99E38" w:rsidR="00CE4350" w:rsidRDefault="00CE4350">
      <w:pPr>
        <w:pStyle w:val="CommentText"/>
      </w:pPr>
      <w:r>
        <w:rPr>
          <w:rStyle w:val="CommentReference"/>
        </w:rPr>
        <w:annotationRef/>
      </w:r>
      <w:r w:rsidRPr="00CE4350">
        <w:t>Null: no sig diff in dependent variable (</w:t>
      </w:r>
      <w:proofErr w:type="spellStart"/>
      <w:r w:rsidRPr="00CE4350">
        <w:t>Incience</w:t>
      </w:r>
      <w:proofErr w:type="spellEnd"/>
      <w:r w:rsidRPr="00CE4350">
        <w:t xml:space="preserve"> of MEA) by the independent variable (Year, or District, or Gov). If the calculated value of Kruskal-Wallis test is greater than the critical chi-square value, then we can reject the null hypothesis and say that at least one of the samples comes from a different </w:t>
      </w:r>
      <w:proofErr w:type="gramStart"/>
      <w:r w:rsidRPr="00CE4350">
        <w:t>population .</w:t>
      </w:r>
      <w:proofErr w:type="gramEnd"/>
    </w:p>
  </w:comment>
  <w:comment w:id="94" w:author="Sammy Mehtar" w:date="2019-10-09T12:01:00Z" w:initials="SM">
    <w:p w14:paraId="443155D5" w14:textId="7FC2ABD4" w:rsidR="00CE4350" w:rsidRDefault="00CE4350">
      <w:pPr>
        <w:pStyle w:val="CommentText"/>
      </w:pPr>
      <w:r>
        <w:rPr>
          <w:rStyle w:val="CommentReference"/>
        </w:rPr>
        <w:annotationRef/>
      </w:r>
      <w:r w:rsidRPr="00CE4350">
        <w:t>As the p-value is less than the significance level 0.05, we can conclude that there are significant differences between the years.</w:t>
      </w:r>
    </w:p>
  </w:comment>
  <w:comment w:id="88" w:author="Sammy Mehtar" w:date="2019-09-02T17:55:00Z" w:initials="SM">
    <w:p w14:paraId="677A9F09" w14:textId="4E10660F" w:rsidR="00CE4350" w:rsidRDefault="00CE4350">
      <w:pPr>
        <w:pStyle w:val="CommentText"/>
      </w:pPr>
      <w:r>
        <w:rPr>
          <w:rStyle w:val="CommentReference"/>
        </w:rPr>
        <w:annotationRef/>
      </w:r>
      <w:r>
        <w:t>This is the test we need.</w:t>
      </w:r>
    </w:p>
    <w:p w14:paraId="766D982B" w14:textId="5A2C104F" w:rsidR="00CE4350" w:rsidRDefault="00CE4350">
      <w:pPr>
        <w:pStyle w:val="CommentText"/>
      </w:pPr>
      <w:r>
        <w:t xml:space="preserve">Definitions + Understanding: </w:t>
      </w:r>
      <w:hyperlink r:id="rId1" w:history="1">
        <w:r w:rsidRPr="00D0242D">
          <w:rPr>
            <w:rStyle w:val="Hyperlink"/>
          </w:rPr>
          <w:t>https://www.statisticssolutions.com/kruskal-wallis-test/</w:t>
        </w:r>
      </w:hyperlink>
    </w:p>
    <w:p w14:paraId="25BDF18B" w14:textId="77777777" w:rsidR="00CE4350" w:rsidRDefault="00CE4350">
      <w:pPr>
        <w:pStyle w:val="CommentText"/>
      </w:pPr>
    </w:p>
    <w:p w14:paraId="33E65189" w14:textId="232E5EFA" w:rsidR="00CE4350" w:rsidRDefault="00CE4350">
      <w:pPr>
        <w:pStyle w:val="CommentText"/>
      </w:pPr>
      <w:r>
        <w:t xml:space="preserve">How to do it on R: </w:t>
      </w:r>
      <w:hyperlink r:id="rId2" w:history="1">
        <w:r w:rsidRPr="00D0242D">
          <w:rPr>
            <w:rStyle w:val="Hyperlink"/>
          </w:rPr>
          <w:t>http://www.r-tutor.com/elementary-statistics/non-parametric-methods/kruskal-wallis-test</w:t>
        </w:r>
      </w:hyperlink>
    </w:p>
    <w:p w14:paraId="05DC47C5" w14:textId="1EFB9094" w:rsidR="00CE4350" w:rsidRDefault="00CE4350">
      <w:pPr>
        <w:pStyle w:val="CommentText"/>
      </w:pPr>
    </w:p>
  </w:comment>
  <w:comment w:id="89" w:author="Sammy Mehtar" w:date="2019-09-02T17:56:00Z" w:initials="SM">
    <w:p w14:paraId="74995E32" w14:textId="69A7F28B" w:rsidR="00CE4350" w:rsidRDefault="00CE4350">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90" w:author="Sammy Mehtar" w:date="2019-09-02T18:00:00Z" w:initials="SM">
    <w:p w14:paraId="73E8F774" w14:textId="05805781" w:rsidR="00CE4350" w:rsidRDefault="00CE4350">
      <w:pPr>
        <w:pStyle w:val="CommentText"/>
      </w:pPr>
      <w:r>
        <w:rPr>
          <w:rStyle w:val="CommentReference"/>
        </w:rPr>
        <w:annotationRef/>
      </w:r>
      <w:r>
        <w:t>Less powerful than ANOVA, but no assumptions about data. Our data breaks ANOVA.</w:t>
      </w:r>
    </w:p>
  </w:comment>
  <w:comment w:id="91" w:author="Sammy Mehtar" w:date="2019-09-14T22:46:00Z" w:initials="SM">
    <w:p w14:paraId="794DF159" w14:textId="77777777" w:rsidR="00CE4350" w:rsidRDefault="00CE4350">
      <w:pPr>
        <w:pStyle w:val="CommentText"/>
      </w:pPr>
      <w:r>
        <w:rPr>
          <w:rStyle w:val="CommentReference"/>
        </w:rPr>
        <w:annotationRef/>
      </w:r>
      <w:r>
        <w:t xml:space="preserve">Now you need to do this: </w:t>
      </w:r>
    </w:p>
    <w:p w14:paraId="7D5361F4" w14:textId="3964B667" w:rsidR="00CE4350" w:rsidRDefault="00CE4350" w:rsidP="001F2044">
      <w:pPr>
        <w:pStyle w:val="CommentText"/>
      </w:pPr>
      <w:hyperlink r:id="rId3" w:history="1">
        <w:r w:rsidRPr="00DD1029">
          <w:rPr>
            <w:rStyle w:val="Hyperlink"/>
          </w:rPr>
          <w:t>https://stat-methods.com/home/kruskal-wallis-r/</w:t>
        </w:r>
      </w:hyperlink>
    </w:p>
  </w:comment>
  <w:comment w:id="95" w:author="Sammy Mehtar" w:date="2019-10-03T22:44:00Z" w:initials="SM">
    <w:p w14:paraId="40A83AE1" w14:textId="2DE52270" w:rsidR="00CE4350" w:rsidRDefault="00CE4350">
      <w:pPr>
        <w:pStyle w:val="CommentText"/>
      </w:pPr>
      <w:r>
        <w:rPr>
          <w:rStyle w:val="CommentReference"/>
        </w:rPr>
        <w:annotationRef/>
      </w:r>
      <w:r>
        <w:t>Explain how you get around the problem of multiple tests which messes with p-value.</w:t>
      </w:r>
    </w:p>
  </w:comment>
  <w:comment w:id="96" w:author="Sammy Mehtar" w:date="2019-10-03T22:45:00Z" w:initials="SM">
    <w:p w14:paraId="4A66F256" w14:textId="21C3EBE0" w:rsidR="00CE4350" w:rsidRDefault="00CE4350">
      <w:pPr>
        <w:pStyle w:val="CommentText"/>
      </w:pPr>
      <w:r>
        <w:rPr>
          <w:rStyle w:val="CommentReference"/>
        </w:rPr>
        <w:annotationRef/>
      </w:r>
      <w:r>
        <w:t>Explain the adjustment that was used.</w:t>
      </w:r>
    </w:p>
  </w:comment>
  <w:comment w:id="97" w:author="Sammy Mehtar" w:date="2019-10-03T22:45:00Z" w:initials="SM">
    <w:p w14:paraId="7C59F6D0" w14:textId="603EFE19" w:rsidR="00CE4350" w:rsidRDefault="00CE4350">
      <w:pPr>
        <w:pStyle w:val="CommentText"/>
      </w:pPr>
      <w:r>
        <w:rPr>
          <w:rStyle w:val="CommentReference"/>
        </w:rPr>
        <w:annotationRef/>
      </w:r>
      <w:r w:rsidRPr="00CF41D6">
        <w:t>P value adjustment method: BH</w:t>
      </w:r>
    </w:p>
  </w:comment>
  <w:comment w:id="99" w:author="Rohini Haar" w:date="2019-09-26T00:18:00Z" w:initials="RJH">
    <w:p w14:paraId="67059E76" w14:textId="570994FB" w:rsidR="00CE4350" w:rsidRDefault="00CE4350">
      <w:pPr>
        <w:pStyle w:val="CommentText"/>
      </w:pPr>
      <w:r>
        <w:rPr>
          <w:rStyle w:val="CommentReference"/>
        </w:rPr>
        <w:annotationRef/>
      </w:r>
      <w:r>
        <w:t xml:space="preserve">Remember, you can NOT present any new information in the discussion section. Only analysis and synthesis. </w:t>
      </w:r>
    </w:p>
  </w:comment>
  <w:comment w:id="100" w:author="Sammy Mehtar" w:date="2019-10-07T15:41:00Z" w:initials="SM">
    <w:p w14:paraId="48057B5D" w14:textId="3A31B537" w:rsidR="00CE4350" w:rsidRDefault="00CE4350">
      <w:pPr>
        <w:pStyle w:val="CommentText"/>
      </w:pPr>
      <w:r>
        <w:rPr>
          <w:rStyle w:val="CommentReference"/>
        </w:rPr>
        <w:annotationRef/>
      </w:r>
      <w:r>
        <w:t>Do I need to cite things again in the discussion if they came up before?</w:t>
      </w:r>
    </w:p>
  </w:comment>
  <w:comment w:id="101" w:author="Sammy Mehtar" w:date="2019-09-15T12:04:00Z" w:initials="SM">
    <w:p w14:paraId="05031E93" w14:textId="4E761F5E" w:rsidR="00CE4350" w:rsidRDefault="00CE4350">
      <w:pPr>
        <w:pStyle w:val="CommentText"/>
      </w:pPr>
      <w:r>
        <w:rPr>
          <w:rStyle w:val="CommentReference"/>
        </w:rPr>
        <w:annotationRef/>
      </w:r>
      <w:r>
        <w:t>There were intense outbreaks in subdistricts in the west that do not show up on the district level.</w:t>
      </w:r>
    </w:p>
  </w:comment>
  <w:comment w:id="102" w:author="Sammy Mehtar" w:date="2019-09-17T11:03:00Z" w:initials="SM">
    <w:p w14:paraId="15A91A48" w14:textId="098075C5" w:rsidR="00CE4350" w:rsidRDefault="00CE4350">
      <w:pPr>
        <w:pStyle w:val="CommentText"/>
      </w:pPr>
      <w:r>
        <w:rPr>
          <w:rStyle w:val="CommentReference"/>
        </w:rPr>
        <w:annotationRef/>
      </w:r>
      <w:hyperlink r:id="rId4" w:history="1">
        <w:r w:rsidRPr="00DD1029">
          <w:rPr>
            <w:rStyle w:val="Hyperlink"/>
          </w:rPr>
          <w:t>https://www.bbc.com/news/world-middle-east-27838034</w:t>
        </w:r>
      </w:hyperlink>
    </w:p>
    <w:p w14:paraId="6FB54E53" w14:textId="0CE05853" w:rsidR="00CE4350" w:rsidRDefault="00CE4350">
      <w:pPr>
        <w:pStyle w:val="CommentText"/>
      </w:pPr>
    </w:p>
  </w:comment>
  <w:comment w:id="103" w:author="Sammy Mehtar" w:date="2019-09-20T17:54:00Z" w:initials="SM">
    <w:p w14:paraId="5D3C23DB" w14:textId="77777777" w:rsidR="00CE4350" w:rsidRDefault="00CE4350" w:rsidP="00A60A26">
      <w:pPr>
        <w:pStyle w:val="CommentText"/>
      </w:pPr>
      <w:r>
        <w:rPr>
          <w:rStyle w:val="CommentReference"/>
        </w:rPr>
        <w:annotationRef/>
      </w:r>
      <w:proofErr w:type="gramStart"/>
      <w:r>
        <w:t>First of all</w:t>
      </w:r>
      <w:proofErr w:type="gramEnd"/>
      <w:r>
        <w:t>, must be better way of saying this.</w:t>
      </w:r>
    </w:p>
    <w:p w14:paraId="67386851" w14:textId="77777777" w:rsidR="00CE4350" w:rsidRDefault="00CE4350" w:rsidP="00A60A26">
      <w:pPr>
        <w:pStyle w:val="CommentText"/>
      </w:pPr>
      <w:proofErr w:type="gramStart"/>
      <w:r>
        <w:t>Second of all</w:t>
      </w:r>
      <w:proofErr w:type="gramEnd"/>
      <w:r>
        <w:t>, I got this from interviews I did that are not published. How could I cite that?</w:t>
      </w:r>
    </w:p>
  </w:comment>
  <w:comment w:id="105" w:author="Sammy Mehtar" w:date="2019-10-09T13:41:00Z" w:initials="SM">
    <w:p w14:paraId="6441B4C7" w14:textId="5236927E" w:rsidR="00A11630" w:rsidRDefault="00A11630">
      <w:pPr>
        <w:pStyle w:val="CommentText"/>
      </w:pPr>
      <w:r>
        <w:rPr>
          <w:rStyle w:val="CommentReference"/>
        </w:rPr>
        <w:annotationRef/>
      </w:r>
      <w:r>
        <w:t xml:space="preserve">Timing explains vulnerability to measles? </w:t>
      </w:r>
      <w:proofErr w:type="gramStart"/>
      <w:r>
        <w:t>2 year</w:t>
      </w:r>
      <w:proofErr w:type="gramEnd"/>
      <w:r>
        <w:t xml:space="preserve"> gap?</w:t>
      </w:r>
    </w:p>
  </w:comment>
  <w:comment w:id="104" w:author="" w:initials="">
    <w:p w14:paraId="26E0930C" w14:textId="6F975AD1" w:rsidR="00CE4350" w:rsidRDefault="00CE4350">
      <w:pPr>
        <w:pStyle w:val="CommentText"/>
      </w:pPr>
      <w:r>
        <w:rPr>
          <w:rStyle w:val="CommentReference"/>
        </w:rPr>
        <w:annotationRef/>
      </w:r>
      <w:r>
        <w:rPr>
          <w:rStyle w:val="CommentReference"/>
        </w:rPr>
        <w:annotationRef/>
      </w:r>
      <w:hyperlink r:id="rId5" w:history="1">
        <w:r w:rsidRPr="00DD1029">
          <w:rPr>
            <w:rStyle w:val="Hyperlink"/>
          </w:rPr>
          <w:t>https://www.wilsoncenter.org/article/timeline-the-rise-spread-and-fall-the-islamic-state</w:t>
        </w:r>
      </w:hyperlink>
    </w:p>
    <w:p w14:paraId="7FA66931" w14:textId="11E55AFF" w:rsidR="00CE4350" w:rsidRDefault="00CE4350">
      <w:pPr>
        <w:pStyle w:val="CommentText"/>
      </w:pPr>
    </w:p>
    <w:p w14:paraId="22ABCE7F" w14:textId="77777777" w:rsidR="00CE4350" w:rsidRDefault="00CE4350">
      <w:pPr>
        <w:pStyle w:val="CommentText"/>
      </w:pPr>
    </w:p>
  </w:comment>
  <w:comment w:id="106" w:author="" w:initials="">
    <w:p w14:paraId="341D9489" w14:textId="77777777" w:rsidR="00CE4350" w:rsidRDefault="00CE4350">
      <w:pPr>
        <w:pStyle w:val="CommentText"/>
      </w:pPr>
      <w:r>
        <w:rPr>
          <w:rStyle w:val="CommentReference"/>
        </w:rPr>
        <w:annotationRef/>
      </w:r>
    </w:p>
  </w:comment>
  <w:comment w:id="107" w:author="Sammy Mehtar" w:date="2019-09-15T10:59:00Z" w:initials="SM">
    <w:p w14:paraId="2DA60871" w14:textId="77777777" w:rsidR="00CE4350" w:rsidRDefault="00CE4350" w:rsidP="004963BD">
      <w:pPr>
        <w:pStyle w:val="CommentText"/>
      </w:pPr>
      <w:r>
        <w:rPr>
          <w:rStyle w:val="CommentReference"/>
        </w:rPr>
        <w:annotationRef/>
      </w:r>
      <w:r>
        <w:t>We never identified gaps or used it to inform our analysis… just dropped NA values</w:t>
      </w:r>
    </w:p>
  </w:comment>
  <w:comment w:id="109" w:author="Sammy Mehtar" w:date="2019-09-30T15:39:00Z" w:initials="SM">
    <w:p w14:paraId="7492A480" w14:textId="77777777" w:rsidR="00CE4350" w:rsidRDefault="00CE4350" w:rsidP="00044CD7">
      <w:pPr>
        <w:pStyle w:val="CommentText"/>
      </w:pPr>
      <w:r>
        <w:rPr>
          <w:rStyle w:val="CommentReference"/>
        </w:rPr>
        <w:annotationRef/>
      </w:r>
      <w:r>
        <w:t>what different methods.</w:t>
      </w:r>
    </w:p>
  </w:comment>
  <w:comment w:id="110" w:author="Sammy Mehtar" w:date="2019-09-19T17:51:00Z" w:initials="SM">
    <w:p w14:paraId="6A835A5B" w14:textId="77777777" w:rsidR="00CE4350" w:rsidRDefault="00CE4350">
      <w:pPr>
        <w:pStyle w:val="CommentText"/>
      </w:pPr>
      <w:r>
        <w:rPr>
          <w:rStyle w:val="CommentReference"/>
        </w:rPr>
        <w:annotationRef/>
      </w:r>
      <w:r>
        <w:t xml:space="preserve">WHO EWARS before war: </w:t>
      </w:r>
    </w:p>
    <w:p w14:paraId="07006F55" w14:textId="62DA49EA" w:rsidR="00CE4350" w:rsidRDefault="00CE4350">
      <w:pPr>
        <w:pStyle w:val="CommentText"/>
      </w:pPr>
      <w:hyperlink r:id="rId6" w:history="1">
        <w:r w:rsidRPr="00C1278A">
          <w:rPr>
            <w:rStyle w:val="Hyperlink"/>
          </w:rPr>
          <w:t>https://apps.who.int/immunization_monitoring/globalsummary/incidences?c=SYR</w:t>
        </w:r>
      </w:hyperlink>
    </w:p>
    <w:p w14:paraId="717AEC4B" w14:textId="4B11DAB7" w:rsidR="00CE4350" w:rsidRDefault="00CE4350">
      <w:pPr>
        <w:pStyle w:val="CommentText"/>
      </w:pPr>
    </w:p>
  </w:comment>
  <w:comment w:id="113" w:author="Sammy Mehtar" w:date="2019-09-17T11:28:00Z" w:initials="SM">
    <w:p w14:paraId="3FF34F74" w14:textId="77777777" w:rsidR="00CE4350" w:rsidRDefault="00CE4350" w:rsidP="00432780">
      <w:pPr>
        <w:pStyle w:val="CommentText"/>
      </w:pPr>
      <w:r>
        <w:rPr>
          <w:rStyle w:val="CommentReference"/>
        </w:rPr>
        <w:annotationRef/>
      </w:r>
      <w:r>
        <w:t>TMI?</w:t>
      </w:r>
    </w:p>
    <w:p w14:paraId="743BEEE7" w14:textId="77777777" w:rsidR="00CE4350" w:rsidRDefault="00CE4350" w:rsidP="00432780">
      <w:pPr>
        <w:pStyle w:val="CommentText"/>
      </w:pPr>
      <w:hyperlink r:id="rId7" w:history="1">
        <w:r w:rsidRPr="00DD1029">
          <w:rPr>
            <w:rStyle w:val="Hyperlink"/>
          </w:rPr>
          <w:t>https://www.thenewhumanitarian.org/analysis/2015/02/02/has-syria-really-beaten-polio</w:t>
        </w:r>
      </w:hyperlink>
    </w:p>
    <w:p w14:paraId="3A4904FC" w14:textId="77777777" w:rsidR="00CE4350" w:rsidRDefault="00CE4350" w:rsidP="00432780">
      <w:pPr>
        <w:pStyle w:val="CommentText"/>
      </w:pPr>
    </w:p>
    <w:p w14:paraId="1E511522" w14:textId="77777777" w:rsidR="00CE4350" w:rsidRDefault="00CE4350" w:rsidP="00432780">
      <w:pPr>
        <w:pStyle w:val="CommentText"/>
      </w:pPr>
      <w:hyperlink r:id="rId8" w:history="1">
        <w:r w:rsidRPr="00DD1029">
          <w:rPr>
            <w:rStyle w:val="Hyperlink"/>
          </w:rPr>
          <w:t>https://www.bbc.com/news/world-middle-east-27838034</w:t>
        </w:r>
      </w:hyperlink>
    </w:p>
    <w:p w14:paraId="27A48E2C" w14:textId="77777777" w:rsidR="00CE4350" w:rsidRDefault="00CE4350" w:rsidP="00432780">
      <w:pPr>
        <w:pStyle w:val="CommentText"/>
      </w:pPr>
    </w:p>
    <w:p w14:paraId="6EEEF923" w14:textId="77777777" w:rsidR="00CE4350" w:rsidRDefault="00CE4350" w:rsidP="00432780">
      <w:pPr>
        <w:pStyle w:val="CommentText"/>
      </w:pPr>
      <w:hyperlink r:id="rId9" w:history="1">
        <w:r w:rsidRPr="00DD1029">
          <w:rPr>
            <w:rStyle w:val="Hyperlink"/>
          </w:rPr>
          <w:t>https://www.pri.org/stories/2017-02-19/timeline-islamic-states-gains-and-losses-iraq-and-syria</w:t>
        </w:r>
      </w:hyperlink>
    </w:p>
    <w:p w14:paraId="60D894AC" w14:textId="77777777" w:rsidR="00CE4350" w:rsidRDefault="00CE4350" w:rsidP="00432780">
      <w:pPr>
        <w:pStyle w:val="CommentText"/>
      </w:pPr>
    </w:p>
  </w:comment>
  <w:comment w:id="114" w:author="" w:initials="">
    <w:p w14:paraId="32E2B6C9" w14:textId="77777777" w:rsidR="00CE4350" w:rsidRDefault="00CE435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5AB02" w15:done="0"/>
  <w15:commentEx w15:paraId="1B15D7B4" w15:done="0"/>
  <w15:commentEx w15:paraId="4C8BCF89" w15:done="1"/>
  <w15:commentEx w15:paraId="1B1B9539" w15:done="1"/>
  <w15:commentEx w15:paraId="13FDE590" w15:done="0"/>
  <w15:commentEx w15:paraId="6130447D" w15:done="1"/>
  <w15:commentEx w15:paraId="5855A963" w15:done="0"/>
  <w15:commentEx w15:paraId="0000F67E" w15:done="0"/>
  <w15:commentEx w15:paraId="41F7D657" w15:done="0"/>
  <w15:commentEx w15:paraId="43A36829" w15:done="0"/>
  <w15:commentEx w15:paraId="3AC94D23" w15:done="0"/>
  <w15:commentEx w15:paraId="5AE31278" w15:paraIdParent="3AC94D23" w15:done="0"/>
  <w15:commentEx w15:paraId="52CBBDF4" w15:done="1"/>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44DB38B8" w15:paraIdParent="5E0F7B31" w15:done="0"/>
  <w15:commentEx w15:paraId="7D86E772" w15:done="0"/>
  <w15:commentEx w15:paraId="59FA5EFE" w15:paraIdParent="7D86E772" w15:done="0"/>
  <w15:commentEx w15:paraId="261BAB8A" w15:done="0"/>
  <w15:commentEx w15:paraId="7C6C7938" w15:paraIdParent="261BAB8A" w15:done="0"/>
  <w15:commentEx w15:paraId="7DDA0666" w15:done="0"/>
  <w15:commentEx w15:paraId="7D6852ED" w15:done="0"/>
  <w15:commentEx w15:paraId="2C249D54" w15:done="0"/>
  <w15:commentEx w15:paraId="72473ECF" w15:done="0"/>
  <w15:commentEx w15:paraId="458E939D" w15:done="0"/>
  <w15:commentEx w15:paraId="171B41AD" w15:done="0"/>
  <w15:commentEx w15:paraId="667A605D" w15:done="0"/>
  <w15:commentEx w15:paraId="2FA36D01" w15:paraIdParent="667A605D" w15:done="0"/>
  <w15:commentEx w15:paraId="79C2EED9" w15:done="0"/>
  <w15:commentEx w15:paraId="100608A2" w15:done="0"/>
  <w15:commentEx w15:paraId="1BC2A3F5" w15:done="0"/>
  <w15:commentEx w15:paraId="40B03980" w15:done="0"/>
  <w15:commentEx w15:paraId="4846CA28" w15:done="0"/>
  <w15:commentEx w15:paraId="35326A91" w15:done="0"/>
  <w15:commentEx w15:paraId="390545D7"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2159DE74" w15:paraIdParent="3AFABADC" w15:done="0"/>
  <w15:commentEx w15:paraId="366FC139" w15:done="0"/>
  <w15:commentEx w15:paraId="120E87C4" w15:done="0"/>
  <w15:commentEx w15:paraId="54D77320" w15:done="0"/>
  <w15:commentEx w15:paraId="4C8CA9A1" w15:done="0"/>
  <w15:commentEx w15:paraId="2E7FCFBA" w15:done="0"/>
  <w15:commentEx w15:paraId="7850E06B" w15:paraIdParent="2E7FCFBA" w15:done="0"/>
  <w15:commentEx w15:paraId="562C3794" w15:paraIdParent="2E7FCFBA" w15:done="0"/>
  <w15:commentEx w15:paraId="28FE2BFF" w15:done="0"/>
  <w15:commentEx w15:paraId="21FB9FD4" w15:done="0"/>
  <w15:commentEx w15:paraId="3759A458" w15:done="0"/>
  <w15:commentEx w15:paraId="37A193CF" w15:done="0"/>
  <w15:commentEx w15:paraId="10085872" w15:done="0"/>
  <w15:commentEx w15:paraId="50F38237" w15:done="1"/>
  <w15:commentEx w15:paraId="0B8B6382" w15:paraIdParent="50F38237" w15:done="1"/>
  <w15:commentEx w15:paraId="0CCE952C" w15:done="0"/>
  <w15:commentEx w15:paraId="275A9A32" w15:done="0"/>
  <w15:commentEx w15:paraId="0736AA52" w15:done="0"/>
  <w15:commentEx w15:paraId="134FBFF1" w15:done="0"/>
  <w15:commentEx w15:paraId="5316EF93" w15:done="0"/>
  <w15:commentEx w15:paraId="628AA229" w15:paraIdParent="5316EF93" w15:done="0"/>
  <w15:commentEx w15:paraId="443155D5" w15:paraIdParent="5316EF93" w15:done="0"/>
  <w15:commentEx w15:paraId="05DC47C5" w15:done="0"/>
  <w15:commentEx w15:paraId="74995E32" w15:paraIdParent="05DC47C5" w15:done="0"/>
  <w15:commentEx w15:paraId="73E8F774" w15:paraIdParent="05DC47C5" w15:done="0"/>
  <w15:commentEx w15:paraId="7D5361F4" w15:paraIdParent="05DC47C5" w15:done="0"/>
  <w15:commentEx w15:paraId="40A83AE1" w15:done="0"/>
  <w15:commentEx w15:paraId="4A66F256" w15:paraIdParent="40A83AE1" w15:done="0"/>
  <w15:commentEx w15:paraId="7C59F6D0" w15:paraIdParent="40A83AE1" w15:done="0"/>
  <w15:commentEx w15:paraId="67059E76" w15:done="0"/>
  <w15:commentEx w15:paraId="48057B5D" w15:done="0"/>
  <w15:commentEx w15:paraId="05031E93" w15:done="0"/>
  <w15:commentEx w15:paraId="6FB54E53" w15:done="0"/>
  <w15:commentEx w15:paraId="67386851" w15:done="0"/>
  <w15:commentEx w15:paraId="6441B4C7" w15:done="0"/>
  <w15:commentEx w15:paraId="22ABCE7F" w15:done="0"/>
  <w15:commentEx w15:paraId="341D9489" w15:done="0"/>
  <w15:commentEx w15:paraId="2DA60871" w15:done="0"/>
  <w15:commentEx w15:paraId="7492A480" w15:done="0"/>
  <w15:commentEx w15:paraId="717AEC4B"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5AB02" w16cid:durableId="2135EEA0"/>
  <w16cid:commentId w16cid:paraId="1B15D7B4" w16cid:durableId="2135EE92"/>
  <w16cid:commentId w16cid:paraId="4C8BCF89" w16cid:durableId="212A1EC0"/>
  <w16cid:commentId w16cid:paraId="1B1B9539" w16cid:durableId="212F8AB3"/>
  <w16cid:commentId w16cid:paraId="13FDE590" w16cid:durableId="212F8B95"/>
  <w16cid:commentId w16cid:paraId="6130447D" w16cid:durableId="2135F069"/>
  <w16cid:commentId w16cid:paraId="5855A963" w16cid:durableId="212E4DE0"/>
  <w16cid:commentId w16cid:paraId="0000F67E" w16cid:durableId="20D5BBEA"/>
  <w16cid:commentId w16cid:paraId="41F7D657" w16cid:durableId="213C8E46"/>
  <w16cid:commentId w16cid:paraId="43A36829" w16cid:durableId="212E3BF7"/>
  <w16cid:commentId w16cid:paraId="3AC94D23" w16cid:durableId="212E460A"/>
  <w16cid:commentId w16cid:paraId="5AE31278" w16cid:durableId="212E460B"/>
  <w16cid:commentId w16cid:paraId="52CBBDF4" w16cid:durableId="2135F3F2"/>
  <w16cid:commentId w16cid:paraId="3951B107" w16cid:durableId="20A7E877"/>
  <w16cid:commentId w16cid:paraId="2969F7C1" w16cid:durableId="2135EE46"/>
  <w16cid:commentId w16cid:paraId="64F7908E" w16cid:durableId="207E706C"/>
  <w16cid:commentId w16cid:paraId="08719206" w16cid:durableId="2135EE48"/>
  <w16cid:commentId w16cid:paraId="5E0F7B31" w16cid:durableId="20A7DABE"/>
  <w16cid:commentId w16cid:paraId="12F5DF5E" w16cid:durableId="20A7DAD0"/>
  <w16cid:commentId w16cid:paraId="44DB38B8" w16cid:durableId="21367CBC"/>
  <w16cid:commentId w16cid:paraId="7D86E772" w16cid:durableId="20A7DBDB"/>
  <w16cid:commentId w16cid:paraId="59FA5EFE" w16cid:durableId="21367CDA"/>
  <w16cid:commentId w16cid:paraId="261BAB8A" w16cid:durableId="20AB736B"/>
  <w16cid:commentId w16cid:paraId="7C6C7938" w16cid:durableId="213C8F32"/>
  <w16cid:commentId w16cid:paraId="7DDA0666" w16cid:durableId="2116B240"/>
  <w16cid:commentId w16cid:paraId="7D6852ED" w16cid:durableId="20704072"/>
  <w16cid:commentId w16cid:paraId="2C249D54" w16cid:durableId="2137673C"/>
  <w16cid:commentId w16cid:paraId="72473ECF" w16cid:durableId="2130AC0F"/>
  <w16cid:commentId w16cid:paraId="458E939D" w16cid:durableId="2116AF87"/>
  <w16cid:commentId w16cid:paraId="171B41AD" w16cid:durableId="20771135"/>
  <w16cid:commentId w16cid:paraId="667A605D" w16cid:durableId="20AB86BA"/>
  <w16cid:commentId w16cid:paraId="2FA36D01" w16cid:durableId="21367D8F"/>
  <w16cid:commentId w16cid:paraId="79C2EED9" w16cid:durableId="21367DAD"/>
  <w16cid:commentId w16cid:paraId="100608A2" w16cid:durableId="20706090"/>
  <w16cid:commentId w16cid:paraId="1BC2A3F5" w16cid:durableId="213681DB"/>
  <w16cid:commentId w16cid:paraId="40B03980" w16cid:durableId="214105D4"/>
  <w16cid:commentId w16cid:paraId="4846CA28" w16cid:durableId="214105C8"/>
  <w16cid:commentId w16cid:paraId="35326A91" w16cid:durableId="214105BA"/>
  <w16cid:commentId w16cid:paraId="390545D7" w16cid:durableId="21410688"/>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733ABA90" w16cid:durableId="2135EE5E"/>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2159DE74" w16cid:durableId="21367F39"/>
  <w16cid:commentId w16cid:paraId="366FC139" w16cid:durableId="21368023"/>
  <w16cid:commentId w16cid:paraId="120E87C4" w16cid:durableId="21368000"/>
  <w16cid:commentId w16cid:paraId="54D77320" w16cid:durableId="21368042"/>
  <w16cid:commentId w16cid:paraId="4C8CA9A1" w16cid:durableId="21368075"/>
  <w16cid:commentId w16cid:paraId="2E7FCFBA" w16cid:durableId="212B32FF"/>
  <w16cid:commentId w16cid:paraId="7850E06B" w16cid:durableId="212B334C"/>
  <w16cid:commentId w16cid:paraId="562C3794" w16cid:durableId="213680A6"/>
  <w16cid:commentId w16cid:paraId="28FE2BFF" w16cid:durableId="2146F258"/>
  <w16cid:commentId w16cid:paraId="21FB9FD4" w16cid:durableId="21368214"/>
  <w16cid:commentId w16cid:paraId="3759A458" w16cid:durableId="21368109"/>
  <w16cid:commentId w16cid:paraId="37A193CF" w16cid:durableId="21470206"/>
  <w16cid:commentId w16cid:paraId="10085872" w16cid:durableId="214701AF"/>
  <w16cid:commentId w16cid:paraId="50F38237" w16cid:durableId="213B5360"/>
  <w16cid:commentId w16cid:paraId="0B8B6382" w16cid:durableId="213B58B2"/>
  <w16cid:commentId w16cid:paraId="0CCE952C" w16cid:durableId="214840FC"/>
  <w16cid:commentId w16cid:paraId="275A9A32" w16cid:durableId="214847B5"/>
  <w16cid:commentId w16cid:paraId="0736AA52" w16cid:durableId="214843FD"/>
  <w16cid:commentId w16cid:paraId="134FBFF1" w16cid:durableId="213B562A"/>
  <w16cid:commentId w16cid:paraId="5316EF93" w16cid:durableId="21484A46"/>
  <w16cid:commentId w16cid:paraId="628AA229" w16cid:durableId="21484A58"/>
  <w16cid:commentId w16cid:paraId="443155D5" w16cid:durableId="21484AB1"/>
  <w16cid:commentId w16cid:paraId="05DC47C5" w16cid:durableId="2117D5F6"/>
  <w16cid:commentId w16cid:paraId="74995E32" w16cid:durableId="2117D650"/>
  <w16cid:commentId w16cid:paraId="73E8F774" w16cid:durableId="2117D74A"/>
  <w16cid:commentId w16cid:paraId="7D5361F4" w16cid:durableId="2127EC48"/>
  <w16cid:commentId w16cid:paraId="40A83AE1" w16cid:durableId="2140F864"/>
  <w16cid:commentId w16cid:paraId="4A66F256" w16cid:durableId="2140F87B"/>
  <w16cid:commentId w16cid:paraId="7C59F6D0" w16cid:durableId="2140F88A"/>
  <w16cid:commentId w16cid:paraId="67059E76" w16cid:durableId="21368241"/>
  <w16cid:commentId w16cid:paraId="48057B5D" w16cid:durableId="2145DB31"/>
  <w16cid:commentId w16cid:paraId="05031E93" w16cid:durableId="2128A762"/>
  <w16cid:commentId w16cid:paraId="6FB54E53" w16cid:durableId="2135EE7C"/>
  <w16cid:commentId w16cid:paraId="67386851" w16cid:durableId="212F90CE"/>
  <w16cid:commentId w16cid:paraId="6441B4C7" w16cid:durableId="214861F9"/>
  <w16cid:commentId w16cid:paraId="22ABCE7F" w16cid:durableId="212DB95F"/>
  <w16cid:commentId w16cid:paraId="341D9489" w16cid:durableId="212DB960"/>
  <w16cid:commentId w16cid:paraId="2DA60871" w16cid:durableId="21289801"/>
  <w16cid:commentId w16cid:paraId="7492A480" w16cid:durableId="213CA04A"/>
  <w16cid:commentId w16cid:paraId="717AEC4B" w16cid:durableId="212E3E97"/>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18102" w14:textId="77777777" w:rsidR="00F9220D" w:rsidRDefault="00F9220D">
      <w:pPr>
        <w:spacing w:after="0" w:line="240" w:lineRule="auto"/>
      </w:pPr>
      <w:r>
        <w:separator/>
      </w:r>
    </w:p>
  </w:endnote>
  <w:endnote w:type="continuationSeparator" w:id="0">
    <w:p w14:paraId="79F7A02F" w14:textId="77777777" w:rsidR="00F9220D" w:rsidRDefault="00F92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77F39" w14:textId="77777777" w:rsidR="00F9220D" w:rsidRDefault="00F9220D">
      <w:pPr>
        <w:spacing w:after="0" w:line="240" w:lineRule="auto"/>
      </w:pPr>
      <w:r>
        <w:separator/>
      </w:r>
    </w:p>
  </w:footnote>
  <w:footnote w:type="continuationSeparator" w:id="0">
    <w:p w14:paraId="64D128A9" w14:textId="77777777" w:rsidR="00F9220D" w:rsidRDefault="00F922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CE4350" w:rsidRDefault="00CE4350">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F2F"/>
    <w:rsid w:val="00006729"/>
    <w:rsid w:val="0001467A"/>
    <w:rsid w:val="000176DC"/>
    <w:rsid w:val="000204EF"/>
    <w:rsid w:val="00026976"/>
    <w:rsid w:val="000320BA"/>
    <w:rsid w:val="00034BBA"/>
    <w:rsid w:val="00034F05"/>
    <w:rsid w:val="00044CAE"/>
    <w:rsid w:val="00044CD7"/>
    <w:rsid w:val="000469B1"/>
    <w:rsid w:val="000469E9"/>
    <w:rsid w:val="0004717C"/>
    <w:rsid w:val="0004765D"/>
    <w:rsid w:val="00054664"/>
    <w:rsid w:val="000558E3"/>
    <w:rsid w:val="000571B2"/>
    <w:rsid w:val="000654C3"/>
    <w:rsid w:val="000656E2"/>
    <w:rsid w:val="00067834"/>
    <w:rsid w:val="000767C0"/>
    <w:rsid w:val="00077CA4"/>
    <w:rsid w:val="00080424"/>
    <w:rsid w:val="00082DE4"/>
    <w:rsid w:val="00083872"/>
    <w:rsid w:val="00086233"/>
    <w:rsid w:val="00087798"/>
    <w:rsid w:val="00093786"/>
    <w:rsid w:val="000A15FA"/>
    <w:rsid w:val="000A3AF6"/>
    <w:rsid w:val="000A49BB"/>
    <w:rsid w:val="000B0F3A"/>
    <w:rsid w:val="000B2B36"/>
    <w:rsid w:val="000B3164"/>
    <w:rsid w:val="000B6980"/>
    <w:rsid w:val="000C0B0B"/>
    <w:rsid w:val="000C25FB"/>
    <w:rsid w:val="000D0AC1"/>
    <w:rsid w:val="000D11AE"/>
    <w:rsid w:val="000D221E"/>
    <w:rsid w:val="000D226A"/>
    <w:rsid w:val="000E255A"/>
    <w:rsid w:val="000F1453"/>
    <w:rsid w:val="000F4E9F"/>
    <w:rsid w:val="00102FC1"/>
    <w:rsid w:val="001042E1"/>
    <w:rsid w:val="0010686B"/>
    <w:rsid w:val="0011206C"/>
    <w:rsid w:val="00114910"/>
    <w:rsid w:val="001166C5"/>
    <w:rsid w:val="00117B9B"/>
    <w:rsid w:val="00117D13"/>
    <w:rsid w:val="00117FE8"/>
    <w:rsid w:val="0012185F"/>
    <w:rsid w:val="00123E0A"/>
    <w:rsid w:val="00124A77"/>
    <w:rsid w:val="001303D4"/>
    <w:rsid w:val="00134110"/>
    <w:rsid w:val="00136CD3"/>
    <w:rsid w:val="00140C59"/>
    <w:rsid w:val="001466B3"/>
    <w:rsid w:val="00146B98"/>
    <w:rsid w:val="00152ED6"/>
    <w:rsid w:val="00153CC0"/>
    <w:rsid w:val="00154AA8"/>
    <w:rsid w:val="001606D8"/>
    <w:rsid w:val="00161485"/>
    <w:rsid w:val="00161FB8"/>
    <w:rsid w:val="00162FD6"/>
    <w:rsid w:val="00174AAE"/>
    <w:rsid w:val="00181595"/>
    <w:rsid w:val="001833BE"/>
    <w:rsid w:val="001905C7"/>
    <w:rsid w:val="0019344F"/>
    <w:rsid w:val="0019424C"/>
    <w:rsid w:val="00195CFC"/>
    <w:rsid w:val="00196616"/>
    <w:rsid w:val="00197104"/>
    <w:rsid w:val="001A20F3"/>
    <w:rsid w:val="001A2385"/>
    <w:rsid w:val="001A7775"/>
    <w:rsid w:val="001B0942"/>
    <w:rsid w:val="001C105D"/>
    <w:rsid w:val="001C1C97"/>
    <w:rsid w:val="001C2490"/>
    <w:rsid w:val="001C2E29"/>
    <w:rsid w:val="001C5051"/>
    <w:rsid w:val="001E4B70"/>
    <w:rsid w:val="001F2044"/>
    <w:rsid w:val="001F3859"/>
    <w:rsid w:val="0020345B"/>
    <w:rsid w:val="002246D5"/>
    <w:rsid w:val="002307EF"/>
    <w:rsid w:val="002372EE"/>
    <w:rsid w:val="0024068A"/>
    <w:rsid w:val="0024083E"/>
    <w:rsid w:val="002464FA"/>
    <w:rsid w:val="00247091"/>
    <w:rsid w:val="002501CD"/>
    <w:rsid w:val="00252661"/>
    <w:rsid w:val="002649D4"/>
    <w:rsid w:val="002676E7"/>
    <w:rsid w:val="00277BDB"/>
    <w:rsid w:val="002823A2"/>
    <w:rsid w:val="0028379E"/>
    <w:rsid w:val="00283D82"/>
    <w:rsid w:val="0028523F"/>
    <w:rsid w:val="00286444"/>
    <w:rsid w:val="00287CF8"/>
    <w:rsid w:val="0029403F"/>
    <w:rsid w:val="0029426D"/>
    <w:rsid w:val="00297613"/>
    <w:rsid w:val="002B2BB6"/>
    <w:rsid w:val="002B3010"/>
    <w:rsid w:val="002B6A64"/>
    <w:rsid w:val="002C6692"/>
    <w:rsid w:val="002D100F"/>
    <w:rsid w:val="002D5244"/>
    <w:rsid w:val="002D5312"/>
    <w:rsid w:val="002D535E"/>
    <w:rsid w:val="002E195C"/>
    <w:rsid w:val="002E4ADA"/>
    <w:rsid w:val="002E5152"/>
    <w:rsid w:val="002E5171"/>
    <w:rsid w:val="002E5658"/>
    <w:rsid w:val="002F09E1"/>
    <w:rsid w:val="002F2B03"/>
    <w:rsid w:val="002F3923"/>
    <w:rsid w:val="002F5B3A"/>
    <w:rsid w:val="00300F2F"/>
    <w:rsid w:val="00307FBC"/>
    <w:rsid w:val="003106E2"/>
    <w:rsid w:val="003207D8"/>
    <w:rsid w:val="00321641"/>
    <w:rsid w:val="00326FFA"/>
    <w:rsid w:val="0032714F"/>
    <w:rsid w:val="00330DEF"/>
    <w:rsid w:val="0033331E"/>
    <w:rsid w:val="00336F04"/>
    <w:rsid w:val="00341065"/>
    <w:rsid w:val="00342700"/>
    <w:rsid w:val="00345AED"/>
    <w:rsid w:val="003465AF"/>
    <w:rsid w:val="003543E1"/>
    <w:rsid w:val="003545DB"/>
    <w:rsid w:val="00356B79"/>
    <w:rsid w:val="00360EE2"/>
    <w:rsid w:val="00361FED"/>
    <w:rsid w:val="0036203A"/>
    <w:rsid w:val="00365E87"/>
    <w:rsid w:val="00367A1E"/>
    <w:rsid w:val="003717A2"/>
    <w:rsid w:val="00374E49"/>
    <w:rsid w:val="003760CE"/>
    <w:rsid w:val="00376285"/>
    <w:rsid w:val="00376DD8"/>
    <w:rsid w:val="0038352B"/>
    <w:rsid w:val="003838B7"/>
    <w:rsid w:val="003851D3"/>
    <w:rsid w:val="00387B0B"/>
    <w:rsid w:val="00387F24"/>
    <w:rsid w:val="00391383"/>
    <w:rsid w:val="003952E7"/>
    <w:rsid w:val="003972A8"/>
    <w:rsid w:val="003A5547"/>
    <w:rsid w:val="003A5EF1"/>
    <w:rsid w:val="003A6839"/>
    <w:rsid w:val="003B1559"/>
    <w:rsid w:val="003B188B"/>
    <w:rsid w:val="003B2A38"/>
    <w:rsid w:val="003B6107"/>
    <w:rsid w:val="003B6C13"/>
    <w:rsid w:val="003D05B8"/>
    <w:rsid w:val="003D1A7A"/>
    <w:rsid w:val="003D20B6"/>
    <w:rsid w:val="003D3CD9"/>
    <w:rsid w:val="003D3D9C"/>
    <w:rsid w:val="003D5259"/>
    <w:rsid w:val="003D7758"/>
    <w:rsid w:val="003E01F0"/>
    <w:rsid w:val="003E18FB"/>
    <w:rsid w:val="003E2E67"/>
    <w:rsid w:val="003E6F6F"/>
    <w:rsid w:val="003E76C6"/>
    <w:rsid w:val="003E7A2E"/>
    <w:rsid w:val="003F0D4C"/>
    <w:rsid w:val="003F2C78"/>
    <w:rsid w:val="003F37FA"/>
    <w:rsid w:val="003F65BD"/>
    <w:rsid w:val="004001CC"/>
    <w:rsid w:val="0040441F"/>
    <w:rsid w:val="00404870"/>
    <w:rsid w:val="0040516A"/>
    <w:rsid w:val="004058FC"/>
    <w:rsid w:val="00413F0C"/>
    <w:rsid w:val="004148A6"/>
    <w:rsid w:val="004167EA"/>
    <w:rsid w:val="00420530"/>
    <w:rsid w:val="00421953"/>
    <w:rsid w:val="00424976"/>
    <w:rsid w:val="00425F50"/>
    <w:rsid w:val="00432780"/>
    <w:rsid w:val="0043447D"/>
    <w:rsid w:val="00446529"/>
    <w:rsid w:val="00450CB0"/>
    <w:rsid w:val="00454CE7"/>
    <w:rsid w:val="0045749F"/>
    <w:rsid w:val="0046379C"/>
    <w:rsid w:val="00463EF3"/>
    <w:rsid w:val="004702A0"/>
    <w:rsid w:val="00481A93"/>
    <w:rsid w:val="00482CE2"/>
    <w:rsid w:val="00482F20"/>
    <w:rsid w:val="00485BAD"/>
    <w:rsid w:val="0048668E"/>
    <w:rsid w:val="00494D7D"/>
    <w:rsid w:val="004963BD"/>
    <w:rsid w:val="00496DEF"/>
    <w:rsid w:val="004A0069"/>
    <w:rsid w:val="004A3012"/>
    <w:rsid w:val="004A5DF8"/>
    <w:rsid w:val="004B16D5"/>
    <w:rsid w:val="004B40FC"/>
    <w:rsid w:val="004B747E"/>
    <w:rsid w:val="004C1F84"/>
    <w:rsid w:val="004C46E6"/>
    <w:rsid w:val="004C6903"/>
    <w:rsid w:val="004D2E3D"/>
    <w:rsid w:val="004D45A0"/>
    <w:rsid w:val="004D6BCA"/>
    <w:rsid w:val="004E4045"/>
    <w:rsid w:val="004E5E02"/>
    <w:rsid w:val="004E712C"/>
    <w:rsid w:val="004F03D8"/>
    <w:rsid w:val="004F64BE"/>
    <w:rsid w:val="005046E0"/>
    <w:rsid w:val="00511FC4"/>
    <w:rsid w:val="00517739"/>
    <w:rsid w:val="00522F37"/>
    <w:rsid w:val="005260E5"/>
    <w:rsid w:val="005321FE"/>
    <w:rsid w:val="0053426D"/>
    <w:rsid w:val="00534394"/>
    <w:rsid w:val="00541205"/>
    <w:rsid w:val="00544B9A"/>
    <w:rsid w:val="005533CD"/>
    <w:rsid w:val="00554F1A"/>
    <w:rsid w:val="00570EA1"/>
    <w:rsid w:val="00571C2F"/>
    <w:rsid w:val="00572DF8"/>
    <w:rsid w:val="0057404E"/>
    <w:rsid w:val="00575DEA"/>
    <w:rsid w:val="005872BE"/>
    <w:rsid w:val="005902E6"/>
    <w:rsid w:val="005931D3"/>
    <w:rsid w:val="00596088"/>
    <w:rsid w:val="005A0797"/>
    <w:rsid w:val="005A1D13"/>
    <w:rsid w:val="005A38E7"/>
    <w:rsid w:val="005A6200"/>
    <w:rsid w:val="005A7182"/>
    <w:rsid w:val="005B0165"/>
    <w:rsid w:val="005B0A9B"/>
    <w:rsid w:val="005B48BF"/>
    <w:rsid w:val="005B5098"/>
    <w:rsid w:val="005B53F3"/>
    <w:rsid w:val="005B66B5"/>
    <w:rsid w:val="005C39F4"/>
    <w:rsid w:val="005C5036"/>
    <w:rsid w:val="005C7E45"/>
    <w:rsid w:val="005D219E"/>
    <w:rsid w:val="005D2229"/>
    <w:rsid w:val="005E2798"/>
    <w:rsid w:val="005E2F1C"/>
    <w:rsid w:val="005F012C"/>
    <w:rsid w:val="005F4745"/>
    <w:rsid w:val="005F63A5"/>
    <w:rsid w:val="005F7686"/>
    <w:rsid w:val="005F7BFF"/>
    <w:rsid w:val="006011F9"/>
    <w:rsid w:val="00603801"/>
    <w:rsid w:val="0060548F"/>
    <w:rsid w:val="006221C5"/>
    <w:rsid w:val="00622284"/>
    <w:rsid w:val="00624BD7"/>
    <w:rsid w:val="006314F1"/>
    <w:rsid w:val="006319D0"/>
    <w:rsid w:val="00633A96"/>
    <w:rsid w:val="00640BB1"/>
    <w:rsid w:val="006416BE"/>
    <w:rsid w:val="00654335"/>
    <w:rsid w:val="00660064"/>
    <w:rsid w:val="00665B5B"/>
    <w:rsid w:val="00675427"/>
    <w:rsid w:val="006774B9"/>
    <w:rsid w:val="00677654"/>
    <w:rsid w:val="006822AF"/>
    <w:rsid w:val="006826D7"/>
    <w:rsid w:val="00690269"/>
    <w:rsid w:val="00694802"/>
    <w:rsid w:val="006960B8"/>
    <w:rsid w:val="006979E4"/>
    <w:rsid w:val="006A0896"/>
    <w:rsid w:val="006A2137"/>
    <w:rsid w:val="006A6ED9"/>
    <w:rsid w:val="006B08CA"/>
    <w:rsid w:val="006B180E"/>
    <w:rsid w:val="006B2762"/>
    <w:rsid w:val="006B408F"/>
    <w:rsid w:val="006B4481"/>
    <w:rsid w:val="006B4CC9"/>
    <w:rsid w:val="006B6020"/>
    <w:rsid w:val="006B72E2"/>
    <w:rsid w:val="006C2E6A"/>
    <w:rsid w:val="006C3416"/>
    <w:rsid w:val="006C5C44"/>
    <w:rsid w:val="006D054D"/>
    <w:rsid w:val="006D2038"/>
    <w:rsid w:val="006D2767"/>
    <w:rsid w:val="006D3655"/>
    <w:rsid w:val="006D509F"/>
    <w:rsid w:val="006D779E"/>
    <w:rsid w:val="006E1201"/>
    <w:rsid w:val="006E5F2C"/>
    <w:rsid w:val="006F10B4"/>
    <w:rsid w:val="006F7530"/>
    <w:rsid w:val="006F79CD"/>
    <w:rsid w:val="00702023"/>
    <w:rsid w:val="00703B58"/>
    <w:rsid w:val="00704C13"/>
    <w:rsid w:val="007060E2"/>
    <w:rsid w:val="00707B1E"/>
    <w:rsid w:val="00710799"/>
    <w:rsid w:val="00714BC5"/>
    <w:rsid w:val="007151E0"/>
    <w:rsid w:val="00715963"/>
    <w:rsid w:val="00716F4F"/>
    <w:rsid w:val="00720764"/>
    <w:rsid w:val="00724013"/>
    <w:rsid w:val="00725912"/>
    <w:rsid w:val="007324E5"/>
    <w:rsid w:val="00733002"/>
    <w:rsid w:val="00734334"/>
    <w:rsid w:val="00735C21"/>
    <w:rsid w:val="00741FCC"/>
    <w:rsid w:val="00747A43"/>
    <w:rsid w:val="0075299F"/>
    <w:rsid w:val="00755E45"/>
    <w:rsid w:val="00760EB7"/>
    <w:rsid w:val="00761862"/>
    <w:rsid w:val="00764DD8"/>
    <w:rsid w:val="0076657F"/>
    <w:rsid w:val="00770F0E"/>
    <w:rsid w:val="0077612C"/>
    <w:rsid w:val="00776EE0"/>
    <w:rsid w:val="00783A8C"/>
    <w:rsid w:val="00783C9A"/>
    <w:rsid w:val="00783EAB"/>
    <w:rsid w:val="007908F0"/>
    <w:rsid w:val="00790C7E"/>
    <w:rsid w:val="00795071"/>
    <w:rsid w:val="00796BCE"/>
    <w:rsid w:val="007972E5"/>
    <w:rsid w:val="007A52C3"/>
    <w:rsid w:val="007B1CA0"/>
    <w:rsid w:val="007B3F7A"/>
    <w:rsid w:val="007B649B"/>
    <w:rsid w:val="007B7FF9"/>
    <w:rsid w:val="007C063D"/>
    <w:rsid w:val="007C0BFB"/>
    <w:rsid w:val="007C6380"/>
    <w:rsid w:val="007C7C01"/>
    <w:rsid w:val="007D2C5B"/>
    <w:rsid w:val="007D4F29"/>
    <w:rsid w:val="007D5921"/>
    <w:rsid w:val="007D6D4F"/>
    <w:rsid w:val="007F01FD"/>
    <w:rsid w:val="007F3E9E"/>
    <w:rsid w:val="0080059B"/>
    <w:rsid w:val="00803B95"/>
    <w:rsid w:val="00804EA2"/>
    <w:rsid w:val="00805462"/>
    <w:rsid w:val="00805D85"/>
    <w:rsid w:val="00807E88"/>
    <w:rsid w:val="00811AA7"/>
    <w:rsid w:val="008127EC"/>
    <w:rsid w:val="00815C31"/>
    <w:rsid w:val="00816F60"/>
    <w:rsid w:val="00821BA0"/>
    <w:rsid w:val="008230A4"/>
    <w:rsid w:val="008269BB"/>
    <w:rsid w:val="00841744"/>
    <w:rsid w:val="00841DA8"/>
    <w:rsid w:val="00844A61"/>
    <w:rsid w:val="008467C9"/>
    <w:rsid w:val="0084705B"/>
    <w:rsid w:val="00847ED8"/>
    <w:rsid w:val="00851157"/>
    <w:rsid w:val="00851CE5"/>
    <w:rsid w:val="008524B4"/>
    <w:rsid w:val="008529EF"/>
    <w:rsid w:val="00852B20"/>
    <w:rsid w:val="00854A36"/>
    <w:rsid w:val="00855033"/>
    <w:rsid w:val="00856DFC"/>
    <w:rsid w:val="00861DEB"/>
    <w:rsid w:val="00866925"/>
    <w:rsid w:val="0086705C"/>
    <w:rsid w:val="008672FF"/>
    <w:rsid w:val="0086783E"/>
    <w:rsid w:val="00871B0D"/>
    <w:rsid w:val="00876D4C"/>
    <w:rsid w:val="008845AF"/>
    <w:rsid w:val="00886959"/>
    <w:rsid w:val="00891B10"/>
    <w:rsid w:val="00896292"/>
    <w:rsid w:val="008A0AB3"/>
    <w:rsid w:val="008A3621"/>
    <w:rsid w:val="008B0572"/>
    <w:rsid w:val="008B251D"/>
    <w:rsid w:val="008B2AD1"/>
    <w:rsid w:val="008B63B4"/>
    <w:rsid w:val="008C2CD0"/>
    <w:rsid w:val="008C6F15"/>
    <w:rsid w:val="008C7E9A"/>
    <w:rsid w:val="008E1CC0"/>
    <w:rsid w:val="008E4188"/>
    <w:rsid w:val="008E5E78"/>
    <w:rsid w:val="008E74CD"/>
    <w:rsid w:val="008F67DD"/>
    <w:rsid w:val="009009DE"/>
    <w:rsid w:val="009015C6"/>
    <w:rsid w:val="00903A46"/>
    <w:rsid w:val="0090405A"/>
    <w:rsid w:val="0091336B"/>
    <w:rsid w:val="00922448"/>
    <w:rsid w:val="0092489C"/>
    <w:rsid w:val="00931E7A"/>
    <w:rsid w:val="00934E1B"/>
    <w:rsid w:val="009364A5"/>
    <w:rsid w:val="009407D5"/>
    <w:rsid w:val="00941CAC"/>
    <w:rsid w:val="00944A88"/>
    <w:rsid w:val="009469FA"/>
    <w:rsid w:val="00950E4E"/>
    <w:rsid w:val="00957066"/>
    <w:rsid w:val="00963474"/>
    <w:rsid w:val="009641E7"/>
    <w:rsid w:val="0096716C"/>
    <w:rsid w:val="00972813"/>
    <w:rsid w:val="009738D5"/>
    <w:rsid w:val="00973F94"/>
    <w:rsid w:val="0098490E"/>
    <w:rsid w:val="00992D39"/>
    <w:rsid w:val="00996F88"/>
    <w:rsid w:val="009A0E0B"/>
    <w:rsid w:val="009A25B0"/>
    <w:rsid w:val="009A2BBF"/>
    <w:rsid w:val="009A7E00"/>
    <w:rsid w:val="009B25FF"/>
    <w:rsid w:val="009B4106"/>
    <w:rsid w:val="009B4AED"/>
    <w:rsid w:val="009C2BC6"/>
    <w:rsid w:val="009C30BB"/>
    <w:rsid w:val="009D5976"/>
    <w:rsid w:val="009E12F2"/>
    <w:rsid w:val="009E1658"/>
    <w:rsid w:val="009E1BF7"/>
    <w:rsid w:val="009E737E"/>
    <w:rsid w:val="009F08AA"/>
    <w:rsid w:val="009F0E7B"/>
    <w:rsid w:val="009F6131"/>
    <w:rsid w:val="00A0081D"/>
    <w:rsid w:val="00A027D1"/>
    <w:rsid w:val="00A04356"/>
    <w:rsid w:val="00A11630"/>
    <w:rsid w:val="00A175CC"/>
    <w:rsid w:val="00A22E52"/>
    <w:rsid w:val="00A24C1C"/>
    <w:rsid w:val="00A27437"/>
    <w:rsid w:val="00A34688"/>
    <w:rsid w:val="00A40734"/>
    <w:rsid w:val="00A42BF8"/>
    <w:rsid w:val="00A43FE4"/>
    <w:rsid w:val="00A52E9D"/>
    <w:rsid w:val="00A53584"/>
    <w:rsid w:val="00A54F3F"/>
    <w:rsid w:val="00A574DD"/>
    <w:rsid w:val="00A60A26"/>
    <w:rsid w:val="00A65A59"/>
    <w:rsid w:val="00A67D99"/>
    <w:rsid w:val="00A773EB"/>
    <w:rsid w:val="00A852D4"/>
    <w:rsid w:val="00A86C91"/>
    <w:rsid w:val="00A87B4A"/>
    <w:rsid w:val="00A9036D"/>
    <w:rsid w:val="00A920B0"/>
    <w:rsid w:val="00A9651C"/>
    <w:rsid w:val="00A96AA3"/>
    <w:rsid w:val="00AA26CE"/>
    <w:rsid w:val="00AA6337"/>
    <w:rsid w:val="00AB2506"/>
    <w:rsid w:val="00AB392C"/>
    <w:rsid w:val="00AB3E96"/>
    <w:rsid w:val="00AB57E1"/>
    <w:rsid w:val="00AB722B"/>
    <w:rsid w:val="00AC28DB"/>
    <w:rsid w:val="00AC7D94"/>
    <w:rsid w:val="00AC7FE2"/>
    <w:rsid w:val="00AD0248"/>
    <w:rsid w:val="00AD044C"/>
    <w:rsid w:val="00AD1C89"/>
    <w:rsid w:val="00AD5781"/>
    <w:rsid w:val="00AE6E7C"/>
    <w:rsid w:val="00AF4EA5"/>
    <w:rsid w:val="00AF7D5D"/>
    <w:rsid w:val="00B005BD"/>
    <w:rsid w:val="00B064D9"/>
    <w:rsid w:val="00B06E00"/>
    <w:rsid w:val="00B12B09"/>
    <w:rsid w:val="00B14947"/>
    <w:rsid w:val="00B16A0F"/>
    <w:rsid w:val="00B21257"/>
    <w:rsid w:val="00B2236B"/>
    <w:rsid w:val="00B3276B"/>
    <w:rsid w:val="00B3339C"/>
    <w:rsid w:val="00B35186"/>
    <w:rsid w:val="00B471F3"/>
    <w:rsid w:val="00B47561"/>
    <w:rsid w:val="00B50685"/>
    <w:rsid w:val="00B50CFD"/>
    <w:rsid w:val="00B52249"/>
    <w:rsid w:val="00B52272"/>
    <w:rsid w:val="00B56518"/>
    <w:rsid w:val="00B56A8D"/>
    <w:rsid w:val="00B60706"/>
    <w:rsid w:val="00B61675"/>
    <w:rsid w:val="00B65E96"/>
    <w:rsid w:val="00B7215F"/>
    <w:rsid w:val="00B81AC9"/>
    <w:rsid w:val="00B83576"/>
    <w:rsid w:val="00B912B4"/>
    <w:rsid w:val="00B931CC"/>
    <w:rsid w:val="00B94339"/>
    <w:rsid w:val="00B9795B"/>
    <w:rsid w:val="00BA14BD"/>
    <w:rsid w:val="00BA14E2"/>
    <w:rsid w:val="00BA7915"/>
    <w:rsid w:val="00BB1EEA"/>
    <w:rsid w:val="00BB6C09"/>
    <w:rsid w:val="00BB7A44"/>
    <w:rsid w:val="00BC5688"/>
    <w:rsid w:val="00BD2F2A"/>
    <w:rsid w:val="00BD40A2"/>
    <w:rsid w:val="00BD40E5"/>
    <w:rsid w:val="00BE1BF8"/>
    <w:rsid w:val="00BE6CF4"/>
    <w:rsid w:val="00BE7E1D"/>
    <w:rsid w:val="00BF02A2"/>
    <w:rsid w:val="00BF106C"/>
    <w:rsid w:val="00BF2F4B"/>
    <w:rsid w:val="00BF50D7"/>
    <w:rsid w:val="00BF5D5A"/>
    <w:rsid w:val="00BF7D82"/>
    <w:rsid w:val="00C01E81"/>
    <w:rsid w:val="00C0467B"/>
    <w:rsid w:val="00C13AA6"/>
    <w:rsid w:val="00C216EC"/>
    <w:rsid w:val="00C25C95"/>
    <w:rsid w:val="00C26A57"/>
    <w:rsid w:val="00C35FE7"/>
    <w:rsid w:val="00C44001"/>
    <w:rsid w:val="00C4564F"/>
    <w:rsid w:val="00C459AE"/>
    <w:rsid w:val="00C468CE"/>
    <w:rsid w:val="00C46EC7"/>
    <w:rsid w:val="00C46FE7"/>
    <w:rsid w:val="00C50140"/>
    <w:rsid w:val="00C53559"/>
    <w:rsid w:val="00C55AC4"/>
    <w:rsid w:val="00C608E5"/>
    <w:rsid w:val="00C60DB6"/>
    <w:rsid w:val="00C62474"/>
    <w:rsid w:val="00C65D12"/>
    <w:rsid w:val="00C675BB"/>
    <w:rsid w:val="00C70697"/>
    <w:rsid w:val="00C71523"/>
    <w:rsid w:val="00C71F6A"/>
    <w:rsid w:val="00C72772"/>
    <w:rsid w:val="00C754E8"/>
    <w:rsid w:val="00C86309"/>
    <w:rsid w:val="00C87E75"/>
    <w:rsid w:val="00C92EB4"/>
    <w:rsid w:val="00C9659A"/>
    <w:rsid w:val="00CA122C"/>
    <w:rsid w:val="00CA339F"/>
    <w:rsid w:val="00CA7CB9"/>
    <w:rsid w:val="00CA7F0C"/>
    <w:rsid w:val="00CB0A29"/>
    <w:rsid w:val="00CB35CE"/>
    <w:rsid w:val="00CB4AF6"/>
    <w:rsid w:val="00CC4267"/>
    <w:rsid w:val="00CC619B"/>
    <w:rsid w:val="00CC6352"/>
    <w:rsid w:val="00CD7D0C"/>
    <w:rsid w:val="00CE0B89"/>
    <w:rsid w:val="00CE3527"/>
    <w:rsid w:val="00CE40F6"/>
    <w:rsid w:val="00CE4350"/>
    <w:rsid w:val="00CF3B03"/>
    <w:rsid w:val="00CF41D6"/>
    <w:rsid w:val="00CF4BED"/>
    <w:rsid w:val="00CF7560"/>
    <w:rsid w:val="00D001C2"/>
    <w:rsid w:val="00D01161"/>
    <w:rsid w:val="00D011B6"/>
    <w:rsid w:val="00D04D63"/>
    <w:rsid w:val="00D06318"/>
    <w:rsid w:val="00D074D3"/>
    <w:rsid w:val="00D156CA"/>
    <w:rsid w:val="00D27E60"/>
    <w:rsid w:val="00D33E05"/>
    <w:rsid w:val="00D35341"/>
    <w:rsid w:val="00D422D0"/>
    <w:rsid w:val="00D4326B"/>
    <w:rsid w:val="00D4442C"/>
    <w:rsid w:val="00D45B7F"/>
    <w:rsid w:val="00D54429"/>
    <w:rsid w:val="00D54A68"/>
    <w:rsid w:val="00D5529B"/>
    <w:rsid w:val="00D574AE"/>
    <w:rsid w:val="00D60B10"/>
    <w:rsid w:val="00D60D09"/>
    <w:rsid w:val="00D621CA"/>
    <w:rsid w:val="00D76E80"/>
    <w:rsid w:val="00D808AD"/>
    <w:rsid w:val="00D81346"/>
    <w:rsid w:val="00D82C79"/>
    <w:rsid w:val="00D82D78"/>
    <w:rsid w:val="00D83266"/>
    <w:rsid w:val="00D85B6F"/>
    <w:rsid w:val="00D908D8"/>
    <w:rsid w:val="00D90BE8"/>
    <w:rsid w:val="00D92A08"/>
    <w:rsid w:val="00D94197"/>
    <w:rsid w:val="00D97208"/>
    <w:rsid w:val="00DA4594"/>
    <w:rsid w:val="00DB605C"/>
    <w:rsid w:val="00DB76A8"/>
    <w:rsid w:val="00DC1B74"/>
    <w:rsid w:val="00DC3EAC"/>
    <w:rsid w:val="00DC4985"/>
    <w:rsid w:val="00DF1C3F"/>
    <w:rsid w:val="00DF3CF5"/>
    <w:rsid w:val="00DF463B"/>
    <w:rsid w:val="00DF4D2E"/>
    <w:rsid w:val="00DF5F7E"/>
    <w:rsid w:val="00E14022"/>
    <w:rsid w:val="00E1669E"/>
    <w:rsid w:val="00E1741B"/>
    <w:rsid w:val="00E21752"/>
    <w:rsid w:val="00E439C3"/>
    <w:rsid w:val="00E501ED"/>
    <w:rsid w:val="00E5080D"/>
    <w:rsid w:val="00E54720"/>
    <w:rsid w:val="00E56327"/>
    <w:rsid w:val="00E6285F"/>
    <w:rsid w:val="00E671B7"/>
    <w:rsid w:val="00E710C4"/>
    <w:rsid w:val="00E75164"/>
    <w:rsid w:val="00E84478"/>
    <w:rsid w:val="00E91D9B"/>
    <w:rsid w:val="00E91ECE"/>
    <w:rsid w:val="00E96F14"/>
    <w:rsid w:val="00EA0EFD"/>
    <w:rsid w:val="00EA7676"/>
    <w:rsid w:val="00EB5E14"/>
    <w:rsid w:val="00EC0255"/>
    <w:rsid w:val="00EC13EF"/>
    <w:rsid w:val="00EC2FFA"/>
    <w:rsid w:val="00ED4473"/>
    <w:rsid w:val="00ED466E"/>
    <w:rsid w:val="00EE1587"/>
    <w:rsid w:val="00EF3986"/>
    <w:rsid w:val="00EF3E32"/>
    <w:rsid w:val="00EF6CE5"/>
    <w:rsid w:val="00F01132"/>
    <w:rsid w:val="00F128E0"/>
    <w:rsid w:val="00F13912"/>
    <w:rsid w:val="00F2320F"/>
    <w:rsid w:val="00F25533"/>
    <w:rsid w:val="00F26DEE"/>
    <w:rsid w:val="00F279A3"/>
    <w:rsid w:val="00F27CD7"/>
    <w:rsid w:val="00F405FA"/>
    <w:rsid w:val="00F42A45"/>
    <w:rsid w:val="00F46EBD"/>
    <w:rsid w:val="00F47887"/>
    <w:rsid w:val="00F53299"/>
    <w:rsid w:val="00F539D7"/>
    <w:rsid w:val="00F55604"/>
    <w:rsid w:val="00F562EF"/>
    <w:rsid w:val="00F568CC"/>
    <w:rsid w:val="00F61654"/>
    <w:rsid w:val="00F64EDC"/>
    <w:rsid w:val="00F718A3"/>
    <w:rsid w:val="00F719CE"/>
    <w:rsid w:val="00F830B5"/>
    <w:rsid w:val="00F84287"/>
    <w:rsid w:val="00F8680A"/>
    <w:rsid w:val="00F903F7"/>
    <w:rsid w:val="00F9220D"/>
    <w:rsid w:val="00F92C01"/>
    <w:rsid w:val="00F93558"/>
    <w:rsid w:val="00FA4E15"/>
    <w:rsid w:val="00FA58CD"/>
    <w:rsid w:val="00FA6953"/>
    <w:rsid w:val="00FB693E"/>
    <w:rsid w:val="00FB7362"/>
    <w:rsid w:val="00FC1709"/>
    <w:rsid w:val="00FC797B"/>
    <w:rsid w:val="00FD2E9E"/>
    <w:rsid w:val="00FD6326"/>
    <w:rsid w:val="00FE25F5"/>
    <w:rsid w:val="00FE638C"/>
    <w:rsid w:val="00FE7098"/>
    <w:rsid w:val="00FF00E2"/>
    <w:rsid w:val="00FF3C0E"/>
    <w:rsid w:val="00FF3C5A"/>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D04B101B-8702-48BF-923C-95C71198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7D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 w:type="table" w:styleId="TableGridLight">
    <w:name w:val="Grid Table Light"/>
    <w:basedOn w:val="TableNormal"/>
    <w:uiPriority w:val="40"/>
    <w:rsid w:val="006F7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0371">
      <w:bodyDiv w:val="1"/>
      <w:marLeft w:val="0"/>
      <w:marRight w:val="0"/>
      <w:marTop w:val="0"/>
      <w:marBottom w:val="0"/>
      <w:divBdr>
        <w:top w:val="none" w:sz="0" w:space="0" w:color="auto"/>
        <w:left w:val="none" w:sz="0" w:space="0" w:color="auto"/>
        <w:bottom w:val="none" w:sz="0" w:space="0" w:color="auto"/>
        <w:right w:val="none" w:sz="0" w:space="0" w:color="auto"/>
      </w:divBdr>
      <w:divsChild>
        <w:div w:id="1800955596">
          <w:marLeft w:val="0"/>
          <w:marRight w:val="0"/>
          <w:marTop w:val="0"/>
          <w:marBottom w:val="0"/>
          <w:divBdr>
            <w:top w:val="none" w:sz="0" w:space="0" w:color="auto"/>
            <w:left w:val="none" w:sz="0" w:space="0" w:color="auto"/>
            <w:bottom w:val="none" w:sz="0" w:space="0" w:color="auto"/>
            <w:right w:val="none" w:sz="0" w:space="0" w:color="auto"/>
          </w:divBdr>
        </w:div>
        <w:div w:id="1205874004">
          <w:marLeft w:val="0"/>
          <w:marRight w:val="0"/>
          <w:marTop w:val="0"/>
          <w:marBottom w:val="0"/>
          <w:divBdr>
            <w:top w:val="none" w:sz="0" w:space="0" w:color="auto"/>
            <w:left w:val="none" w:sz="0" w:space="0" w:color="auto"/>
            <w:bottom w:val="none" w:sz="0" w:space="0" w:color="auto"/>
            <w:right w:val="none" w:sz="0" w:space="0" w:color="auto"/>
          </w:divBdr>
        </w:div>
        <w:div w:id="224226849">
          <w:marLeft w:val="0"/>
          <w:marRight w:val="0"/>
          <w:marTop w:val="0"/>
          <w:marBottom w:val="0"/>
          <w:divBdr>
            <w:top w:val="none" w:sz="0" w:space="0" w:color="auto"/>
            <w:left w:val="none" w:sz="0" w:space="0" w:color="auto"/>
            <w:bottom w:val="none" w:sz="0" w:space="0" w:color="auto"/>
            <w:right w:val="none" w:sz="0" w:space="0" w:color="auto"/>
          </w:divBdr>
        </w:div>
        <w:div w:id="467626236">
          <w:marLeft w:val="0"/>
          <w:marRight w:val="0"/>
          <w:marTop w:val="0"/>
          <w:marBottom w:val="0"/>
          <w:divBdr>
            <w:top w:val="none" w:sz="0" w:space="0" w:color="auto"/>
            <w:left w:val="none" w:sz="0" w:space="0" w:color="auto"/>
            <w:bottom w:val="none" w:sz="0" w:space="0" w:color="auto"/>
            <w:right w:val="none" w:sz="0" w:space="0" w:color="auto"/>
          </w:divBdr>
        </w:div>
        <w:div w:id="689142898">
          <w:marLeft w:val="0"/>
          <w:marRight w:val="0"/>
          <w:marTop w:val="0"/>
          <w:marBottom w:val="0"/>
          <w:divBdr>
            <w:top w:val="none" w:sz="0" w:space="0" w:color="auto"/>
            <w:left w:val="none" w:sz="0" w:space="0" w:color="auto"/>
            <w:bottom w:val="none" w:sz="0" w:space="0" w:color="auto"/>
            <w:right w:val="none" w:sz="0" w:space="0" w:color="auto"/>
          </w:divBdr>
        </w:div>
        <w:div w:id="1246037974">
          <w:marLeft w:val="0"/>
          <w:marRight w:val="0"/>
          <w:marTop w:val="0"/>
          <w:marBottom w:val="0"/>
          <w:divBdr>
            <w:top w:val="none" w:sz="0" w:space="0" w:color="auto"/>
            <w:left w:val="none" w:sz="0" w:space="0" w:color="auto"/>
            <w:bottom w:val="none" w:sz="0" w:space="0" w:color="auto"/>
            <w:right w:val="none" w:sz="0" w:space="0" w:color="auto"/>
          </w:divBdr>
        </w:div>
        <w:div w:id="931860183">
          <w:marLeft w:val="0"/>
          <w:marRight w:val="0"/>
          <w:marTop w:val="0"/>
          <w:marBottom w:val="0"/>
          <w:divBdr>
            <w:top w:val="none" w:sz="0" w:space="0" w:color="auto"/>
            <w:left w:val="none" w:sz="0" w:space="0" w:color="auto"/>
            <w:bottom w:val="none" w:sz="0" w:space="0" w:color="auto"/>
            <w:right w:val="none" w:sz="0" w:space="0" w:color="auto"/>
          </w:divBdr>
        </w:div>
        <w:div w:id="1486629080">
          <w:marLeft w:val="0"/>
          <w:marRight w:val="0"/>
          <w:marTop w:val="0"/>
          <w:marBottom w:val="0"/>
          <w:divBdr>
            <w:top w:val="none" w:sz="0" w:space="0" w:color="auto"/>
            <w:left w:val="none" w:sz="0" w:space="0" w:color="auto"/>
            <w:bottom w:val="none" w:sz="0" w:space="0" w:color="auto"/>
            <w:right w:val="none" w:sz="0" w:space="0" w:color="auto"/>
          </w:divBdr>
        </w:div>
        <w:div w:id="1795833667">
          <w:marLeft w:val="0"/>
          <w:marRight w:val="0"/>
          <w:marTop w:val="0"/>
          <w:marBottom w:val="0"/>
          <w:divBdr>
            <w:top w:val="none" w:sz="0" w:space="0" w:color="auto"/>
            <w:left w:val="none" w:sz="0" w:space="0" w:color="auto"/>
            <w:bottom w:val="none" w:sz="0" w:space="0" w:color="auto"/>
            <w:right w:val="none" w:sz="0" w:space="0" w:color="auto"/>
          </w:divBdr>
        </w:div>
        <w:div w:id="276256306">
          <w:marLeft w:val="0"/>
          <w:marRight w:val="0"/>
          <w:marTop w:val="0"/>
          <w:marBottom w:val="0"/>
          <w:divBdr>
            <w:top w:val="none" w:sz="0" w:space="0" w:color="auto"/>
            <w:left w:val="none" w:sz="0" w:space="0" w:color="auto"/>
            <w:bottom w:val="none" w:sz="0" w:space="0" w:color="auto"/>
            <w:right w:val="none" w:sz="0" w:space="0" w:color="auto"/>
          </w:divBdr>
        </w:div>
        <w:div w:id="1620603272">
          <w:marLeft w:val="0"/>
          <w:marRight w:val="0"/>
          <w:marTop w:val="0"/>
          <w:marBottom w:val="0"/>
          <w:divBdr>
            <w:top w:val="none" w:sz="0" w:space="0" w:color="auto"/>
            <w:left w:val="none" w:sz="0" w:space="0" w:color="auto"/>
            <w:bottom w:val="none" w:sz="0" w:space="0" w:color="auto"/>
            <w:right w:val="none" w:sz="0" w:space="0" w:color="auto"/>
          </w:divBdr>
        </w:div>
        <w:div w:id="397869163">
          <w:marLeft w:val="0"/>
          <w:marRight w:val="0"/>
          <w:marTop w:val="0"/>
          <w:marBottom w:val="0"/>
          <w:divBdr>
            <w:top w:val="none" w:sz="0" w:space="0" w:color="auto"/>
            <w:left w:val="none" w:sz="0" w:space="0" w:color="auto"/>
            <w:bottom w:val="none" w:sz="0" w:space="0" w:color="auto"/>
            <w:right w:val="none" w:sz="0" w:space="0" w:color="auto"/>
          </w:divBdr>
        </w:div>
      </w:divsChild>
    </w:div>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657075156">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29810744">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805304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49318759">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447192417">
      <w:bodyDiv w:val="1"/>
      <w:marLeft w:val="0"/>
      <w:marRight w:val="0"/>
      <w:marTop w:val="0"/>
      <w:marBottom w:val="0"/>
      <w:divBdr>
        <w:top w:val="none" w:sz="0" w:space="0" w:color="auto"/>
        <w:left w:val="none" w:sz="0" w:space="0" w:color="auto"/>
        <w:bottom w:val="none" w:sz="0" w:space="0" w:color="auto"/>
        <w:right w:val="none" w:sz="0" w:space="0" w:color="auto"/>
      </w:divBdr>
      <w:divsChild>
        <w:div w:id="479421609">
          <w:marLeft w:val="0"/>
          <w:marRight w:val="0"/>
          <w:marTop w:val="0"/>
          <w:marBottom w:val="0"/>
          <w:divBdr>
            <w:top w:val="none" w:sz="0" w:space="0" w:color="auto"/>
            <w:left w:val="none" w:sz="0" w:space="0" w:color="auto"/>
            <w:bottom w:val="none" w:sz="0" w:space="0" w:color="auto"/>
            <w:right w:val="none" w:sz="0" w:space="0" w:color="auto"/>
          </w:divBdr>
        </w:div>
        <w:div w:id="281881379">
          <w:marLeft w:val="0"/>
          <w:marRight w:val="0"/>
          <w:marTop w:val="0"/>
          <w:marBottom w:val="0"/>
          <w:divBdr>
            <w:top w:val="none" w:sz="0" w:space="0" w:color="auto"/>
            <w:left w:val="none" w:sz="0" w:space="0" w:color="auto"/>
            <w:bottom w:val="none" w:sz="0" w:space="0" w:color="auto"/>
            <w:right w:val="none" w:sz="0" w:space="0" w:color="auto"/>
          </w:divBdr>
          <w:divsChild>
            <w:div w:id="1470512316">
              <w:marLeft w:val="0"/>
              <w:marRight w:val="0"/>
              <w:marTop w:val="0"/>
              <w:marBottom w:val="0"/>
              <w:divBdr>
                <w:top w:val="none" w:sz="0" w:space="0" w:color="auto"/>
                <w:left w:val="none" w:sz="0" w:space="0" w:color="auto"/>
                <w:bottom w:val="none" w:sz="0" w:space="0" w:color="auto"/>
                <w:right w:val="none" w:sz="0" w:space="0" w:color="auto"/>
              </w:divBdr>
            </w:div>
          </w:divsChild>
        </w:div>
        <w:div w:id="2102797162">
          <w:marLeft w:val="0"/>
          <w:marRight w:val="0"/>
          <w:marTop w:val="0"/>
          <w:marBottom w:val="0"/>
          <w:divBdr>
            <w:top w:val="none" w:sz="0" w:space="0" w:color="auto"/>
            <w:left w:val="none" w:sz="0" w:space="0" w:color="auto"/>
            <w:bottom w:val="none" w:sz="0" w:space="0" w:color="auto"/>
            <w:right w:val="none" w:sz="0" w:space="0" w:color="auto"/>
          </w:divBdr>
        </w:div>
        <w:div w:id="1625161741">
          <w:marLeft w:val="0"/>
          <w:marRight w:val="0"/>
          <w:marTop w:val="0"/>
          <w:marBottom w:val="0"/>
          <w:divBdr>
            <w:top w:val="none" w:sz="0" w:space="0" w:color="auto"/>
            <w:left w:val="none" w:sz="0" w:space="0" w:color="auto"/>
            <w:bottom w:val="none" w:sz="0" w:space="0" w:color="auto"/>
            <w:right w:val="none" w:sz="0" w:space="0" w:color="auto"/>
          </w:divBdr>
          <w:divsChild>
            <w:div w:id="716666147">
              <w:marLeft w:val="0"/>
              <w:marRight w:val="0"/>
              <w:marTop w:val="0"/>
              <w:marBottom w:val="0"/>
              <w:divBdr>
                <w:top w:val="none" w:sz="0" w:space="0" w:color="auto"/>
                <w:left w:val="none" w:sz="0" w:space="0" w:color="auto"/>
                <w:bottom w:val="none" w:sz="0" w:space="0" w:color="auto"/>
                <w:right w:val="none" w:sz="0" w:space="0" w:color="auto"/>
              </w:divBdr>
            </w:div>
          </w:divsChild>
        </w:div>
        <w:div w:id="2033072026">
          <w:marLeft w:val="0"/>
          <w:marRight w:val="0"/>
          <w:marTop w:val="0"/>
          <w:marBottom w:val="0"/>
          <w:divBdr>
            <w:top w:val="none" w:sz="0" w:space="0" w:color="auto"/>
            <w:left w:val="none" w:sz="0" w:space="0" w:color="auto"/>
            <w:bottom w:val="none" w:sz="0" w:space="0" w:color="auto"/>
            <w:right w:val="none" w:sz="0" w:space="0" w:color="auto"/>
          </w:divBdr>
        </w:div>
        <w:div w:id="582690293">
          <w:marLeft w:val="0"/>
          <w:marRight w:val="0"/>
          <w:marTop w:val="0"/>
          <w:marBottom w:val="0"/>
          <w:divBdr>
            <w:top w:val="none" w:sz="0" w:space="0" w:color="auto"/>
            <w:left w:val="none" w:sz="0" w:space="0" w:color="auto"/>
            <w:bottom w:val="none" w:sz="0" w:space="0" w:color="auto"/>
            <w:right w:val="none" w:sz="0" w:space="0" w:color="auto"/>
          </w:divBdr>
          <w:divsChild>
            <w:div w:id="658198214">
              <w:marLeft w:val="0"/>
              <w:marRight w:val="0"/>
              <w:marTop w:val="0"/>
              <w:marBottom w:val="0"/>
              <w:divBdr>
                <w:top w:val="none" w:sz="0" w:space="0" w:color="auto"/>
                <w:left w:val="none" w:sz="0" w:space="0" w:color="auto"/>
                <w:bottom w:val="none" w:sz="0" w:space="0" w:color="auto"/>
                <w:right w:val="none" w:sz="0" w:space="0" w:color="auto"/>
              </w:divBdr>
            </w:div>
          </w:divsChild>
        </w:div>
        <w:div w:id="812450619">
          <w:marLeft w:val="0"/>
          <w:marRight w:val="0"/>
          <w:marTop w:val="0"/>
          <w:marBottom w:val="0"/>
          <w:divBdr>
            <w:top w:val="none" w:sz="0" w:space="0" w:color="auto"/>
            <w:left w:val="none" w:sz="0" w:space="0" w:color="auto"/>
            <w:bottom w:val="none" w:sz="0" w:space="0" w:color="auto"/>
            <w:right w:val="none" w:sz="0" w:space="0" w:color="auto"/>
          </w:divBdr>
        </w:div>
        <w:div w:id="612058912">
          <w:marLeft w:val="0"/>
          <w:marRight w:val="0"/>
          <w:marTop w:val="0"/>
          <w:marBottom w:val="0"/>
          <w:divBdr>
            <w:top w:val="none" w:sz="0" w:space="0" w:color="auto"/>
            <w:left w:val="none" w:sz="0" w:space="0" w:color="auto"/>
            <w:bottom w:val="none" w:sz="0" w:space="0" w:color="auto"/>
            <w:right w:val="none" w:sz="0" w:space="0" w:color="auto"/>
          </w:divBdr>
          <w:divsChild>
            <w:div w:id="2035449696">
              <w:marLeft w:val="0"/>
              <w:marRight w:val="0"/>
              <w:marTop w:val="0"/>
              <w:marBottom w:val="0"/>
              <w:divBdr>
                <w:top w:val="none" w:sz="0" w:space="0" w:color="auto"/>
                <w:left w:val="none" w:sz="0" w:space="0" w:color="auto"/>
                <w:bottom w:val="none" w:sz="0" w:space="0" w:color="auto"/>
                <w:right w:val="none" w:sz="0" w:space="0" w:color="auto"/>
              </w:divBdr>
            </w:div>
          </w:divsChild>
        </w:div>
        <w:div w:id="1055546637">
          <w:marLeft w:val="0"/>
          <w:marRight w:val="0"/>
          <w:marTop w:val="0"/>
          <w:marBottom w:val="0"/>
          <w:divBdr>
            <w:top w:val="none" w:sz="0" w:space="0" w:color="auto"/>
            <w:left w:val="none" w:sz="0" w:space="0" w:color="auto"/>
            <w:bottom w:val="none" w:sz="0" w:space="0" w:color="auto"/>
            <w:right w:val="none" w:sz="0" w:space="0" w:color="auto"/>
          </w:divBdr>
        </w:div>
        <w:div w:id="840587001">
          <w:marLeft w:val="0"/>
          <w:marRight w:val="0"/>
          <w:marTop w:val="0"/>
          <w:marBottom w:val="0"/>
          <w:divBdr>
            <w:top w:val="none" w:sz="0" w:space="0" w:color="auto"/>
            <w:left w:val="none" w:sz="0" w:space="0" w:color="auto"/>
            <w:bottom w:val="none" w:sz="0" w:space="0" w:color="auto"/>
            <w:right w:val="none" w:sz="0" w:space="0" w:color="auto"/>
          </w:divBdr>
          <w:divsChild>
            <w:div w:id="1877547274">
              <w:marLeft w:val="0"/>
              <w:marRight w:val="0"/>
              <w:marTop w:val="0"/>
              <w:marBottom w:val="0"/>
              <w:divBdr>
                <w:top w:val="none" w:sz="0" w:space="0" w:color="auto"/>
                <w:left w:val="none" w:sz="0" w:space="0" w:color="auto"/>
                <w:bottom w:val="none" w:sz="0" w:space="0" w:color="auto"/>
                <w:right w:val="none" w:sz="0" w:space="0" w:color="auto"/>
              </w:divBdr>
            </w:div>
          </w:divsChild>
        </w:div>
        <w:div w:id="677540730">
          <w:marLeft w:val="0"/>
          <w:marRight w:val="0"/>
          <w:marTop w:val="0"/>
          <w:marBottom w:val="0"/>
          <w:divBdr>
            <w:top w:val="none" w:sz="0" w:space="0" w:color="auto"/>
            <w:left w:val="none" w:sz="0" w:space="0" w:color="auto"/>
            <w:bottom w:val="none" w:sz="0" w:space="0" w:color="auto"/>
            <w:right w:val="none" w:sz="0" w:space="0" w:color="auto"/>
          </w:divBdr>
        </w:div>
        <w:div w:id="2005275600">
          <w:marLeft w:val="0"/>
          <w:marRight w:val="0"/>
          <w:marTop w:val="0"/>
          <w:marBottom w:val="0"/>
          <w:divBdr>
            <w:top w:val="none" w:sz="0" w:space="0" w:color="auto"/>
            <w:left w:val="none" w:sz="0" w:space="0" w:color="auto"/>
            <w:bottom w:val="none" w:sz="0" w:space="0" w:color="auto"/>
            <w:right w:val="none" w:sz="0" w:space="0" w:color="auto"/>
          </w:divBdr>
          <w:divsChild>
            <w:div w:id="1175920622">
              <w:marLeft w:val="0"/>
              <w:marRight w:val="0"/>
              <w:marTop w:val="0"/>
              <w:marBottom w:val="0"/>
              <w:divBdr>
                <w:top w:val="none" w:sz="0" w:space="0" w:color="auto"/>
                <w:left w:val="none" w:sz="0" w:space="0" w:color="auto"/>
                <w:bottom w:val="none" w:sz="0" w:space="0" w:color="auto"/>
                <w:right w:val="none" w:sz="0" w:space="0" w:color="auto"/>
              </w:divBdr>
            </w:div>
          </w:divsChild>
        </w:div>
        <w:div w:id="439107507">
          <w:marLeft w:val="0"/>
          <w:marRight w:val="0"/>
          <w:marTop w:val="0"/>
          <w:marBottom w:val="0"/>
          <w:divBdr>
            <w:top w:val="none" w:sz="0" w:space="0" w:color="auto"/>
            <w:left w:val="none" w:sz="0" w:space="0" w:color="auto"/>
            <w:bottom w:val="none" w:sz="0" w:space="0" w:color="auto"/>
            <w:right w:val="none" w:sz="0" w:space="0" w:color="auto"/>
          </w:divBdr>
        </w:div>
        <w:div w:id="1606615071">
          <w:marLeft w:val="0"/>
          <w:marRight w:val="0"/>
          <w:marTop w:val="0"/>
          <w:marBottom w:val="0"/>
          <w:divBdr>
            <w:top w:val="none" w:sz="0" w:space="0" w:color="auto"/>
            <w:left w:val="none" w:sz="0" w:space="0" w:color="auto"/>
            <w:bottom w:val="none" w:sz="0" w:space="0" w:color="auto"/>
            <w:right w:val="none" w:sz="0" w:space="0" w:color="auto"/>
          </w:divBdr>
          <w:divsChild>
            <w:div w:id="1161968436">
              <w:marLeft w:val="0"/>
              <w:marRight w:val="0"/>
              <w:marTop w:val="0"/>
              <w:marBottom w:val="0"/>
              <w:divBdr>
                <w:top w:val="none" w:sz="0" w:space="0" w:color="auto"/>
                <w:left w:val="none" w:sz="0" w:space="0" w:color="auto"/>
                <w:bottom w:val="none" w:sz="0" w:space="0" w:color="auto"/>
                <w:right w:val="none" w:sz="0" w:space="0" w:color="auto"/>
              </w:divBdr>
            </w:div>
          </w:divsChild>
        </w:div>
        <w:div w:id="596837779">
          <w:marLeft w:val="0"/>
          <w:marRight w:val="0"/>
          <w:marTop w:val="0"/>
          <w:marBottom w:val="0"/>
          <w:divBdr>
            <w:top w:val="none" w:sz="0" w:space="0" w:color="auto"/>
            <w:left w:val="none" w:sz="0" w:space="0" w:color="auto"/>
            <w:bottom w:val="none" w:sz="0" w:space="0" w:color="auto"/>
            <w:right w:val="none" w:sz="0" w:space="0" w:color="auto"/>
          </w:divBdr>
        </w:div>
        <w:div w:id="792482453">
          <w:marLeft w:val="0"/>
          <w:marRight w:val="0"/>
          <w:marTop w:val="0"/>
          <w:marBottom w:val="0"/>
          <w:divBdr>
            <w:top w:val="none" w:sz="0" w:space="0" w:color="auto"/>
            <w:left w:val="none" w:sz="0" w:space="0" w:color="auto"/>
            <w:bottom w:val="none" w:sz="0" w:space="0" w:color="auto"/>
            <w:right w:val="none" w:sz="0" w:space="0" w:color="auto"/>
          </w:divBdr>
          <w:divsChild>
            <w:div w:id="1953243993">
              <w:marLeft w:val="0"/>
              <w:marRight w:val="0"/>
              <w:marTop w:val="0"/>
              <w:marBottom w:val="0"/>
              <w:divBdr>
                <w:top w:val="none" w:sz="0" w:space="0" w:color="auto"/>
                <w:left w:val="none" w:sz="0" w:space="0" w:color="auto"/>
                <w:bottom w:val="none" w:sz="0" w:space="0" w:color="auto"/>
                <w:right w:val="none" w:sz="0" w:space="0" w:color="auto"/>
              </w:divBdr>
            </w:div>
          </w:divsChild>
        </w:div>
        <w:div w:id="942805091">
          <w:marLeft w:val="0"/>
          <w:marRight w:val="0"/>
          <w:marTop w:val="0"/>
          <w:marBottom w:val="0"/>
          <w:divBdr>
            <w:top w:val="none" w:sz="0" w:space="0" w:color="auto"/>
            <w:left w:val="none" w:sz="0" w:space="0" w:color="auto"/>
            <w:bottom w:val="none" w:sz="0" w:space="0" w:color="auto"/>
            <w:right w:val="none" w:sz="0" w:space="0" w:color="auto"/>
          </w:divBdr>
        </w:div>
      </w:divsChild>
    </w:div>
    <w:div w:id="1531725396">
      <w:bodyDiv w:val="1"/>
      <w:marLeft w:val="0"/>
      <w:marRight w:val="0"/>
      <w:marTop w:val="0"/>
      <w:marBottom w:val="0"/>
      <w:divBdr>
        <w:top w:val="none" w:sz="0" w:space="0" w:color="auto"/>
        <w:left w:val="none" w:sz="0" w:space="0" w:color="auto"/>
        <w:bottom w:val="none" w:sz="0" w:space="0" w:color="auto"/>
        <w:right w:val="none" w:sz="0" w:space="0" w:color="auto"/>
      </w:divBdr>
      <w:divsChild>
        <w:div w:id="1702971216">
          <w:marLeft w:val="0"/>
          <w:marRight w:val="0"/>
          <w:marTop w:val="0"/>
          <w:marBottom w:val="0"/>
          <w:divBdr>
            <w:top w:val="none" w:sz="0" w:space="0" w:color="auto"/>
            <w:left w:val="none" w:sz="0" w:space="0" w:color="auto"/>
            <w:bottom w:val="none" w:sz="0" w:space="0" w:color="auto"/>
            <w:right w:val="none" w:sz="0" w:space="0" w:color="auto"/>
          </w:divBdr>
        </w:div>
        <w:div w:id="1900361326">
          <w:marLeft w:val="0"/>
          <w:marRight w:val="0"/>
          <w:marTop w:val="0"/>
          <w:marBottom w:val="0"/>
          <w:divBdr>
            <w:top w:val="none" w:sz="0" w:space="0" w:color="auto"/>
            <w:left w:val="none" w:sz="0" w:space="0" w:color="auto"/>
            <w:bottom w:val="none" w:sz="0" w:space="0" w:color="auto"/>
            <w:right w:val="none" w:sz="0" w:space="0" w:color="auto"/>
          </w:divBdr>
        </w:div>
        <w:div w:id="723525907">
          <w:marLeft w:val="0"/>
          <w:marRight w:val="0"/>
          <w:marTop w:val="0"/>
          <w:marBottom w:val="0"/>
          <w:divBdr>
            <w:top w:val="none" w:sz="0" w:space="0" w:color="auto"/>
            <w:left w:val="none" w:sz="0" w:space="0" w:color="auto"/>
            <w:bottom w:val="none" w:sz="0" w:space="0" w:color="auto"/>
            <w:right w:val="none" w:sz="0" w:space="0" w:color="auto"/>
          </w:divBdr>
        </w:div>
        <w:div w:id="1975016118">
          <w:marLeft w:val="0"/>
          <w:marRight w:val="0"/>
          <w:marTop w:val="0"/>
          <w:marBottom w:val="0"/>
          <w:divBdr>
            <w:top w:val="none" w:sz="0" w:space="0" w:color="auto"/>
            <w:left w:val="none" w:sz="0" w:space="0" w:color="auto"/>
            <w:bottom w:val="none" w:sz="0" w:space="0" w:color="auto"/>
            <w:right w:val="none" w:sz="0" w:space="0" w:color="auto"/>
          </w:divBdr>
        </w:div>
        <w:div w:id="274755449">
          <w:marLeft w:val="0"/>
          <w:marRight w:val="0"/>
          <w:marTop w:val="0"/>
          <w:marBottom w:val="0"/>
          <w:divBdr>
            <w:top w:val="none" w:sz="0" w:space="0" w:color="auto"/>
            <w:left w:val="none" w:sz="0" w:space="0" w:color="auto"/>
            <w:bottom w:val="none" w:sz="0" w:space="0" w:color="auto"/>
            <w:right w:val="none" w:sz="0" w:space="0" w:color="auto"/>
          </w:divBdr>
        </w:div>
        <w:div w:id="712730252">
          <w:marLeft w:val="0"/>
          <w:marRight w:val="0"/>
          <w:marTop w:val="0"/>
          <w:marBottom w:val="0"/>
          <w:divBdr>
            <w:top w:val="none" w:sz="0" w:space="0" w:color="auto"/>
            <w:left w:val="none" w:sz="0" w:space="0" w:color="auto"/>
            <w:bottom w:val="none" w:sz="0" w:space="0" w:color="auto"/>
            <w:right w:val="none" w:sz="0" w:space="0" w:color="auto"/>
          </w:divBdr>
        </w:div>
        <w:div w:id="979922368">
          <w:marLeft w:val="0"/>
          <w:marRight w:val="0"/>
          <w:marTop w:val="0"/>
          <w:marBottom w:val="0"/>
          <w:divBdr>
            <w:top w:val="none" w:sz="0" w:space="0" w:color="auto"/>
            <w:left w:val="none" w:sz="0" w:space="0" w:color="auto"/>
            <w:bottom w:val="none" w:sz="0" w:space="0" w:color="auto"/>
            <w:right w:val="none" w:sz="0" w:space="0" w:color="auto"/>
          </w:divBdr>
        </w:div>
        <w:div w:id="2075544149">
          <w:marLeft w:val="0"/>
          <w:marRight w:val="0"/>
          <w:marTop w:val="0"/>
          <w:marBottom w:val="0"/>
          <w:divBdr>
            <w:top w:val="none" w:sz="0" w:space="0" w:color="auto"/>
            <w:left w:val="none" w:sz="0" w:space="0" w:color="auto"/>
            <w:bottom w:val="none" w:sz="0" w:space="0" w:color="auto"/>
            <w:right w:val="none" w:sz="0" w:space="0" w:color="auto"/>
          </w:divBdr>
        </w:div>
        <w:div w:id="1042561547">
          <w:marLeft w:val="0"/>
          <w:marRight w:val="0"/>
          <w:marTop w:val="0"/>
          <w:marBottom w:val="0"/>
          <w:divBdr>
            <w:top w:val="none" w:sz="0" w:space="0" w:color="auto"/>
            <w:left w:val="none" w:sz="0" w:space="0" w:color="auto"/>
            <w:bottom w:val="none" w:sz="0" w:space="0" w:color="auto"/>
            <w:right w:val="none" w:sz="0" w:space="0" w:color="auto"/>
          </w:divBdr>
        </w:div>
        <w:div w:id="1492522636">
          <w:marLeft w:val="0"/>
          <w:marRight w:val="0"/>
          <w:marTop w:val="0"/>
          <w:marBottom w:val="0"/>
          <w:divBdr>
            <w:top w:val="none" w:sz="0" w:space="0" w:color="auto"/>
            <w:left w:val="none" w:sz="0" w:space="0" w:color="auto"/>
            <w:bottom w:val="none" w:sz="0" w:space="0" w:color="auto"/>
            <w:right w:val="none" w:sz="0" w:space="0" w:color="auto"/>
          </w:divBdr>
        </w:div>
        <w:div w:id="327909213">
          <w:marLeft w:val="0"/>
          <w:marRight w:val="0"/>
          <w:marTop w:val="0"/>
          <w:marBottom w:val="0"/>
          <w:divBdr>
            <w:top w:val="none" w:sz="0" w:space="0" w:color="auto"/>
            <w:left w:val="none" w:sz="0" w:space="0" w:color="auto"/>
            <w:bottom w:val="none" w:sz="0" w:space="0" w:color="auto"/>
            <w:right w:val="none" w:sz="0" w:space="0" w:color="auto"/>
          </w:divBdr>
        </w:div>
        <w:div w:id="781850120">
          <w:marLeft w:val="0"/>
          <w:marRight w:val="0"/>
          <w:marTop w:val="0"/>
          <w:marBottom w:val="0"/>
          <w:divBdr>
            <w:top w:val="none" w:sz="0" w:space="0" w:color="auto"/>
            <w:left w:val="none" w:sz="0" w:space="0" w:color="auto"/>
            <w:bottom w:val="none" w:sz="0" w:space="0" w:color="auto"/>
            <w:right w:val="none" w:sz="0" w:space="0" w:color="auto"/>
          </w:divBdr>
        </w:div>
        <w:div w:id="1884101449">
          <w:marLeft w:val="0"/>
          <w:marRight w:val="0"/>
          <w:marTop w:val="0"/>
          <w:marBottom w:val="0"/>
          <w:divBdr>
            <w:top w:val="single" w:sz="6" w:space="7" w:color="auto"/>
            <w:left w:val="none" w:sz="0" w:space="0" w:color="auto"/>
            <w:bottom w:val="none" w:sz="0" w:space="0" w:color="auto"/>
            <w:right w:val="none" w:sz="0" w:space="0" w:color="auto"/>
          </w:divBdr>
          <w:divsChild>
            <w:div w:id="21384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bc.com/news/world-middle-east-27838034" TargetMode="External"/><Relationship Id="rId3" Type="http://schemas.openxmlformats.org/officeDocument/2006/relationships/hyperlink" Target="https://stat-methods.com/home/kruskal-wallis-r/" TargetMode="External"/><Relationship Id="rId7" Type="http://schemas.openxmlformats.org/officeDocument/2006/relationships/hyperlink" Target="https://www.thenewhumanitarian.org/analysis/2015/02/02/has-syria-really-beaten-polio" TargetMode="External"/><Relationship Id="rId2" Type="http://schemas.openxmlformats.org/officeDocument/2006/relationships/hyperlink" Target="http://www.r-tutor.com/elementary-statistics/non-parametric-methods/kruskal-wallis-test" TargetMode="External"/><Relationship Id="rId1" Type="http://schemas.openxmlformats.org/officeDocument/2006/relationships/hyperlink" Target="https://www.statisticssolutions.com/kruskal-wallis-test/" TargetMode="External"/><Relationship Id="rId6" Type="http://schemas.openxmlformats.org/officeDocument/2006/relationships/hyperlink" Target="https://apps.who.int/immunization_monitoring/globalsummary/incidences?c=SYR" TargetMode="External"/><Relationship Id="rId5" Type="http://schemas.openxmlformats.org/officeDocument/2006/relationships/hyperlink" Target="https://www.wilsoncenter.org/article/timeline-the-rise-spread-and-fall-the-islamic-state" TargetMode="External"/><Relationship Id="rId4" Type="http://schemas.openxmlformats.org/officeDocument/2006/relationships/hyperlink" Target="https://www.bbc.com/news/world-middle-east-27838034" TargetMode="External"/><Relationship Id="rId9" Type="http://schemas.openxmlformats.org/officeDocument/2006/relationships/hyperlink" Target="https://www.pri.org/stories/2017-02-19/timeline-islamic-states-gains-and-losses-iraq-and-syri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6939F-A970-4A6C-9C52-038DD9087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8451</TotalTime>
  <Pages>21</Pages>
  <Words>25694</Words>
  <Characters>146457</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115</cp:revision>
  <dcterms:created xsi:type="dcterms:W3CDTF">2019-10-04T05:24:00Z</dcterms:created>
  <dcterms:modified xsi:type="dcterms:W3CDTF">2019-10-10T03:18:00Z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