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40560EF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proofErr w:type="gramStart"/>
      <w:r w:rsidRPr="008A0AB3">
        <w:rPr>
          <w:rFonts w:cstheme="minorHAnsi"/>
          <w:color w:val="000000" w:themeColor="text1"/>
        </w:rPr>
        <w:t>, ,</w:t>
      </w:r>
      <w:proofErr w:type="gramEnd"/>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2"/>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2"/>
            <w:r w:rsidRPr="008A0AB3">
              <w:rPr>
                <w:rStyle w:val="CommentReference"/>
                <w:rFonts w:cstheme="minorHAnsi"/>
                <w:sz w:val="22"/>
                <w:szCs w:val="22"/>
              </w:rPr>
              <w:commentReference w:id="2"/>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lastRenderedPageBreak/>
        <w:t>Paper 2 Draft #</w:t>
      </w:r>
      <w:r w:rsidR="000469B1">
        <w:rPr>
          <w:rFonts w:cstheme="minorHAnsi"/>
        </w:rPr>
        <w:t>4</w:t>
      </w: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3" w:name="Abstract"/>
      <w:r w:rsidRPr="00844A61">
        <w:rPr>
          <w:rFonts w:cstheme="minorHAnsi"/>
          <w:b/>
        </w:rPr>
        <w:t xml:space="preserve">Abstract </w:t>
      </w:r>
    </w:p>
    <w:bookmarkEnd w:id="3"/>
    <w:p w14:paraId="71CA7939" w14:textId="77777777" w:rsidR="000F1453" w:rsidRPr="00844A61" w:rsidRDefault="000F1453" w:rsidP="00572DF8">
      <w:pPr>
        <w:spacing w:line="240" w:lineRule="auto"/>
        <w:ind w:left="360" w:firstLine="360"/>
        <w:jc w:val="both"/>
        <w:rPr>
          <w:rFonts w:cstheme="minorHAnsi"/>
          <w:i/>
        </w:rPr>
      </w:pPr>
      <w:r w:rsidRPr="00844A61">
        <w:rPr>
          <w:rFonts w:cstheme="minorHAnsi"/>
          <w:i/>
        </w:rPr>
        <w:t>Background</w:t>
      </w:r>
    </w:p>
    <w:p w14:paraId="3F511971" w14:textId="604ACED3"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sidRPr="008A0AB3">
        <w:rPr>
          <w:rFonts w:cstheme="minorHAnsi"/>
        </w:rPr>
        <w:t xml:space="preserve"> Coupled with depleted resources and increased security risks, many routine services, including vaccinations, have been disrupted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commentRangeStart w:id="4"/>
      <w:r w:rsidR="006822AF" w:rsidRPr="008A0AB3">
        <w:rPr>
          <w:rFonts w:cstheme="minorHAnsi"/>
        </w:rPr>
        <w:t>.</w:t>
      </w:r>
      <w:commentRangeEnd w:id="4"/>
      <w:r w:rsidR="008A0AB3">
        <w:rPr>
          <w:rFonts w:cstheme="minorHAnsi"/>
        </w:rPr>
        <w:t xml:space="preserve"> </w:t>
      </w:r>
      <w:r w:rsidR="006822AF" w:rsidRPr="008A0AB3">
        <w:rPr>
          <w:rStyle w:val="CommentReference"/>
          <w:rFonts w:cstheme="minorHAnsi"/>
          <w:sz w:val="22"/>
          <w:szCs w:val="22"/>
        </w:rPr>
        <w:commentReference w:id="4"/>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 xml:space="preserve">There is a critical need to better understand infectious diseases in conflict-affected communities and the ACU database provides a unique opportunity to do so in Syria. </w:t>
      </w:r>
      <w:r w:rsidR="007C7C01" w:rsidRPr="008A0AB3">
        <w:rPr>
          <w:rFonts w:cstheme="minorHAnsi"/>
        </w:rPr>
        <w:t xml:space="preserve">This study </w:t>
      </w:r>
      <w:r w:rsidR="008A0AB3">
        <w:rPr>
          <w:rFonts w:cstheme="minorHAnsi"/>
        </w:rPr>
        <w:t xml:space="preserve">focuses </w:t>
      </w:r>
      <w:proofErr w:type="gramStart"/>
      <w:r w:rsidR="008A0AB3">
        <w:rPr>
          <w:rFonts w:cstheme="minorHAnsi"/>
        </w:rPr>
        <w:t xml:space="preserve">on </w:t>
      </w:r>
      <w:r w:rsidR="007C7C01" w:rsidRPr="008A0AB3">
        <w:rPr>
          <w:rFonts w:cstheme="minorHAnsi"/>
        </w:rPr>
        <w:t xml:space="preserve"> trends</w:t>
      </w:r>
      <w:proofErr w:type="gramEnd"/>
      <w:r w:rsidR="007C7C01" w:rsidRPr="008A0AB3">
        <w:rPr>
          <w:rFonts w:cstheme="minorHAnsi"/>
        </w:rPr>
        <w:t xml:space="preserve"> of measles incidence in northern Syria,</w:t>
      </w:r>
      <w:r w:rsidR="008A0AB3">
        <w:rPr>
          <w:rFonts w:cstheme="minorHAnsi"/>
        </w:rPr>
        <w:t xml:space="preserve"> and analyzes </w:t>
      </w:r>
      <w:r w:rsidR="007C7C01" w:rsidRPr="008A0AB3">
        <w:rPr>
          <w:rFonts w:cstheme="minorHAnsi"/>
        </w:rPr>
        <w:t>on two consecutive epidemics in 2017 and 2018.</w:t>
      </w:r>
      <w:ins w:id="5" w:author="Rohini Haar" w:date="2019-09-25T13:54:00Z">
        <w:r w:rsidR="008A0AB3">
          <w:rPr>
            <w:rFonts w:cstheme="minorHAnsi"/>
          </w:rPr>
          <w:t xml:space="preserve"> Measles was chosen because…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4AB2D7B3" w:rsidR="000F1453" w:rsidRPr="008A0AB3" w:rsidRDefault="000F1453" w:rsidP="00572DF8">
      <w:pPr>
        <w:spacing w:line="240" w:lineRule="auto"/>
        <w:ind w:left="720"/>
        <w:jc w:val="both"/>
        <w:rPr>
          <w:rFonts w:cstheme="minorHAnsi"/>
        </w:rPr>
      </w:pPr>
      <w:r w:rsidRPr="008A0AB3">
        <w:rPr>
          <w:rFonts w:cstheme="minorHAnsi"/>
        </w:rPr>
        <w:t>The ACU relies on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ecological time-series analysis</w:t>
      </w:r>
      <w:r w:rsidR="00783A8C" w:rsidRPr="008A0AB3">
        <w:rPr>
          <w:rFonts w:cstheme="minorHAnsi"/>
        </w:rPr>
        <w:t xml:space="preserve"> on </w:t>
      </w:r>
      <w:commentRangeStart w:id="6"/>
      <w:r w:rsidR="00783A8C" w:rsidRPr="008A0AB3">
        <w:rPr>
          <w:rFonts w:cstheme="minorHAnsi"/>
        </w:rPr>
        <w:t>measles incidence</w:t>
      </w:r>
      <w:commentRangeEnd w:id="6"/>
      <w:r w:rsidR="002E5171" w:rsidRPr="008A0AB3">
        <w:rPr>
          <w:rStyle w:val="CommentReference"/>
          <w:rFonts w:cstheme="minorHAnsi"/>
          <w:sz w:val="22"/>
          <w:szCs w:val="22"/>
        </w:rPr>
        <w:commentReference w:id="6"/>
      </w:r>
      <w:r w:rsidRPr="008A0AB3">
        <w:rPr>
          <w:rFonts w:cstheme="minorHAnsi"/>
        </w:rPr>
        <w:t xml:space="preserve"> using EWARN data on clinical case counts</w:t>
      </w:r>
      <w:r w:rsidR="00D621CA" w:rsidRPr="008A0AB3">
        <w:rPr>
          <w:rFonts w:cstheme="minorHAnsi"/>
        </w:rPr>
        <w:t xml:space="preserve"> </w:t>
      </w:r>
      <w:r w:rsidRPr="008A0AB3">
        <w:rPr>
          <w:rFonts w:cstheme="minorHAnsi"/>
        </w:rPr>
        <w:t xml:space="preserve">between January 2015 – June 2019. </w:t>
      </w:r>
      <w:r w:rsidR="00783A8C" w:rsidRPr="008A0AB3">
        <w:rPr>
          <w:rFonts w:cstheme="minorHAnsi"/>
        </w:rPr>
        <w:t>We compared regional and temporal differences to assess for significant differences across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7B59DEF8"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over the study period. </w:t>
      </w:r>
      <w:r w:rsidR="003D20B6" w:rsidRPr="008A0AB3">
        <w:rPr>
          <w:rFonts w:cstheme="minorHAnsi"/>
        </w:rPr>
        <w:t>Children &lt;5 years were at a greater risk</w:t>
      </w:r>
      <w:r w:rsidR="006F7530" w:rsidRPr="008A0AB3">
        <w:rPr>
          <w:rFonts w:cstheme="minorHAnsi"/>
        </w:rPr>
        <w:t xml:space="preserve"> than the rest of the population</w:t>
      </w:r>
      <w:r w:rsidR="003D20B6" w:rsidRPr="008A0AB3">
        <w:rPr>
          <w:rFonts w:cstheme="minorHAnsi"/>
        </w:rPr>
        <w:t xml:space="preserve"> </w:t>
      </w:r>
      <w:commentRangeStart w:id="7"/>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7"/>
      <w:r w:rsidR="008A0AB3">
        <w:rPr>
          <w:rStyle w:val="CommentReference"/>
        </w:rPr>
        <w:commentReference w:id="7"/>
      </w:r>
      <w:r w:rsidR="006F7530" w:rsidRPr="008A0AB3">
        <w:rPr>
          <w:rFonts w:cstheme="minorHAnsi"/>
        </w:rPr>
        <w:t>and there was no significant difference between males and females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0.1431); however, there </w:t>
      </w:r>
      <w:r w:rsidR="008A0AB3">
        <w:rPr>
          <w:rFonts w:cstheme="minorHAnsi"/>
        </w:rPr>
        <w:t xml:space="preserve">was a </w:t>
      </w:r>
      <w:r w:rsidR="006F7530" w:rsidRPr="008A0AB3">
        <w:rPr>
          <w:rFonts w:cstheme="minorHAnsi"/>
        </w:rPr>
        <w:t xml:space="preserve">significant difference between males ≥5 years and females ≥5 years, with more clinical cases 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0.02637). There were significant differences in measles incidence across 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6F7530" w:rsidRPr="008A0AB3">
        <w:rPr>
          <w:rFonts w:cstheme="minorHAnsi"/>
        </w:rPr>
        <w:t>, as well as across different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 xml:space="preserve">). There were major measles </w:t>
      </w:r>
      <w:r w:rsidR="009364A5" w:rsidRPr="008A0AB3">
        <w:rPr>
          <w:rFonts w:cstheme="minorHAnsi"/>
        </w:rPr>
        <w:t xml:space="preserve">outbreaks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8"/>
      <w:r w:rsidRPr="00844A61">
        <w:rPr>
          <w:rFonts w:cstheme="minorHAnsi"/>
          <w:i/>
        </w:rPr>
        <w:t>Conclusions</w:t>
      </w:r>
      <w:commentRangeEnd w:id="8"/>
      <w:r w:rsidR="00622284" w:rsidRPr="00844A61">
        <w:rPr>
          <w:rStyle w:val="CommentReference"/>
          <w:rFonts w:cstheme="minorHAnsi"/>
          <w:i/>
          <w:sz w:val="22"/>
          <w:szCs w:val="22"/>
        </w:rPr>
        <w:commentReference w:id="8"/>
      </w:r>
    </w:p>
    <w:p w14:paraId="63E45984" w14:textId="7EFD7E3B" w:rsidR="000F1453" w:rsidRPr="00E11BB0" w:rsidRDefault="00FB693E" w:rsidP="00E11BB0">
      <w:pPr>
        <w:spacing w:line="240" w:lineRule="auto"/>
        <w:ind w:left="720"/>
        <w:jc w:val="both"/>
        <w:rPr>
          <w:rFonts w:cstheme="minorHAnsi"/>
        </w:rPr>
      </w:pPr>
      <w:r>
        <w:rPr>
          <w:rFonts w:cstheme="minorHAnsi"/>
        </w:rPr>
        <w:t>Outbreaks of measles in 2017 and 2019</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4A3012" w:rsidRPr="008A0AB3">
        <w:rPr>
          <w:rFonts w:cstheme="minorHAnsi"/>
        </w:rPr>
        <w:t xml:space="preserve">the </w:t>
      </w:r>
      <w:r w:rsidR="0048668E" w:rsidRPr="008A0AB3">
        <w:rPr>
          <w:rFonts w:cstheme="minorHAnsi"/>
        </w:rPr>
        <w:t xml:space="preserve">2017 and 2018 measles </w:t>
      </w:r>
      <w:r w:rsidR="004A3012" w:rsidRPr="008A0AB3">
        <w:rPr>
          <w:rFonts w:cstheme="minorHAnsi"/>
        </w:rPr>
        <w:t xml:space="preserve">outbreaks were </w:t>
      </w:r>
      <w:r w:rsidR="008F67DD" w:rsidRPr="008A0AB3">
        <w:rPr>
          <w:rFonts w:cstheme="minorHAnsi"/>
        </w:rPr>
        <w:t xml:space="preserve">regions </w:t>
      </w:r>
      <w:r w:rsidR="004A3012" w:rsidRPr="008A0AB3">
        <w:rPr>
          <w:rFonts w:cstheme="minorHAnsi"/>
        </w:rPr>
        <w:t xml:space="preserve">heavily </w:t>
      </w:r>
      <w:r w:rsidR="00973F94" w:rsidRPr="008A0AB3">
        <w:rPr>
          <w:rFonts w:cstheme="minorHAnsi"/>
        </w:rPr>
        <w:t>targeted</w:t>
      </w:r>
      <w:r w:rsidR="004A3012" w:rsidRPr="008A0AB3">
        <w:rPr>
          <w:rFonts w:cstheme="minorHAnsi"/>
        </w:rPr>
        <w:t xml:space="preserve"> in the conflict</w:t>
      </w:r>
      <w:r w:rsidR="008F67DD" w:rsidRPr="008A0AB3">
        <w:rPr>
          <w:rFonts w:cstheme="minorHAnsi"/>
        </w:rPr>
        <w:t xml:space="preserve"> and </w:t>
      </w:r>
      <w:r w:rsidR="00026976" w:rsidRPr="008A0AB3">
        <w:rPr>
          <w:rFonts w:cstheme="minorHAnsi"/>
          <w:i/>
          <w:iCs/>
        </w:rPr>
        <w:t>Daesh</w:t>
      </w:r>
      <w:r w:rsidR="000E255A">
        <w:rPr>
          <w:rFonts w:cstheme="minorHAnsi"/>
        </w:rPr>
        <w:t xml:space="preserve"> </w:t>
      </w:r>
      <w:r w:rsidR="00026976" w:rsidRPr="008A0AB3">
        <w:rPr>
          <w:rFonts w:cstheme="minorHAnsi"/>
        </w:rPr>
        <w:t>strongholds until 2017</w:t>
      </w:r>
      <w:r w:rsidR="00973F94" w:rsidRPr="008A0AB3">
        <w:rPr>
          <w:rFonts w:cstheme="minorHAnsi"/>
        </w:rPr>
        <w:t xml:space="preserve">. There was limited </w:t>
      </w:r>
      <w:r w:rsidR="004A3012" w:rsidRPr="008A0AB3">
        <w:rPr>
          <w:rFonts w:cstheme="minorHAnsi"/>
        </w:rPr>
        <w:t>access to aid organizations or government services</w:t>
      </w:r>
      <w:r w:rsidR="0048668E" w:rsidRPr="008A0AB3">
        <w:rPr>
          <w:rFonts w:cstheme="minorHAnsi"/>
        </w:rPr>
        <w:t xml:space="preserve"> and</w:t>
      </w:r>
      <w:r w:rsidR="004A3012" w:rsidRPr="008A0AB3">
        <w:rPr>
          <w:rFonts w:cstheme="minorHAnsi"/>
        </w:rPr>
        <w:t xml:space="preserve"> vaccination rates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were born during the conflict</w:t>
      </w:r>
      <w:r w:rsidR="003465AF" w:rsidRPr="008A0AB3">
        <w:rPr>
          <w:rFonts w:cstheme="minorHAnsi"/>
        </w:rPr>
        <w:t xml:space="preserve">, most </w:t>
      </w:r>
      <w:r w:rsidR="001C1C97" w:rsidRPr="008A0AB3">
        <w:rPr>
          <w:rFonts w:cstheme="minorHAnsi"/>
        </w:rPr>
        <w:t>never having had</w:t>
      </w:r>
      <w:r w:rsidR="003465AF" w:rsidRPr="008A0AB3">
        <w:rPr>
          <w:rFonts w:cstheme="minorHAnsi"/>
        </w:rPr>
        <w:t xml:space="preserve"> access to routine care</w:t>
      </w:r>
      <w:r w:rsidR="001C1C97" w:rsidRPr="008A0AB3">
        <w:rPr>
          <w:rFonts w:cstheme="minorHAnsi"/>
        </w:rPr>
        <w:t xml:space="preserve">. </w:t>
      </w:r>
      <w:r w:rsidR="004A3012" w:rsidRPr="008A0AB3">
        <w:rPr>
          <w:rFonts w:cstheme="minorHAnsi"/>
        </w:rPr>
        <w:t xml:space="preserve">Further studies relating the severity of the conflict or attacks on healthcare facilities should be </w:t>
      </w:r>
      <w:r w:rsidR="004A3012" w:rsidRPr="008A0AB3">
        <w:rPr>
          <w:rFonts w:cstheme="minorHAnsi"/>
        </w:rPr>
        <w:lastRenderedPageBreak/>
        <w:t xml:space="preserve">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4A3012" w:rsidRPr="008A0AB3">
        <w:rPr>
          <w:rFonts w:cstheme="minorHAnsi"/>
        </w:rPr>
        <w:t xml:space="preserve">vaccine preventable diseases. </w:t>
      </w: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9" w:name="Introduction"/>
      <w:r w:rsidRPr="00844A61">
        <w:rPr>
          <w:rFonts w:cstheme="minorHAnsi"/>
          <w:b/>
        </w:rPr>
        <w:t>Introduction</w:t>
      </w:r>
      <w:bookmarkEnd w:id="9"/>
      <w:r w:rsidRPr="00844A61">
        <w:rPr>
          <w:rFonts w:cstheme="minorHAnsi"/>
          <w:b/>
        </w:rPr>
        <w:t>/Background</w:t>
      </w:r>
    </w:p>
    <w:p w14:paraId="3D0F4BB2" w14:textId="3AA48294"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 xml:space="preserve">ndirect consequences </w:t>
      </w:r>
      <w:r w:rsidR="005F7686">
        <w:rPr>
          <w:rFonts w:cstheme="minorHAnsi"/>
        </w:rPr>
        <w:t>are more tortuous</w:t>
      </w:r>
      <w:r w:rsidR="00450CB0" w:rsidRPr="008A0AB3">
        <w:rPr>
          <w:rFonts w:cstheme="minorHAnsi"/>
        </w:rPr>
        <w:t xml:space="preserve">, </w:t>
      </w:r>
      <w:r w:rsidR="00BD40A2">
        <w:rPr>
          <w:rFonts w:cstheme="minorHAnsi"/>
        </w:rPr>
        <w:t>and includes</w:t>
      </w:r>
      <w:r w:rsidR="00450CB0" w:rsidRPr="008A0AB3">
        <w:rPr>
          <w:rFonts w:cstheme="minorHAnsi"/>
        </w:rPr>
        <w:t xml:space="preserve"> disrupted health systems, displaced populations and 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w:t>
      </w:r>
      <w:r w:rsidR="00BD40A2">
        <w:rPr>
          <w:rFonts w:cstheme="minorHAnsi"/>
        </w:rPr>
        <w:t xml:space="preserve">which </w:t>
      </w:r>
      <w:r w:rsidR="00450CB0" w:rsidRPr="008A0AB3">
        <w:rPr>
          <w:rFonts w:cstheme="minorHAnsi"/>
        </w:rPr>
        <w:t>may 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50B6084B" w:rsidR="003E76C6" w:rsidRPr="008A0AB3" w:rsidRDefault="003E76C6" w:rsidP="00572DF8">
      <w:pPr>
        <w:spacing w:line="240" w:lineRule="auto"/>
        <w:jc w:val="both"/>
        <w:rPr>
          <w:rFonts w:cstheme="minorHAnsi"/>
        </w:rPr>
      </w:pPr>
      <w:commentRangeStart w:id="10"/>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Pr="008A0AB3">
        <w:rPr>
          <w:rFonts w:cstheme="minorHAnsi"/>
        </w:rPr>
        <w:t>out of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reemergence of vaccine preventable diseases, such as polio and measles, targeted attacks on healthcare facilities, workers, patients, and supplies,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such as water </w:t>
      </w:r>
      <w:r w:rsidR="00B60706">
        <w:rPr>
          <w:rFonts w:cstheme="minorHAnsi"/>
        </w:rPr>
        <w:t xml:space="preserve">and </w:t>
      </w:r>
      <w:r w:rsidRPr="008A0AB3">
        <w:rPr>
          <w:rFonts w:cstheme="minorHAnsi"/>
        </w:rPr>
        <w:t>sanitation, and the flight of over</w:t>
      </w:r>
      <w:commentRangeStart w:id="11"/>
      <w:r w:rsidRPr="008A0AB3">
        <w:rPr>
          <w:rFonts w:cstheme="minorHAnsi"/>
        </w:rPr>
        <w:t xml:space="preserve"> half of Syria’s physicians</w:t>
      </w:r>
      <w:commentRangeEnd w:id="11"/>
      <w:r w:rsidRPr="008A0AB3">
        <w:rPr>
          <w:rStyle w:val="CommentReference"/>
          <w:rFonts w:cstheme="minorHAnsi"/>
          <w:sz w:val="22"/>
          <w:szCs w:val="22"/>
        </w:rPr>
        <w:commentReference w:id="11"/>
      </w:r>
      <w:r w:rsidRPr="008A0AB3">
        <w:rPr>
          <w:rFonts w:cstheme="minorHAnsi"/>
        </w:rPr>
        <w:t xml:space="preserve"> have led to dramatic changes</w:t>
      </w:r>
      <w:r w:rsidR="00E671B7">
        <w:rPr>
          <w:rFonts w:cstheme="minorHAnsi"/>
        </w:rPr>
        <w:t xml:space="preserve"> in the public health landscape of Syria, </w:t>
      </w:r>
      <w:commentRangeStart w:id="12"/>
      <w:r w:rsidR="00E671B7">
        <w:rPr>
          <w:rFonts w:cstheme="minorHAnsi"/>
        </w:rPr>
        <w:t xml:space="preserve">including </w:t>
      </w:r>
      <w:r w:rsidRPr="008A0AB3">
        <w:rPr>
          <w:rFonts w:cstheme="minorHAnsi"/>
        </w:rPr>
        <w:t>the epidemiology of infectious diseases.</w:t>
      </w:r>
      <w:commentRangeEnd w:id="12"/>
      <w:r w:rsidR="00FB7362">
        <w:rPr>
          <w:rStyle w:val="CommentReference"/>
        </w:rPr>
        <w:commentReference w:id="12"/>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10"/>
      <w:r w:rsidR="00BA14E2" w:rsidRPr="008A0AB3">
        <w:rPr>
          <w:rStyle w:val="CommentReference"/>
          <w:rFonts w:cstheme="minorHAnsi"/>
          <w:sz w:val="22"/>
          <w:szCs w:val="22"/>
        </w:rPr>
        <w:commentReference w:id="10"/>
      </w:r>
    </w:p>
    <w:p w14:paraId="0B65D4B4" w14:textId="170E5751" w:rsidR="005C39F4" w:rsidRPr="008A0AB3" w:rsidRDefault="00361FED" w:rsidP="00572DF8">
      <w:pPr>
        <w:spacing w:line="240" w:lineRule="auto"/>
        <w:jc w:val="both"/>
        <w:rPr>
          <w:rFonts w:cstheme="minorHAnsi"/>
        </w:rPr>
      </w:pPr>
      <w:r w:rsidRPr="008A0AB3">
        <w:rPr>
          <w:rFonts w:cstheme="minorHAnsi"/>
        </w:rPr>
        <w:t>The conflict has also disrupted the public health surveillance capacity of Syria, primarily in regions that fell outside of government control, since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this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 xml:space="preserve">The Wild Polio Virus Type-1 (WPV-1) outbreak in 2013 was a motivating cause for the two separate surveillance efforts that have since been established, one covering territories controlled by the Syrian government,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ACU publishes weekly and annual epidemiologic reports to the WHO, the Gaziantep Health Cluster, and in their online newsletter but this data has not been collated and analyzed</w:t>
      </w:r>
      <w:r w:rsidR="00B60706">
        <w:rPr>
          <w:rFonts w:cstheme="minorHAnsi"/>
        </w:rPr>
        <w:t xml:space="preserve"> publicly until now</w:t>
      </w:r>
      <w:r w:rsidR="00B16A0F" w:rsidRPr="008A0AB3">
        <w:rPr>
          <w:rFonts w:cstheme="minorHAnsi"/>
        </w:rPr>
        <w:t>.</w:t>
      </w:r>
    </w:p>
    <w:p w14:paraId="4E4CC781" w14:textId="3624FCE8" w:rsidR="00C26A57" w:rsidRPr="008A0AB3" w:rsidRDefault="00C26A57" w:rsidP="00572DF8">
      <w:pPr>
        <w:spacing w:line="240" w:lineRule="auto"/>
        <w:jc w:val="both"/>
        <w:rPr>
          <w:rFonts w:cstheme="minorHAnsi"/>
        </w:rPr>
      </w:pPr>
      <w:commentRangeStart w:id="13"/>
      <w:r w:rsidRPr="00D24E54">
        <w:rPr>
          <w:rFonts w:cstheme="minorHAnsi"/>
        </w:rPr>
        <w:t>S</w:t>
      </w:r>
      <w:commentRangeStart w:id="14"/>
      <w:commentRangeStart w:id="15"/>
      <w:r w:rsidR="00886959" w:rsidRPr="00D24E54">
        <w:rPr>
          <w:rFonts w:cstheme="minorHAnsi"/>
        </w:rPr>
        <w:t xml:space="preserve">everal studies </w:t>
      </w:r>
      <w:commentRangeEnd w:id="13"/>
      <w:r w:rsidR="00A17CC2">
        <w:rPr>
          <w:rStyle w:val="CommentReference"/>
        </w:rPr>
        <w:commentReference w:id="13"/>
      </w:r>
      <w:r w:rsidR="00886959" w:rsidRPr="00D24E54">
        <w:rPr>
          <w:rFonts w:cstheme="minorHAnsi"/>
        </w:rPr>
        <w:t xml:space="preserve">have sought to describe </w:t>
      </w:r>
      <w:commentRangeEnd w:id="14"/>
      <w:r w:rsidR="0080059B" w:rsidRPr="00D24E54">
        <w:rPr>
          <w:rStyle w:val="CommentReference"/>
          <w:rFonts w:cstheme="minorHAnsi"/>
          <w:sz w:val="22"/>
          <w:szCs w:val="22"/>
        </w:rPr>
        <w:commentReference w:id="14"/>
      </w:r>
      <w:commentRangeEnd w:id="15"/>
      <w:r w:rsidR="0080059B" w:rsidRPr="00D24E54">
        <w:rPr>
          <w:rStyle w:val="CommentReference"/>
          <w:rFonts w:cstheme="minorHAnsi"/>
          <w:sz w:val="22"/>
          <w:szCs w:val="22"/>
        </w:rPr>
        <w:commentReference w:id="15"/>
      </w:r>
      <w:r w:rsidR="00886959" w:rsidRPr="00D24E54">
        <w:rPr>
          <w:rFonts w:cstheme="minorHAnsi"/>
        </w:rPr>
        <w:t>the immed</w:t>
      </w:r>
      <w:r w:rsidR="00886959" w:rsidRPr="008A0AB3">
        <w:rPr>
          <w:rFonts w:cstheme="minorHAnsi"/>
        </w:rPr>
        <w:t>iate and local health impacts of the conflict</w:t>
      </w:r>
      <w:r w:rsidRPr="008A0AB3">
        <w:rPr>
          <w:rFonts w:cstheme="minorHAnsi"/>
        </w:rPr>
        <w:t xml:space="preserve">. </w:t>
      </w:r>
      <w:r w:rsidR="00ED4473" w:rsidRPr="008A0AB3">
        <w:rPr>
          <w:rFonts w:cstheme="minorHAnsi"/>
        </w:rPr>
        <w:t>The impacts of the conflict on health and healthcare has resulted in greater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critical care centers are staffed by undertrained physicians and lack proper equipment or 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was about one physician for every 7,000 people, compared to </w:t>
      </w:r>
      <w:r w:rsidR="0086705C" w:rsidRPr="008A0AB3">
        <w:rPr>
          <w:rFonts w:cstheme="minorHAnsi"/>
        </w:rPr>
        <w:t xml:space="preserve">one for every 800 prior to the </w:t>
      </w:r>
      <w:r w:rsidR="0086705C" w:rsidRPr="008A0AB3">
        <w:rPr>
          <w:rFonts w:cstheme="minorHAnsi"/>
        </w:rPr>
        <w:lastRenderedPageBreak/>
        <w:t>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16"/>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16"/>
      <w:r w:rsidR="00B60706">
        <w:rPr>
          <w:rStyle w:val="CommentReference"/>
        </w:rPr>
        <w:commentReference w:id="16"/>
      </w:r>
      <w:ins w:id="17"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18"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18"/>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19"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20"/>
      <w:r w:rsidRPr="008A0AB3">
        <w:rPr>
          <w:rFonts w:cstheme="minorHAnsi"/>
        </w:rPr>
        <w:t xml:space="preserve">laboratory </w:t>
      </w:r>
      <w:commentRangeEnd w:id="20"/>
      <w:r w:rsidRPr="008A0AB3">
        <w:rPr>
          <w:rFonts w:cstheme="minorHAnsi"/>
        </w:rPr>
        <w:commentReference w:id="20"/>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06A214B2"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21"/>
      <w:commentRangeEnd w:id="21"/>
      <w:r w:rsidRPr="008A0AB3">
        <w:rPr>
          <w:rStyle w:val="CommentReference"/>
          <w:rFonts w:cstheme="minorHAnsi"/>
          <w:sz w:val="22"/>
          <w:szCs w:val="22"/>
        </w:rPr>
        <w:commentReference w:id="21"/>
      </w:r>
      <w:r w:rsidRPr="008A0AB3">
        <w:rPr>
          <w:rFonts w:cstheme="minorHAnsi"/>
        </w:rPr>
        <w:t xml:space="preserve"> this study to the district level</w:t>
      </w:r>
      <w:r w:rsidR="00330DEF">
        <w:rPr>
          <w:rFonts w:cstheme="minorHAnsi"/>
        </w:rPr>
        <w:t xml:space="preserve">. </w:t>
      </w:r>
    </w:p>
    <w:p w14:paraId="7816D065" w14:textId="13002F94" w:rsidR="00720764" w:rsidRPr="00844A61" w:rsidRDefault="00DF5F7E" w:rsidP="00844A61">
      <w:pPr>
        <w:spacing w:line="240" w:lineRule="auto"/>
        <w:jc w:val="both"/>
        <w:rPr>
          <w:rFonts w:cstheme="minorHAnsi"/>
          <w:i/>
        </w:rPr>
      </w:pPr>
      <w:r w:rsidRPr="00844A61">
        <w:rPr>
          <w:rFonts w:cstheme="minorHAnsi"/>
          <w:i/>
        </w:rPr>
        <w:t xml:space="preserve">Total </w:t>
      </w:r>
      <w:commentRangeStart w:id="22"/>
      <w:r w:rsidR="00720764" w:rsidRPr="00844A61">
        <w:rPr>
          <w:rFonts w:cstheme="minorHAnsi"/>
          <w:i/>
        </w:rPr>
        <w:t>Population</w:t>
      </w:r>
      <w:commentRangeEnd w:id="22"/>
      <w:r w:rsidR="00720764" w:rsidRPr="00844A61">
        <w:rPr>
          <w:rStyle w:val="CommentReference"/>
          <w:rFonts w:cstheme="minorHAnsi"/>
          <w:i/>
          <w:sz w:val="22"/>
          <w:szCs w:val="22"/>
        </w:rPr>
        <w:commentReference w:id="22"/>
      </w:r>
    </w:p>
    <w:p w14:paraId="1E45A3FC" w14:textId="1300AE7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 xml:space="preserve">2019 were obtained from the ACU but originally were collected and distributed by the United Nations Office for the Coordination of Humanitarian </w:t>
      </w:r>
      <w:r w:rsidRPr="008A0AB3">
        <w:rPr>
          <w:rFonts w:asciiTheme="minorHAnsi" w:hAnsiTheme="minorHAnsi" w:cstheme="minorHAnsi"/>
          <w:sz w:val="22"/>
          <w:szCs w:val="22"/>
        </w:rPr>
        <w:lastRenderedPageBreak/>
        <w:t>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23"/>
      <w:commentRangeEnd w:id="23"/>
      <w:r w:rsidRPr="008A0AB3">
        <w:rPr>
          <w:rStyle w:val="CommentReference"/>
          <w:rFonts w:asciiTheme="minorHAnsi" w:hAnsiTheme="minorHAnsi" w:cstheme="minorHAnsi"/>
          <w:sz w:val="22"/>
          <w:szCs w:val="22"/>
        </w:rPr>
        <w:commentReference w:id="23"/>
      </w:r>
      <w:r w:rsidRPr="008A0AB3">
        <w:rPr>
          <w:rFonts w:asciiTheme="minorHAnsi" w:hAnsiTheme="minorHAnsi" w:cstheme="minorHAnsi"/>
          <w:sz w:val="22"/>
          <w:szCs w:val="22"/>
        </w:rPr>
        <w:t xml:space="preserve"> These population estimates are conducted annually and distributed to UN agencies and other governmental and non-governmental organizations (NGOs) working on health-related concerns in Syria.</w:t>
      </w:r>
    </w:p>
    <w:p w14:paraId="78E73114" w14:textId="5755160D"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conducted at the district-level, while 2017-2019 were conducted at the subdistrict-level, limiting our </w:t>
      </w:r>
      <w:commentRangeStart w:id="24"/>
      <w:commentRangeStart w:id="25"/>
      <w:commentRangeStart w:id="26"/>
      <w:r w:rsidRPr="008A0AB3">
        <w:rPr>
          <w:rFonts w:asciiTheme="minorHAnsi" w:hAnsiTheme="minorHAnsi" w:cstheme="minorHAnsi"/>
          <w:sz w:val="22"/>
          <w:szCs w:val="22"/>
        </w:rPr>
        <w:t>population-dependent statistics</w:t>
      </w:r>
      <w:commentRangeEnd w:id="24"/>
      <w:r w:rsidRPr="008A0AB3">
        <w:rPr>
          <w:rStyle w:val="CommentReference"/>
          <w:rFonts w:asciiTheme="minorHAnsi" w:hAnsiTheme="minorHAnsi" w:cstheme="minorHAnsi"/>
          <w:sz w:val="22"/>
          <w:szCs w:val="22"/>
        </w:rPr>
        <w:commentReference w:id="24"/>
      </w:r>
      <w:commentRangeEnd w:id="25"/>
      <w:r w:rsidRPr="008A0AB3">
        <w:rPr>
          <w:rStyle w:val="CommentReference"/>
          <w:rFonts w:asciiTheme="minorHAnsi" w:hAnsiTheme="minorHAnsi" w:cstheme="minorHAnsi"/>
          <w:sz w:val="22"/>
          <w:szCs w:val="22"/>
        </w:rPr>
        <w:commentReference w:id="25"/>
      </w:r>
      <w:commentRangeEnd w:id="26"/>
      <w:r w:rsidR="00330DEF">
        <w:rPr>
          <w:rStyle w:val="CommentReference"/>
          <w:rFonts w:asciiTheme="minorHAnsi" w:hAnsiTheme="minorHAnsi"/>
        </w:rPr>
        <w:commentReference w:id="26"/>
      </w:r>
      <w:r w:rsidRPr="008A0AB3">
        <w:rPr>
          <w:rFonts w:asciiTheme="minorHAnsi" w:hAnsiTheme="minorHAnsi" w:cstheme="minorHAnsi"/>
          <w:sz w:val="22"/>
          <w:szCs w:val="22"/>
        </w:rPr>
        <w:t xml:space="preserve"> to the district-level despite subdistrict-level granularity of the surveillance data. </w:t>
      </w:r>
      <w:r w:rsidR="00330DEF">
        <w:rPr>
          <w:rFonts w:asciiTheme="minorHAnsi" w:hAnsiTheme="minorHAnsi" w:cstheme="minorHAnsi"/>
          <w:sz w:val="22"/>
          <w:szCs w:val="22"/>
        </w:rPr>
        <w:t>Demographic c</w:t>
      </w:r>
      <w:r w:rsidRPr="008A0AB3">
        <w:rPr>
          <w:rFonts w:asciiTheme="minorHAnsi" w:hAnsiTheme="minorHAnsi" w:cstheme="minorHAnsi"/>
          <w:sz w:val="22"/>
          <w:szCs w:val="22"/>
        </w:rPr>
        <w:t xml:space="preserve">haracteristics, including age and sex, are not a part of the population data, </w:t>
      </w:r>
      <w:commentRangeStart w:id="27"/>
      <w:commentRangeStart w:id="28"/>
      <w:r w:rsidRPr="008A0AB3">
        <w:rPr>
          <w:rFonts w:asciiTheme="minorHAnsi" w:hAnsiTheme="minorHAnsi" w:cstheme="minorHAnsi"/>
          <w:sz w:val="22"/>
          <w:szCs w:val="22"/>
        </w:rPr>
        <w:t>limiting our ability to estimate attack rat</w:t>
      </w:r>
      <w:commentRangeEnd w:id="27"/>
      <w:r w:rsidRPr="008A0AB3">
        <w:rPr>
          <w:rStyle w:val="CommentReference"/>
          <w:rFonts w:asciiTheme="minorHAnsi" w:hAnsiTheme="minorHAnsi" w:cstheme="minorHAnsi"/>
          <w:sz w:val="22"/>
          <w:szCs w:val="22"/>
        </w:rPr>
        <w:commentReference w:id="27"/>
      </w:r>
      <w:commentRangeEnd w:id="28"/>
      <w:r w:rsidR="00330DEF">
        <w:rPr>
          <w:rStyle w:val="CommentReference"/>
          <w:rFonts w:asciiTheme="minorHAnsi" w:hAnsiTheme="minorHAnsi"/>
        </w:rPr>
        <w:commentReference w:id="28"/>
      </w:r>
      <w:r w:rsidRPr="008A0AB3">
        <w:rPr>
          <w:rFonts w:asciiTheme="minorHAnsi" w:hAnsiTheme="minorHAnsi" w:cstheme="minorHAnsi"/>
          <w:sz w:val="22"/>
          <w:szCs w:val="22"/>
        </w:rPr>
        <w:t>es for subsets of the population.</w:t>
      </w:r>
    </w:p>
    <w:p w14:paraId="3368A657" w14:textId="3327CFDB" w:rsidR="00A175CC" w:rsidDel="00330DEF" w:rsidRDefault="00A175CC" w:rsidP="00330DEF">
      <w:pPr>
        <w:pStyle w:val="Essay"/>
        <w:spacing w:line="240" w:lineRule="auto"/>
        <w:rPr>
          <w:del w:id="29" w:author="Rohini Haar" w:date="2019-09-25T23:53:00Z"/>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by UNOCHA, while EWARN surveillance data was collected on a weekly basis, leading to distortions in incidence. </w:t>
      </w:r>
      <w:commentRangeStart w:id="30"/>
      <w:commentRangeStart w:id="31"/>
      <w:r w:rsidRPr="008A0AB3">
        <w:rPr>
          <w:rFonts w:asciiTheme="minorHAnsi" w:eastAsia="Times New Roman" w:hAnsiTheme="minorHAnsi" w:cstheme="minorHAnsi"/>
          <w:sz w:val="22"/>
          <w:szCs w:val="22"/>
        </w:rPr>
        <w:t>Changes in population</w:t>
      </w:r>
      <w:commentRangeEnd w:id="30"/>
      <w:r w:rsidRPr="008A0AB3">
        <w:rPr>
          <w:rStyle w:val="CommentReference"/>
          <w:rFonts w:asciiTheme="minorHAnsi" w:hAnsiTheme="minorHAnsi" w:cstheme="minorHAnsi"/>
          <w:sz w:val="22"/>
          <w:szCs w:val="22"/>
        </w:rPr>
        <w:commentReference w:id="30"/>
      </w:r>
      <w:commentRangeEnd w:id="31"/>
      <w:r w:rsidR="00297613">
        <w:rPr>
          <w:rStyle w:val="CommentReference"/>
          <w:rFonts w:asciiTheme="minorHAnsi" w:hAnsiTheme="minorHAnsi"/>
        </w:rPr>
        <w:commentReference w:id="31"/>
      </w:r>
      <w:r w:rsidRPr="008A0AB3">
        <w:rPr>
          <w:rFonts w:asciiTheme="minorHAnsi" w:eastAsia="Times New Roman" w:hAnsiTheme="minorHAnsi" w:cstheme="minorHAnsi"/>
          <w:sz w:val="22"/>
          <w:szCs w:val="22"/>
        </w:rPr>
        <w:t xml:space="preserve"> appeared as discrete jumps at the beginning of each year. 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p>
    <w:p w14:paraId="0ED7BAA6" w14:textId="77777777" w:rsidR="00330DEF" w:rsidRPr="008A0AB3" w:rsidRDefault="00330DEF" w:rsidP="00572DF8">
      <w:pPr>
        <w:pStyle w:val="Essay"/>
        <w:spacing w:line="240" w:lineRule="auto"/>
        <w:rPr>
          <w:ins w:id="32" w:author="Rohini Haar" w:date="2019-09-25T23:53:00Z"/>
          <w:rFonts w:asciiTheme="minorHAnsi" w:eastAsia="Times New Roman" w:hAnsiTheme="minorHAnsi" w:cstheme="minorHAnsi"/>
          <w:sz w:val="22"/>
          <w:szCs w:val="22"/>
        </w:rPr>
      </w:pPr>
    </w:p>
    <w:p w14:paraId="7D211966" w14:textId="77777777" w:rsidR="00DF5F7E" w:rsidRPr="00844A61" w:rsidRDefault="00DF5F7E" w:rsidP="00844A61">
      <w:pPr>
        <w:pStyle w:val="Essay"/>
        <w:spacing w:line="240" w:lineRule="auto"/>
        <w:rPr>
          <w:rFonts w:cstheme="minorHAnsi"/>
          <w:i/>
        </w:rPr>
      </w:pPr>
      <w:commentRangeStart w:id="33"/>
      <w:r w:rsidRPr="00844A61">
        <w:rPr>
          <w:rFonts w:asciiTheme="minorHAnsi" w:hAnsiTheme="minorHAnsi" w:cstheme="minorHAnsi"/>
          <w:i/>
          <w:sz w:val="22"/>
          <w:szCs w:val="22"/>
        </w:rPr>
        <w:t>Study Population</w:t>
      </w:r>
      <w:commentRangeEnd w:id="33"/>
      <w:r w:rsidR="006F10B4" w:rsidRPr="00844A61">
        <w:rPr>
          <w:rStyle w:val="CommentReference"/>
          <w:rFonts w:asciiTheme="minorHAnsi" w:hAnsiTheme="minorHAnsi" w:cstheme="minorHAnsi"/>
          <w:i/>
          <w:sz w:val="22"/>
          <w:szCs w:val="22"/>
        </w:rPr>
        <w:commentReference w:id="33"/>
      </w:r>
    </w:p>
    <w:p w14:paraId="4A1AE931" w14:textId="161F2E57" w:rsidR="00DF5F7E" w:rsidDel="00330DEF" w:rsidRDefault="00DF5F7E" w:rsidP="00330DEF">
      <w:pPr>
        <w:spacing w:line="240" w:lineRule="auto"/>
        <w:jc w:val="both"/>
        <w:rPr>
          <w:del w:id="34" w:author="Rohini Haar" w:date="2019-09-25T23:55:00Z"/>
          <w:rFonts w:cstheme="minorHAnsi"/>
          <w:i/>
        </w:rPr>
      </w:pPr>
      <w:r w:rsidRPr="008A0AB3">
        <w:rPr>
          <w:rFonts w:cstheme="minorHAnsi"/>
        </w:rPr>
        <w:t xml:space="preserve">The study population consisted of every outpatient presenting at a healthcare facility within the EWARN coverage area that met the conditions for one of </w:t>
      </w:r>
      <w:r w:rsidRPr="00DA3B77">
        <w:rPr>
          <w:rFonts w:cstheme="minorHAnsi"/>
        </w:rPr>
        <w:t>th</w:t>
      </w:r>
      <w:r w:rsidRPr="00DA3B77">
        <w:t>e 1</w:t>
      </w:r>
      <w:r w:rsidR="00796BCE" w:rsidRPr="00DA3B77">
        <w:t>3</w:t>
      </w:r>
      <w:r w:rsidRPr="00DA3B77">
        <w:t xml:space="preserve"> </w:t>
      </w:r>
      <w:commentRangeStart w:id="35"/>
      <w:r w:rsidRPr="00DA3B77">
        <w:t xml:space="preserve">syndromic </w:t>
      </w:r>
      <w:commentRangeEnd w:id="35"/>
      <w:r w:rsidRPr="00DA3B77">
        <w:commentReference w:id="35"/>
      </w:r>
      <w:r w:rsidRPr="00DA3B77">
        <w:t>c</w:t>
      </w:r>
      <w:r w:rsidRPr="008A0AB3">
        <w:rPr>
          <w:rFonts w:cstheme="minorHAnsi"/>
        </w:rPr>
        <w:t>ase definitions</w:t>
      </w:r>
      <w:r w:rsidR="00330DEF">
        <w:rPr>
          <w:rFonts w:cstheme="minorHAnsi"/>
        </w:rPr>
        <w:t xml:space="preserve"> </w:t>
      </w:r>
      <w:commentRangeStart w:id="36"/>
      <w:r w:rsidR="00330DEF">
        <w:rPr>
          <w:rFonts w:cstheme="minorHAnsi"/>
        </w:rPr>
        <w:t>(see Table 1)</w:t>
      </w:r>
      <w:commentRangeEnd w:id="36"/>
      <w:r w:rsidR="00844A61">
        <w:rPr>
          <w:rStyle w:val="CommentReference"/>
        </w:rPr>
        <w:commentReference w:id="36"/>
      </w:r>
      <w:r w:rsidRPr="008A0AB3">
        <w:rPr>
          <w:rFonts w:cstheme="minorHAnsi"/>
        </w:rPr>
        <w:t>. Cases were de</w:t>
      </w:r>
      <w:ins w:id="37" w:author="Rohini Haar" w:date="2019-09-25T23:55:00Z">
        <w:r w:rsidR="00330DEF">
          <w:rPr>
            <w:rFonts w:cstheme="minorHAnsi"/>
          </w:rPr>
          <w:t>-</w:t>
        </w:r>
      </w:ins>
      <w:r w:rsidRPr="008A0AB3">
        <w:rPr>
          <w:rFonts w:cstheme="minorHAnsi"/>
        </w:rPr>
        <w:t>identified and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p>
    <w:p w14:paraId="4718755A" w14:textId="77777777" w:rsidR="00330DEF" w:rsidRPr="008A0AB3" w:rsidRDefault="00330DEF" w:rsidP="00572DF8">
      <w:pPr>
        <w:spacing w:line="240" w:lineRule="auto"/>
        <w:jc w:val="both"/>
        <w:rPr>
          <w:ins w:id="38" w:author="Rohini Haar" w:date="2019-09-25T23:55:00Z"/>
          <w:rFonts w:cstheme="minorHAnsi"/>
        </w:rPr>
      </w:pPr>
    </w:p>
    <w:p w14:paraId="2B64734F" w14:textId="629DEBBD" w:rsidR="00A53584" w:rsidRPr="00844A61" w:rsidRDefault="004167EA" w:rsidP="00844A61">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7C1EF258"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their own </w:t>
      </w:r>
      <w:r w:rsidRPr="008A0AB3">
        <w:rPr>
          <w:rFonts w:cstheme="minorHAnsi"/>
        </w:rPr>
        <w:t xml:space="preserve">competing interests. For the purposes of this paper, however, the complex geopolitical landscape will be simplified into two categories: territories that are under the control of the Syrian government, which will be referred to as </w:t>
      </w:r>
      <w:r w:rsidR="004148A6">
        <w:rPr>
          <w:rFonts w:cstheme="minorHAnsi"/>
        </w:rPr>
        <w:t xml:space="preserve">state </w:t>
      </w:r>
      <w:r w:rsidRPr="008A0AB3">
        <w:rPr>
          <w:rFonts w:cstheme="minorHAnsi"/>
        </w:rPr>
        <w:t xml:space="preserve">held territories, and those that the Syrian government is not in control over, which will be referred to as </w:t>
      </w:r>
      <w:r w:rsidR="004148A6">
        <w:rPr>
          <w:rFonts w:cstheme="minorHAnsi"/>
        </w:rPr>
        <w:t xml:space="preserve">non-state </w:t>
      </w:r>
      <w:r w:rsidRPr="008A0AB3">
        <w:rPr>
          <w:rFonts w:cstheme="minorHAnsi"/>
        </w:rPr>
        <w:t>held territories.</w:t>
      </w:r>
    </w:p>
    <w:p w14:paraId="37B53A80" w14:textId="5DA3DD6D" w:rsidR="00330DEF" w:rsidRPr="008A0AB3" w:rsidRDefault="00A53584" w:rsidP="00827551">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39"/>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39"/>
      <w:r w:rsidR="00034BBA" w:rsidRPr="008A0AB3">
        <w:rPr>
          <w:rStyle w:val="CommentReference"/>
          <w:rFonts w:cstheme="minorHAnsi"/>
          <w:sz w:val="22"/>
          <w:szCs w:val="22"/>
        </w:rPr>
        <w:commentReference w:id="39"/>
      </w:r>
      <w:r w:rsidRPr="008A0AB3">
        <w:rPr>
          <w:rFonts w:cstheme="minorHAnsi"/>
        </w:rPr>
        <w:t xml:space="preserve">and the districts of </w:t>
      </w:r>
      <w:r w:rsidRPr="00827551">
        <w:rPr>
          <w:rFonts w:cstheme="minorHAnsi"/>
          <w:i/>
          <w:iCs/>
        </w:rPr>
        <w:t>As-</w:t>
      </w:r>
      <w:proofErr w:type="spellStart"/>
      <w:r w:rsidRPr="00827551">
        <w:rPr>
          <w:rFonts w:cstheme="minorHAnsi"/>
          <w:i/>
          <w:iCs/>
        </w:rPr>
        <w:t>Safira</w:t>
      </w:r>
      <w:proofErr w:type="spellEnd"/>
      <w:r w:rsidRPr="008A0AB3">
        <w:rPr>
          <w:rFonts w:cstheme="minorHAnsi"/>
        </w:rPr>
        <w:t xml:space="preserve">, </w:t>
      </w:r>
      <w:proofErr w:type="spellStart"/>
      <w:r w:rsidRPr="00827551">
        <w:rPr>
          <w:rFonts w:cstheme="minorHAnsi"/>
          <w:i/>
          <w:iCs/>
        </w:rPr>
        <w:t>Tadmor</w:t>
      </w:r>
      <w:proofErr w:type="spellEnd"/>
      <w:r w:rsidRPr="008A0AB3">
        <w:rPr>
          <w:rFonts w:cstheme="minorHAnsi"/>
        </w:rPr>
        <w:t xml:space="preserve">, and </w:t>
      </w:r>
      <w:r w:rsidRPr="00827551">
        <w:rPr>
          <w:rFonts w:cstheme="minorHAnsi"/>
          <w:i/>
          <w:iCs/>
        </w:rPr>
        <w:t>Al-</w:t>
      </w:r>
      <w:proofErr w:type="spellStart"/>
      <w:r w:rsidRPr="00827551">
        <w:rPr>
          <w:rFonts w:cstheme="minorHAnsi"/>
          <w:i/>
          <w:iCs/>
        </w:rPr>
        <w:t>Fiq</w:t>
      </w:r>
      <w:proofErr w:type="spellEnd"/>
      <w:r w:rsidRPr="008A0AB3">
        <w:rPr>
          <w:rFonts w:cstheme="minorHAnsi"/>
        </w:rPr>
        <w:t xml:space="preserve"> are not included because they have remained outside of EWARN’s coverage region for most, if not all, of the conflict. The other 11 governorates and constituent districts have been 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40"/>
      <w:r w:rsidRPr="008A0AB3">
        <w:rPr>
          <w:rFonts w:cstheme="minorHAnsi"/>
        </w:rPr>
        <w:t xml:space="preserve"> </w:t>
      </w:r>
      <w:r w:rsidR="003E6F6F" w:rsidRPr="008A0AB3">
        <w:rPr>
          <w:rFonts w:cstheme="minorHAnsi"/>
        </w:rPr>
        <w:t>missing</w:t>
      </w:r>
      <w:r w:rsidRPr="008A0AB3">
        <w:rPr>
          <w:rFonts w:cstheme="minorHAnsi"/>
        </w:rPr>
        <w:t xml:space="preserve"> case</w:t>
      </w:r>
      <w:commentRangeEnd w:id="40"/>
      <w:r w:rsidR="00807E88">
        <w:rPr>
          <w:rFonts w:cstheme="minorHAnsi"/>
        </w:rPr>
        <w:t xml:space="preserve"> reports</w:t>
      </w:r>
      <w:r w:rsidR="003E6F6F" w:rsidRPr="008A0AB3">
        <w:rPr>
          <w:rStyle w:val="CommentReference"/>
          <w:rFonts w:cstheme="minorHAnsi"/>
          <w:sz w:val="22"/>
          <w:szCs w:val="22"/>
        </w:rPr>
        <w:commentReference w:id="40"/>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t>Case Classification</w:t>
      </w:r>
      <w:commentRangeStart w:id="41"/>
      <w:r w:rsidRPr="00844A61">
        <w:rPr>
          <w:rFonts w:cstheme="minorHAnsi"/>
          <w:i/>
        </w:rPr>
        <w:t>s</w:t>
      </w:r>
      <w:commentRangeEnd w:id="41"/>
      <w:r w:rsidRPr="00844A61">
        <w:rPr>
          <w:rStyle w:val="CommentReference"/>
          <w:rFonts w:cstheme="minorHAnsi"/>
          <w:i/>
          <w:sz w:val="22"/>
          <w:szCs w:val="22"/>
        </w:rPr>
        <w:commentReference w:id="41"/>
      </w:r>
    </w:p>
    <w:p w14:paraId="65154256" w14:textId="0361C256"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2"/>
      <w:commentRangeStart w:id="43"/>
      <w:proofErr w:type="spellStart"/>
      <w:r w:rsidRPr="008A0AB3">
        <w:rPr>
          <w:rFonts w:cstheme="minorHAnsi"/>
        </w:rPr>
        <w:t>programmes</w:t>
      </w:r>
      <w:proofErr w:type="spellEnd"/>
      <w:r w:rsidRPr="008A0AB3">
        <w:rPr>
          <w:rFonts w:cstheme="minorHAnsi"/>
        </w:rPr>
        <w:t xml:space="preserve"> </w:t>
      </w:r>
      <w:commentRangeEnd w:id="42"/>
      <w:r w:rsidRPr="008A0AB3">
        <w:rPr>
          <w:rStyle w:val="CommentReference"/>
          <w:rFonts w:cstheme="minorHAnsi"/>
          <w:sz w:val="22"/>
          <w:szCs w:val="22"/>
        </w:rPr>
        <w:commentReference w:id="42"/>
      </w:r>
      <w:commentRangeEnd w:id="43"/>
      <w:r w:rsidR="00330DEF">
        <w:rPr>
          <w:rStyle w:val="CommentReference"/>
        </w:rPr>
        <w:commentReference w:id="43"/>
      </w:r>
      <w:r w:rsidRPr="008A0AB3">
        <w:rPr>
          <w:rFonts w:cstheme="minorHAnsi"/>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788572B2" w:rsidR="00DF5F7E" w:rsidRPr="008A0AB3" w:rsidRDefault="00DF5F7E" w:rsidP="00572DF8">
      <w:pPr>
        <w:spacing w:line="240" w:lineRule="auto"/>
        <w:jc w:val="both"/>
        <w:rPr>
          <w:rFonts w:cstheme="minorHAnsi"/>
          <w:i/>
          <w:iCs/>
        </w:rPr>
      </w:pPr>
      <w:commentRangeStart w:id="44"/>
      <w:r w:rsidRPr="008A0AB3">
        <w:rPr>
          <w:rFonts w:cstheme="minorHAnsi"/>
        </w:rPr>
        <w:t>ACU p</w:t>
      </w:r>
      <w:commentRangeEnd w:id="44"/>
      <w:r w:rsidR="00330DEF">
        <w:rPr>
          <w:rStyle w:val="CommentReference"/>
        </w:rPr>
        <w:commentReference w:id="44"/>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visit to one of the healthcare facilities within the EWARN network is documented as a consultation, and each region reports the total number of consultations along with the syndromic surveillance data 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lastRenderedPageBreak/>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5"/>
            <w:r w:rsidRPr="008A0AB3">
              <w:rPr>
                <w:rFonts w:eastAsia="Times New Roman" w:cstheme="minorHAnsi"/>
              </w:rPr>
              <w:t>Abbreviation</w:t>
            </w:r>
            <w:commentRangeEnd w:id="45"/>
            <w:r w:rsidRPr="008A0AB3">
              <w:rPr>
                <w:rStyle w:val="CommentReference"/>
                <w:rFonts w:cstheme="minorHAnsi"/>
                <w:b w:val="0"/>
                <w:bCs w:val="0"/>
                <w:color w:val="auto"/>
                <w:sz w:val="22"/>
                <w:szCs w:val="22"/>
              </w:rPr>
              <w:commentReference w:id="45"/>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2ACB467E" w14:textId="702EC422" w:rsidR="00F92C01" w:rsidRPr="008A0AB3" w:rsidRDefault="00F92C01" w:rsidP="00F92C01">
      <w:pPr>
        <w:pStyle w:val="Essay"/>
        <w:spacing w:line="240" w:lineRule="auto"/>
        <w:rPr>
          <w:rFonts w:asciiTheme="minorHAnsi" w:hAnsiTheme="minorHAnsi" w:cstheme="minorHAnsi"/>
          <w:sz w:val="22"/>
          <w:szCs w:val="22"/>
          <w:highlight w:val="yellow"/>
        </w:rPr>
      </w:pPr>
    </w:p>
    <w:p w14:paraId="4D27418A" w14:textId="6511CEA1"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3001714F" w:rsidR="005B66B5" w:rsidRPr="0040516A" w:rsidRDefault="005B66B5" w:rsidP="005B66B5">
      <w:pPr>
        <w:pStyle w:val="Essay"/>
        <w:spacing w:line="240" w:lineRule="auto"/>
        <w:rPr>
          <w:rFonts w:ascii="Calibri" w:hAnsi="Calibri" w:cs="Calibri"/>
          <w:sz w:val="22"/>
          <w:szCs w:val="22"/>
        </w:rPr>
      </w:pPr>
      <w:r w:rsidRPr="008A0AB3">
        <w:rPr>
          <w:rFonts w:asciiTheme="minorHAnsi" w:hAnsiTheme="minorHAnsi" w:cstheme="minorHAnsi"/>
          <w:sz w:val="22"/>
          <w:szCs w:val="22"/>
        </w:rPr>
        <w:t>Measles one of the most highly contagious human diseases known. It results from an infection with the measles virus (MV)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38,39</w:t>
      </w:r>
      <w:r w:rsidR="00136CD3" w:rsidRPr="0040516A">
        <w:rPr>
          <w:rFonts w:ascii="Calibri" w:hAnsi="Calibri" w:cs="Calibri"/>
          <w:sz w:val="22"/>
          <w:szCs w:val="22"/>
        </w:rPr>
        <w:fldChar w:fldCharType="end"/>
      </w:r>
    </w:p>
    <w:p w14:paraId="4264ADA7" w14:textId="2C037595"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46"/>
      <w:r w:rsidRPr="0040516A">
        <w:rPr>
          <w:rFonts w:ascii="Calibri" w:hAnsi="Calibri" w:cs="Calibri"/>
          <w:sz w:val="22"/>
          <w:szCs w:val="22"/>
        </w:rPr>
        <w:t xml:space="preserve"> 353,236 </w:t>
      </w:r>
      <w:commentRangeEnd w:id="46"/>
      <w:r w:rsidRPr="0040516A">
        <w:rPr>
          <w:rStyle w:val="CommentReference"/>
          <w:rFonts w:ascii="Calibri" w:hAnsi="Calibri" w:cs="Calibri"/>
          <w:sz w:val="22"/>
          <w:szCs w:val="22"/>
        </w:rPr>
        <w:commentReference w:id="46"/>
      </w:r>
      <w:r w:rsidRPr="0040516A">
        <w:rPr>
          <w:rFonts w:ascii="Calibri" w:hAnsi="Calibri" w:cs="Calibri"/>
          <w:sz w:val="22"/>
          <w:szCs w:val="22"/>
        </w:rPr>
        <w:t>cases reported to the WHO (final numbers set to be released in November 2019).</w:t>
      </w:r>
      <w:r w:rsidRPr="0040516A">
        <w:rPr>
          <w:rFonts w:ascii="Calibri" w:hAnsi="Calibri" w:cs="Calibri"/>
          <w:sz w:val="22"/>
          <w:szCs w:val="22"/>
        </w:rPr>
        <w:fldChar w:fldCharType="begin" w:fldLock="1"/>
      </w:r>
      <w:r w:rsidRPr="0040516A">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Pr="0040516A">
        <w:rPr>
          <w:rFonts w:ascii="Calibri" w:hAnsi="Calibri" w:cs="Calibri"/>
          <w:noProof/>
          <w:sz w:val="22"/>
          <w:szCs w:val="22"/>
          <w:vertAlign w:val="superscript"/>
        </w:rPr>
        <w:t>40,41</w:t>
      </w:r>
      <w:r w:rsidRPr="0040516A">
        <w:rPr>
          <w:rFonts w:ascii="Calibri" w:hAnsi="Calibri" w:cs="Calibri"/>
          <w:sz w:val="22"/>
          <w:szCs w:val="22"/>
        </w:rPr>
        <w:fldChar w:fldCharType="end"/>
      </w:r>
    </w:p>
    <w:p w14:paraId="1E7B03A6" w14:textId="42F8E3A9"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Between 2015-2018, the ACU relied on the World Health Organization (WHO) definition of measles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6832A39A" w14:textId="77777777"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47"/>
      <w:r>
        <w:rPr>
          <w:rFonts w:asciiTheme="minorHAnsi" w:hAnsiTheme="minorHAnsi" w:cstheme="minorHAnsi"/>
          <w:sz w:val="22"/>
          <w:szCs w:val="22"/>
        </w:rPr>
        <w:t xml:space="preserve"> serve as a good indicator </w:t>
      </w:r>
      <w:commentRangeEnd w:id="47"/>
      <w:r w:rsidR="000D226A">
        <w:rPr>
          <w:rStyle w:val="CommentReference"/>
          <w:rFonts w:asciiTheme="minorHAnsi" w:hAnsiTheme="minorHAnsi"/>
        </w:rPr>
        <w:commentReference w:id="47"/>
      </w:r>
      <w:r>
        <w:rPr>
          <w:rFonts w:asciiTheme="minorHAnsi" w:hAnsiTheme="minorHAnsi" w:cstheme="minorHAnsi"/>
          <w:sz w:val="22"/>
          <w:szCs w:val="22"/>
        </w:rPr>
        <w:t xml:space="preserve">of drops in vaccination rates within a relatively short time period. </w:t>
      </w:r>
      <w:commentRangeStart w:id="48"/>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48"/>
      <w:r w:rsidR="000D226A">
        <w:rPr>
          <w:rStyle w:val="CommentReference"/>
          <w:rFonts w:asciiTheme="minorHAnsi" w:hAnsiTheme="minorHAnsi"/>
        </w:rPr>
        <w:commentReference w:id="48"/>
      </w:r>
      <w:r w:rsidR="00BF5D5A">
        <w:rPr>
          <w:rFonts w:asciiTheme="minorHAnsi" w:hAnsiTheme="minorHAnsi" w:cstheme="minorHAnsi"/>
          <w:sz w:val="22"/>
          <w:szCs w:val="22"/>
        </w:rPr>
        <w:t xml:space="preserve"> while Syria has already experienced multiple measles 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We also have some idea about the state of measles epidemiology i</w:t>
      </w:r>
      <w:commentRangeStart w:id="49"/>
      <w:r w:rsidR="000D226A">
        <w:rPr>
          <w:rFonts w:asciiTheme="minorHAnsi" w:hAnsiTheme="minorHAnsi" w:cstheme="minorHAnsi"/>
          <w:sz w:val="22"/>
          <w:szCs w:val="22"/>
        </w:rPr>
        <w:t>n Syria prior to the conflict, since Syria had eliminated autochthonous cases of measles since 1999</w:t>
      </w:r>
      <w:commentRangeEnd w:id="49"/>
      <w:r w:rsidR="000D226A">
        <w:rPr>
          <w:rStyle w:val="CommentReference"/>
          <w:rFonts w:asciiTheme="minorHAnsi" w:hAnsiTheme="minorHAnsi"/>
        </w:rPr>
        <w:commentReference w:id="49"/>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it is well-measured by the EWARN system: </w:t>
      </w:r>
      <w:commentRangeStart w:id="50"/>
      <w:r w:rsidR="00C71F6A">
        <w:rPr>
          <w:rFonts w:asciiTheme="minorHAnsi" w:hAnsiTheme="minorHAnsi" w:cstheme="minorHAnsi"/>
          <w:sz w:val="22"/>
          <w:szCs w:val="22"/>
        </w:rPr>
        <w:t>most clinically suspected cases that are further tested receive laboratory confirmation.</w:t>
      </w:r>
      <w:commentRangeEnd w:id="50"/>
      <w:r w:rsidR="00C71F6A">
        <w:rPr>
          <w:rStyle w:val="CommentReference"/>
          <w:rFonts w:asciiTheme="minorHAnsi" w:hAnsiTheme="minorHAnsi"/>
        </w:rPr>
        <w:commentReference w:id="50"/>
      </w:r>
    </w:p>
    <w:p w14:paraId="76742548" w14:textId="166CD4F6"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6333BC36" w:rsidR="006F10B4" w:rsidRPr="008A0AB3" w:rsidRDefault="006F10B4" w:rsidP="00572DF8">
      <w:pPr>
        <w:spacing w:line="240" w:lineRule="auto"/>
        <w:jc w:val="both"/>
        <w:rPr>
          <w:rFonts w:cstheme="minorHAnsi"/>
        </w:rPr>
      </w:pPr>
      <w:r w:rsidRPr="008A0AB3">
        <w:rPr>
          <w:rFonts w:cstheme="minorHAnsi"/>
        </w:rPr>
        <w:lastRenderedPageBreak/>
        <w:t xml:space="preserve">EWARN’s data management is hierarchically structured by geographic levels. Individual health facilities are at the “field level”, and data is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1"/>
      <w:r w:rsidRPr="008A0AB3">
        <w:rPr>
          <w:rFonts w:cstheme="minorHAnsi"/>
        </w:rPr>
        <w:t xml:space="preserve">their </w:t>
      </w:r>
      <w:commentRangeEnd w:id="51"/>
      <w:r w:rsidRPr="008A0AB3">
        <w:rPr>
          <w:rStyle w:val="CommentReference"/>
          <w:rFonts w:cstheme="minorHAnsi"/>
          <w:sz w:val="22"/>
          <w:szCs w:val="22"/>
        </w:rPr>
        <w:commentReference w:id="51"/>
      </w:r>
      <w:r w:rsidRPr="008A0AB3">
        <w:rPr>
          <w:rFonts w:cstheme="minorHAnsi"/>
        </w:rPr>
        <w:t xml:space="preserve">designated district and then submit a weekly report to Central Level Officers (CLOs) at ACU’s headquarters in Gaziantep, Turkey. The CLOs then </w:t>
      </w:r>
      <w:r w:rsidR="005F7BFF">
        <w:rPr>
          <w:rFonts w:cstheme="minorHAnsi"/>
        </w:rPr>
        <w:t xml:space="preserve">document </w:t>
      </w:r>
      <w:r w:rsidRPr="008A0AB3">
        <w:rPr>
          <w:rFonts w:cstheme="minorHAnsi"/>
        </w:rPr>
        <w:t xml:space="preserve">these </w:t>
      </w:r>
      <w:r w:rsidR="005F7BFF">
        <w:rPr>
          <w:rFonts w:cstheme="minorHAnsi"/>
        </w:rPr>
        <w:t xml:space="preserve">facility </w:t>
      </w:r>
      <w:r w:rsidRPr="008A0AB3">
        <w:rPr>
          <w:rFonts w:cstheme="minorHAnsi"/>
        </w:rPr>
        <w:t xml:space="preserve">reports and publish weekly </w:t>
      </w:r>
      <w:r w:rsidR="005F7BFF">
        <w:rPr>
          <w:rFonts w:cstheme="minorHAnsi"/>
        </w:rPr>
        <w:t xml:space="preserve">aggregated </w:t>
      </w:r>
      <w:r w:rsidRPr="008A0AB3">
        <w:rPr>
          <w:rFonts w:cstheme="minorHAnsi"/>
        </w:rPr>
        <w:t xml:space="preserve">case-counts at the district and governorate level. </w:t>
      </w:r>
    </w:p>
    <w:p w14:paraId="54D89A34" w14:textId="77777777"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2"/>
      <w:r w:rsidRPr="008A0AB3">
        <w:rPr>
          <w:rFonts w:cstheme="minorHAnsi"/>
        </w:rPr>
        <w:t>completeness and timeliness</w:t>
      </w:r>
      <w:commentRangeEnd w:id="52"/>
      <w:r w:rsidRPr="008A0AB3">
        <w:rPr>
          <w:rStyle w:val="CommentReference"/>
          <w:rFonts w:cstheme="minorHAnsi"/>
          <w:sz w:val="22"/>
          <w:szCs w:val="22"/>
        </w:rPr>
        <w:commentReference w:id="52"/>
      </w:r>
      <w:r w:rsidRPr="008A0AB3">
        <w:rPr>
          <w:rFonts w:cstheme="minorHAnsi"/>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685588A" w14:textId="6B1D7ED5" w:rsidR="000654C3" w:rsidRPr="008A0AB3" w:rsidRDefault="006F10B4"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Data was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Pr="00571C2F" w:rsidRDefault="006F10B4" w:rsidP="00571C2F">
      <w:pPr>
        <w:pStyle w:val="Essay"/>
        <w:spacing w:line="240" w:lineRule="auto"/>
        <w:rPr>
          <w:rFonts w:cstheme="minorHAnsi"/>
          <w:i/>
        </w:rPr>
      </w:pPr>
      <w:commentRangeStart w:id="53"/>
      <w:r w:rsidRPr="00571C2F">
        <w:rPr>
          <w:rFonts w:asciiTheme="minorHAnsi" w:hAnsiTheme="minorHAnsi" w:cstheme="minorHAnsi"/>
          <w:i/>
          <w:sz w:val="22"/>
          <w:szCs w:val="22"/>
        </w:rPr>
        <w:t xml:space="preserve">Data </w:t>
      </w:r>
      <w:commentRangeEnd w:id="53"/>
      <w:r w:rsidRPr="00571C2F">
        <w:rPr>
          <w:rStyle w:val="CommentReference"/>
          <w:rFonts w:asciiTheme="minorHAnsi" w:hAnsiTheme="minorHAnsi" w:cstheme="minorHAnsi"/>
          <w:i/>
          <w:sz w:val="22"/>
          <w:szCs w:val="22"/>
        </w:rPr>
        <w:commentReference w:id="53"/>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Analysis</w:t>
      </w:r>
    </w:p>
    <w:p w14:paraId="70250F94" w14:textId="081E3E76"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54"/>
      <w:r w:rsidRPr="008A0AB3">
        <w:rPr>
          <w:rFonts w:asciiTheme="minorHAnsi" w:hAnsiTheme="minorHAnsi" w:cstheme="minorHAnsi"/>
          <w:sz w:val="22"/>
          <w:szCs w:val="22"/>
        </w:rPr>
        <w:t xml:space="preserve"> χ</w:t>
      </w:r>
      <w:r w:rsidRPr="008A0AB3">
        <w:rPr>
          <w:rFonts w:asciiTheme="minorHAnsi" w:hAnsiTheme="minorHAnsi" w:cstheme="minorHAnsi"/>
          <w:sz w:val="22"/>
          <w:szCs w:val="22"/>
          <w:vertAlign w:val="superscript"/>
        </w:rPr>
        <w:t>2</w:t>
      </w:r>
      <w:r w:rsidRPr="008A0AB3">
        <w:rPr>
          <w:rFonts w:asciiTheme="minorHAnsi" w:hAnsiTheme="minorHAnsi" w:cstheme="minorHAnsi"/>
          <w:sz w:val="22"/>
          <w:szCs w:val="22"/>
        </w:rPr>
        <w:t xml:space="preserve"> </w:t>
      </w:r>
      <w:commentRangeEnd w:id="54"/>
      <w:r w:rsidRPr="008A0AB3">
        <w:rPr>
          <w:rStyle w:val="CommentReference"/>
          <w:rFonts w:asciiTheme="minorHAnsi" w:hAnsiTheme="minorHAnsi" w:cstheme="minorHAnsi"/>
          <w:sz w:val="22"/>
          <w:szCs w:val="22"/>
        </w:rPr>
        <w:commentReference w:id="54"/>
      </w:r>
      <w:r w:rsidRPr="008A0AB3">
        <w:rPr>
          <w:rFonts w:asciiTheme="minorHAnsi" w:hAnsiTheme="minorHAnsi" w:cstheme="minorHAnsi"/>
          <w:sz w:val="22"/>
          <w:szCs w:val="22"/>
        </w:rPr>
        <w:t xml:space="preserve">test was </w:t>
      </w:r>
      <w:commentRangeStart w:id="55"/>
      <w:r w:rsidRPr="008A0AB3">
        <w:rPr>
          <w:rFonts w:asciiTheme="minorHAnsi" w:hAnsiTheme="minorHAnsi" w:cstheme="minorHAnsi"/>
          <w:sz w:val="22"/>
          <w:szCs w:val="22"/>
        </w:rPr>
        <w:t>used</w:t>
      </w:r>
      <w:commentRangeEnd w:id="55"/>
      <w:r w:rsidRPr="008A0AB3">
        <w:rPr>
          <w:rStyle w:val="CommentReference"/>
          <w:rFonts w:asciiTheme="minorHAnsi" w:hAnsiTheme="minorHAnsi" w:cstheme="minorHAnsi"/>
          <w:sz w:val="22"/>
          <w:szCs w:val="22"/>
        </w:rPr>
        <w:commentReference w:id="55"/>
      </w:r>
      <w:r w:rsidRPr="008A0AB3">
        <w:rPr>
          <w:rFonts w:asciiTheme="minorHAnsi" w:hAnsiTheme="minorHAnsi" w:cstheme="minorHAnsi"/>
          <w:sz w:val="22"/>
          <w:szCs w:val="22"/>
        </w:rPr>
        <w:t xml:space="preserve">, with a P-value of &lt;0.05 chosen as the threshold for </w:t>
      </w:r>
      <w:commentRangeStart w:id="56"/>
      <w:r w:rsidRPr="008A0AB3">
        <w:rPr>
          <w:rFonts w:asciiTheme="minorHAnsi" w:hAnsiTheme="minorHAnsi" w:cstheme="minorHAnsi"/>
          <w:sz w:val="22"/>
          <w:szCs w:val="22"/>
        </w:rPr>
        <w:t>significance</w:t>
      </w:r>
      <w:commentRangeEnd w:id="56"/>
      <w:r w:rsidRPr="008A0AB3">
        <w:rPr>
          <w:rStyle w:val="CommentReference"/>
          <w:rFonts w:asciiTheme="minorHAnsi" w:hAnsiTheme="minorHAnsi" w:cstheme="minorHAnsi"/>
          <w:sz w:val="22"/>
          <w:szCs w:val="22"/>
        </w:rPr>
        <w:commentReference w:id="56"/>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All data was maintained in secured encrypted password protected machines. </w:t>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3C89EA7E"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 study was</w:t>
      </w:r>
      <w:r w:rsidR="009E1BF7" w:rsidRPr="008A0AB3">
        <w:rPr>
          <w:rFonts w:asciiTheme="minorHAnsi" w:hAnsiTheme="minorHAnsi" w:cstheme="minorHAnsi"/>
          <w:sz w:val="22"/>
          <w:szCs w:val="22"/>
        </w:rPr>
        <w:t xml:space="preserve"> reviewed and</w:t>
      </w:r>
      <w:r w:rsidRPr="008A0AB3">
        <w:rPr>
          <w:rFonts w:asciiTheme="minorHAnsi" w:hAnsiTheme="minorHAnsi" w:cstheme="minorHAnsi"/>
          <w:sz w:val="22"/>
          <w:szCs w:val="22"/>
        </w:rPr>
        <w:t xml:space="preserve"> exempted by the University of California, Berkeley Institutional Review Board.</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57" w:name="Results"/>
      <w:commentRangeStart w:id="58"/>
      <w:r w:rsidRPr="006314F1">
        <w:rPr>
          <w:rFonts w:cstheme="minorHAnsi"/>
          <w:b/>
        </w:rPr>
        <w:t>Results</w:t>
      </w:r>
      <w:commentRangeEnd w:id="58"/>
      <w:r w:rsidRPr="006314F1">
        <w:rPr>
          <w:rStyle w:val="CommentReference"/>
          <w:rFonts w:cstheme="minorHAnsi"/>
          <w:b/>
          <w:sz w:val="22"/>
          <w:szCs w:val="22"/>
        </w:rPr>
        <w:commentReference w:id="58"/>
      </w:r>
      <w:bookmarkEnd w:id="57"/>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59"/>
      <w:r w:rsidRPr="006314F1">
        <w:rPr>
          <w:rStyle w:val="CommentReference"/>
          <w:rFonts w:asciiTheme="minorHAnsi" w:hAnsiTheme="minorHAnsi" w:cstheme="minorHAnsi"/>
          <w:i/>
          <w:sz w:val="22"/>
          <w:szCs w:val="22"/>
        </w:rPr>
        <w:commentReference w:id="60"/>
      </w:r>
      <w:commentRangeEnd w:id="59"/>
      <w:r w:rsidRPr="006314F1">
        <w:rPr>
          <w:rStyle w:val="CommentReference"/>
          <w:rFonts w:asciiTheme="minorHAnsi" w:hAnsiTheme="minorHAnsi" w:cstheme="minorHAnsi"/>
          <w:i/>
          <w:sz w:val="22"/>
          <w:szCs w:val="22"/>
        </w:rPr>
        <w:commentReference w:id="59"/>
      </w:r>
      <w:commentRangeStart w:id="61"/>
      <w:commentRangeEnd w:id="61"/>
      <w:r w:rsidRPr="006314F1">
        <w:rPr>
          <w:rStyle w:val="CommentReference"/>
          <w:rFonts w:asciiTheme="minorHAnsi" w:hAnsiTheme="minorHAnsi" w:cstheme="minorHAnsi"/>
          <w:i/>
          <w:sz w:val="22"/>
          <w:szCs w:val="22"/>
        </w:rPr>
        <w:commentReference w:id="61"/>
      </w:r>
      <w:r w:rsidRPr="006314F1">
        <w:rPr>
          <w:rFonts w:asciiTheme="minorHAnsi" w:eastAsia="Times New Roman" w:hAnsiTheme="minorHAnsi" w:cstheme="minorHAnsi"/>
          <w:i/>
          <w:sz w:val="22"/>
          <w:szCs w:val="22"/>
        </w:rPr>
        <w:t>Surveillance System</w:t>
      </w:r>
    </w:p>
    <w:p w14:paraId="0D0378C4" w14:textId="6CF995A0"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2"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 xml:space="preserve">EWARN </w:t>
      </w:r>
      <w:r w:rsidR="006314F1">
        <w:rPr>
          <w:rFonts w:asciiTheme="minorHAnsi" w:eastAsia="Times New Roman" w:hAnsiTheme="minorHAnsi" w:cstheme="minorHAnsi"/>
          <w:sz w:val="22"/>
          <w:szCs w:val="22"/>
        </w:rPr>
        <w:t xml:space="preserve">January 2015 and </w:t>
      </w:r>
      <w:r w:rsidR="00482F20">
        <w:rPr>
          <w:rFonts w:asciiTheme="minorHAnsi" w:eastAsia="Times New Roman" w:hAnsiTheme="minorHAnsi" w:cstheme="minorHAnsi"/>
          <w:sz w:val="22"/>
          <w:szCs w:val="22"/>
        </w:rPr>
        <w:t>June 2019</w:t>
      </w:r>
      <w:r w:rsidRPr="008A0AB3">
        <w:rPr>
          <w:rFonts w:asciiTheme="minorHAnsi" w:eastAsia="Times New Roman" w:hAnsiTheme="minorHAnsi" w:cstheme="minorHAnsi"/>
          <w:sz w:val="22"/>
          <w:szCs w:val="22"/>
        </w:rPr>
        <w:t xml:space="preserve">. Of those, 7,925,079 (19.53%) </w:t>
      </w:r>
      <w:bookmarkEnd w:id="62"/>
      <w:r w:rsidRPr="008A0AB3">
        <w:rPr>
          <w:rFonts w:asciiTheme="minorHAnsi" w:eastAsia="Times New Roman" w:hAnsiTheme="minorHAnsi" w:cstheme="minorHAnsi"/>
          <w:sz w:val="22"/>
          <w:szCs w:val="22"/>
        </w:rPr>
        <w:t>were</w:t>
      </w:r>
      <w:commentRangeStart w:id="63"/>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63"/>
      <w:r w:rsidRPr="008A0AB3">
        <w:rPr>
          <w:rStyle w:val="CommentReference"/>
          <w:rFonts w:asciiTheme="minorHAnsi" w:hAnsiTheme="minorHAnsi" w:cstheme="minorHAnsi"/>
          <w:sz w:val="22"/>
          <w:szCs w:val="22"/>
        </w:rPr>
        <w:commentReference w:id="63"/>
      </w:r>
      <w:r w:rsidRPr="008A0AB3">
        <w:rPr>
          <w:rFonts w:asciiTheme="minorHAnsi" w:eastAsia="Times New Roman" w:hAnsiTheme="minorHAnsi" w:cstheme="minorHAnsi"/>
          <w:sz w:val="22"/>
          <w:szCs w:val="22"/>
        </w:rPr>
        <w:t xml:space="preserve">, while the remaining 80.47% were cases whose clinic presentation did not meet the definitions of any of the syndromes documented by EWARN. </w:t>
      </w:r>
      <w:commentRangeStart w:id="64"/>
      <w:r w:rsidRPr="008A0AB3">
        <w:rPr>
          <w:rFonts w:asciiTheme="minorHAnsi" w:eastAsia="Times New Roman" w:hAnsiTheme="minorHAnsi" w:cstheme="minorHAnsi"/>
          <w:sz w:val="22"/>
          <w:szCs w:val="22"/>
        </w:rPr>
        <w:t>Table 1</w:t>
      </w:r>
      <w:commentRangeEnd w:id="64"/>
      <w:r w:rsidRPr="008A0AB3">
        <w:rPr>
          <w:rStyle w:val="CommentReference"/>
          <w:rFonts w:asciiTheme="minorHAnsi" w:hAnsiTheme="minorHAnsi" w:cstheme="minorHAnsi"/>
          <w:sz w:val="22"/>
          <w:szCs w:val="22"/>
        </w:rPr>
        <w:commentReference w:id="64"/>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65"/>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65"/>
      <w:r w:rsidRPr="008A0AB3">
        <w:rPr>
          <w:rStyle w:val="CommentReference"/>
          <w:rFonts w:asciiTheme="minorHAnsi" w:hAnsiTheme="minorHAnsi" w:cstheme="minorHAnsi"/>
          <w:sz w:val="22"/>
          <w:szCs w:val="22"/>
        </w:rPr>
        <w:commentReference w:id="65"/>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rsidRPr="008A0AB3"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Syndromic Cases</w:t>
            </w:r>
          </w:p>
        </w:tc>
        <w:tc>
          <w:tcPr>
            <w:tcW w:w="2118" w:type="dxa"/>
            <w:tcBorders>
              <w:top w:val="single" w:sz="8" w:space="0" w:color="auto"/>
              <w:left w:val="single" w:sz="8" w:space="0" w:color="auto"/>
            </w:tcBorders>
          </w:tcPr>
          <w:p w14:paraId="4AC8BDE6"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2020" w:type="dxa"/>
            <w:tcBorders>
              <w:top w:val="single" w:sz="8" w:space="0" w:color="auto"/>
              <w:right w:val="single" w:sz="8" w:space="0" w:color="auto"/>
            </w:tcBorders>
          </w:tcPr>
          <w:p w14:paraId="1229F00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2" w:type="dxa"/>
            <w:tcBorders>
              <w:top w:val="single" w:sz="8" w:space="0" w:color="auto"/>
              <w:left w:val="single" w:sz="8" w:space="0" w:color="auto"/>
              <w:right w:val="single" w:sz="8" w:space="0" w:color="auto"/>
            </w:tcBorders>
          </w:tcPr>
          <w:p w14:paraId="6DEB1835"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Total</w:t>
            </w:r>
          </w:p>
        </w:tc>
      </w:tr>
      <w:tr w:rsidR="007151E0" w:rsidRPr="008A0AB3" w14:paraId="3EA0D2E0" w14:textId="77777777" w:rsidTr="002B2BB6">
        <w:tc>
          <w:tcPr>
            <w:tcW w:w="2290" w:type="dxa"/>
            <w:tcBorders>
              <w:top w:val="single" w:sz="8" w:space="0" w:color="auto"/>
              <w:left w:val="single" w:sz="8" w:space="0" w:color="auto"/>
            </w:tcBorders>
          </w:tcPr>
          <w:p w14:paraId="52B9CBAA"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&lt;5 years old</w:t>
            </w:r>
          </w:p>
        </w:tc>
        <w:tc>
          <w:tcPr>
            <w:tcW w:w="2118" w:type="dxa"/>
          </w:tcPr>
          <w:p w14:paraId="3CC725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(20.08%)</w:t>
            </w:r>
          </w:p>
        </w:tc>
        <w:tc>
          <w:tcPr>
            <w:tcW w:w="2020" w:type="dxa"/>
            <w:tcBorders>
              <w:right w:val="single" w:sz="8" w:space="0" w:color="auto"/>
            </w:tcBorders>
          </w:tcPr>
          <w:p w14:paraId="3EEA292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(20.39%)</w:t>
            </w:r>
          </w:p>
        </w:tc>
        <w:tc>
          <w:tcPr>
            <w:tcW w:w="1832" w:type="dxa"/>
            <w:tcBorders>
              <w:left w:val="single" w:sz="8" w:space="0" w:color="auto"/>
              <w:right w:val="single" w:sz="8" w:space="0" w:color="auto"/>
            </w:tcBorders>
          </w:tcPr>
          <w:p w14:paraId="383AB0E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(40.47%)</w:t>
            </w:r>
          </w:p>
        </w:tc>
      </w:tr>
      <w:tr w:rsidR="007151E0" w:rsidRPr="008A0AB3" w14:paraId="37210C61" w14:textId="77777777" w:rsidTr="002B2BB6">
        <w:tc>
          <w:tcPr>
            <w:tcW w:w="2290" w:type="dxa"/>
            <w:tcBorders>
              <w:left w:val="single" w:sz="8" w:space="0" w:color="auto"/>
              <w:bottom w:val="single" w:sz="8" w:space="0" w:color="auto"/>
            </w:tcBorders>
          </w:tcPr>
          <w:p w14:paraId="3AC6B01F" w14:textId="77777777" w:rsidR="007151E0" w:rsidRPr="008A0AB3" w:rsidRDefault="007151E0"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118" w:type="dxa"/>
            <w:tcBorders>
              <w:bottom w:val="single" w:sz="8" w:space="0" w:color="auto"/>
            </w:tcBorders>
          </w:tcPr>
          <w:p w14:paraId="735F5972"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(30.87%)</w:t>
            </w:r>
          </w:p>
        </w:tc>
        <w:tc>
          <w:tcPr>
            <w:tcW w:w="2020" w:type="dxa"/>
            <w:tcBorders>
              <w:bottom w:val="single" w:sz="8" w:space="0" w:color="auto"/>
              <w:right w:val="single" w:sz="8" w:space="0" w:color="auto"/>
            </w:tcBorders>
          </w:tcPr>
          <w:p w14:paraId="2BF74F7E" w14:textId="77777777"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(28.66%)</w:t>
            </w:r>
          </w:p>
        </w:tc>
        <w:tc>
          <w:tcPr>
            <w:tcW w:w="1832" w:type="dxa"/>
            <w:tcBorders>
              <w:left w:val="single" w:sz="8" w:space="0" w:color="auto"/>
              <w:bottom w:val="single" w:sz="8" w:space="0" w:color="auto"/>
              <w:right w:val="single" w:sz="8" w:space="0" w:color="auto"/>
            </w:tcBorders>
          </w:tcPr>
          <w:p w14:paraId="49B16FF6"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(59.53%)</w:t>
            </w:r>
          </w:p>
        </w:tc>
      </w:tr>
      <w:tr w:rsidR="007151E0" w:rsidRPr="008A0AB3"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commentRangeStart w:id="66"/>
            <w:r w:rsidRPr="008A0AB3">
              <w:rPr>
                <w:rFonts w:asciiTheme="minorHAnsi" w:eastAsia="Times New Roman" w:hAnsiTheme="minorHAnsi" w:cstheme="minorHAnsi"/>
                <w:i/>
                <w:iCs/>
                <w:sz w:val="22"/>
                <w:szCs w:val="22"/>
              </w:rPr>
              <w:t>Total</w:t>
            </w:r>
            <w:commentRangeEnd w:id="66"/>
            <w:r w:rsidRPr="008A0AB3">
              <w:rPr>
                <w:rStyle w:val="CommentReference"/>
                <w:rFonts w:asciiTheme="minorHAnsi" w:hAnsiTheme="minorHAnsi" w:cstheme="minorHAnsi"/>
                <w:sz w:val="22"/>
                <w:szCs w:val="22"/>
              </w:rPr>
              <w:commentReference w:id="66"/>
            </w:r>
          </w:p>
        </w:tc>
        <w:tc>
          <w:tcPr>
            <w:tcW w:w="2118" w:type="dxa"/>
            <w:tcBorders>
              <w:top w:val="single" w:sz="8" w:space="0" w:color="auto"/>
              <w:bottom w:val="single" w:sz="8" w:space="0" w:color="auto"/>
            </w:tcBorders>
          </w:tcPr>
          <w:p w14:paraId="27D3B051"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(50.95%)</w:t>
            </w:r>
          </w:p>
        </w:tc>
        <w:tc>
          <w:tcPr>
            <w:tcW w:w="2020" w:type="dxa"/>
            <w:tcBorders>
              <w:top w:val="single" w:sz="8" w:space="0" w:color="auto"/>
              <w:bottom w:val="single" w:sz="8" w:space="0" w:color="auto"/>
              <w:right w:val="single" w:sz="8" w:space="0" w:color="auto"/>
            </w:tcBorders>
          </w:tcPr>
          <w:p w14:paraId="7F1FEC83"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(49.05%)</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8A0AB3" w:rsidRDefault="007151E0"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618B9847" w:rsidR="00E5080D"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w:lastRenderedPageBreak/>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CE4350" w:rsidRPr="00B0701D" w:rsidRDefault="00CE435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CE4350" w:rsidRPr="00084252" w:rsidRDefault="00CE435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ArZmIO4gAAAAwBAAAPAAAAZHJzL2Rv&#10;d25yZXYueG1sTI/BbsIwEETvlfoP1iL1Bo6BhijEQQi1PaFKhUpVbyZekoh4HcUmCX9fcyrH2RnN&#10;vsk2o2lYj52rLUkQswgYUmF1TaWE7+P7NAHmvCKtGkso4YYONvnzU6ZSbQf6wv7gSxZKyKVKQuV9&#10;m3LuigqNcjPbIgXvbDujfJBdyXWnhlBuGj6PopgbVVP4UKkWdxUWl8PVSPgY1LBdiLd+fznvbr/H&#10;18+fvUApXybjdg3M4+j/w3DHD+iQB6aTvZJ2rJEwFSIJY7yE1WoJ7J6IlvMY2ClcFkkMPM/444j8&#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CE4350" w:rsidRPr="00B0701D" w:rsidRDefault="00CE435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CE435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CE4350" w:rsidRPr="00325BC5" w:rsidRDefault="00CE435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CE4350" w:rsidRPr="00325BC5" w:rsidRDefault="00CE435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CE435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CE435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CE435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CE435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CE4350" w:rsidRPr="00325BC5" w:rsidRDefault="00CE435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CE4350" w:rsidRPr="00325BC5" w:rsidRDefault="00CE435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CE435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CE4350" w:rsidRPr="00325BC5" w:rsidRDefault="00CE435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CE4350" w:rsidRPr="00325BC5" w:rsidRDefault="00CE435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CE435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CE4350" w:rsidRPr="00325BC5" w:rsidRDefault="00CE435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CE4350" w:rsidRPr="00325BC5" w:rsidRDefault="00CE435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CE4350" w:rsidRPr="00325BC5" w:rsidRDefault="00CE435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CE4350" w:rsidRDefault="00CE435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CE4350" w:rsidRPr="00325BC5" w:rsidRDefault="00CE435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CE4350" w:rsidRPr="007B7319" w:rsidRDefault="00CE4350"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CE4350" w:rsidRPr="00B0701D" w:rsidRDefault="00CE435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CE4350" w:rsidRPr="00084252" w:rsidRDefault="00CE435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Pr="008A0AB3" w:rsidRDefault="00BF50D7" w:rsidP="00572DF8">
      <w:pPr>
        <w:pStyle w:val="Essay"/>
        <w:spacing w:line="240" w:lineRule="auto"/>
        <w:rPr>
          <w:rFonts w:asciiTheme="minorHAnsi" w:hAnsiTheme="minorHAnsi" w:cstheme="minorHAnsi"/>
          <w:sz w:val="22"/>
          <w:szCs w:val="22"/>
        </w:rPr>
      </w:pPr>
    </w:p>
    <w:p w14:paraId="2E07C496" w14:textId="6F7B2314"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the total number of syndromic cases captured each week by EWARN between January 1</w:t>
      </w:r>
      <w:r w:rsidRPr="008A0AB3">
        <w:rPr>
          <w:rFonts w:asciiTheme="minorHAnsi" w:hAnsiTheme="minorHAnsi" w:cstheme="minorHAnsi"/>
          <w:sz w:val="22"/>
          <w:szCs w:val="22"/>
          <w:vertAlign w:val="superscript"/>
        </w:rPr>
        <w:t>st</w:t>
      </w:r>
      <w:proofErr w:type="gramStart"/>
      <w:r w:rsidRPr="008A0AB3">
        <w:rPr>
          <w:rFonts w:asciiTheme="minorHAnsi" w:hAnsiTheme="minorHAnsi" w:cstheme="minorHAnsi"/>
          <w:sz w:val="22"/>
          <w:szCs w:val="22"/>
        </w:rPr>
        <w:t xml:space="preserve"> 2015</w:t>
      </w:r>
      <w:proofErr w:type="gramEnd"/>
      <w:r w:rsidRPr="008A0AB3">
        <w:rPr>
          <w:rFonts w:asciiTheme="minorHAnsi" w:hAnsiTheme="minorHAnsi" w:cstheme="minorHAnsi"/>
          <w:sz w:val="22"/>
          <w:szCs w:val="22"/>
        </w:rPr>
        <w:t xml:space="preserve"> and July 31</w:t>
      </w:r>
      <w:r w:rsidRPr="008A0AB3">
        <w:rPr>
          <w:rFonts w:asciiTheme="minorHAnsi" w:hAnsiTheme="minorHAnsi" w:cstheme="minorHAnsi"/>
          <w:sz w:val="22"/>
          <w:szCs w:val="22"/>
          <w:vertAlign w:val="superscript"/>
        </w:rPr>
        <w:t>st</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Figure 2 shows the total incidence of all syndromic cases in that same period. Figure 3</w:t>
      </w:r>
      <w:commentRangeStart w:id="67"/>
      <w:commentRangeStart w:id="68"/>
      <w:commentRangeStart w:id="69"/>
      <w:r w:rsidRPr="008A0AB3">
        <w:rPr>
          <w:rFonts w:asciiTheme="minorHAnsi" w:hAnsiTheme="minorHAnsi" w:cstheme="minorHAnsi"/>
          <w:sz w:val="22"/>
          <w:szCs w:val="22"/>
        </w:rPr>
        <w:t xml:space="preserve"> shows the total number of consultations that were not part of the syndromic surveillance</w:t>
      </w:r>
      <w:commentRangeEnd w:id="67"/>
      <w:r w:rsidRPr="008A0AB3">
        <w:rPr>
          <w:rStyle w:val="CommentReference"/>
          <w:rFonts w:asciiTheme="minorHAnsi" w:hAnsiTheme="minorHAnsi" w:cstheme="minorHAnsi"/>
          <w:sz w:val="22"/>
          <w:szCs w:val="22"/>
        </w:rPr>
        <w:commentReference w:id="67"/>
      </w:r>
      <w:commentRangeEnd w:id="68"/>
      <w:r w:rsidRPr="008A0AB3">
        <w:rPr>
          <w:rStyle w:val="CommentReference"/>
          <w:rFonts w:asciiTheme="minorHAnsi" w:hAnsiTheme="minorHAnsi" w:cstheme="minorHAnsi"/>
          <w:sz w:val="22"/>
          <w:szCs w:val="22"/>
        </w:rPr>
        <w:commentReference w:id="68"/>
      </w:r>
      <w:commentRangeEnd w:id="69"/>
      <w:r w:rsidR="000654C3">
        <w:rPr>
          <w:rStyle w:val="CommentReference"/>
          <w:rFonts w:asciiTheme="minorHAnsi" w:hAnsiTheme="minorHAnsi"/>
        </w:rPr>
        <w:commentReference w:id="69"/>
      </w:r>
      <w:r w:rsidRPr="008A0AB3">
        <w:rPr>
          <w:rFonts w:asciiTheme="minorHAnsi" w:hAnsiTheme="minorHAnsi" w:cstheme="minorHAnsi"/>
          <w:sz w:val="22"/>
          <w:szCs w:val="22"/>
        </w:rPr>
        <w:t xml:space="preserve">.  </w:t>
      </w: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553B589C" w14:textId="0803C792" w:rsidR="000469E9" w:rsidRPr="008A0AB3" w:rsidDel="000654C3" w:rsidRDefault="000469E9" w:rsidP="00572DF8">
      <w:pPr>
        <w:pStyle w:val="Essay"/>
        <w:spacing w:line="240" w:lineRule="auto"/>
        <w:rPr>
          <w:del w:id="70" w:author="Rohini Haar" w:date="2019-09-26T00:09:00Z"/>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FA4E15">
        <w:rPr>
          <w:rFonts w:asciiTheme="minorHAnsi" w:hAnsiTheme="minorHAnsi" w:cstheme="minorHAnsi"/>
          <w:i/>
          <w:iCs/>
          <w:sz w:val="22"/>
          <w:szCs w:val="22"/>
        </w:rPr>
        <w:t>Ar-</w:t>
      </w:r>
      <w:commentRangeStart w:id="71"/>
      <w:r w:rsidRPr="00FA4E15">
        <w:rPr>
          <w:rFonts w:asciiTheme="minorHAnsi" w:hAnsiTheme="minorHAnsi" w:cstheme="minorHAnsi"/>
          <w:i/>
          <w:iCs/>
          <w:sz w:val="22"/>
          <w:szCs w:val="22"/>
        </w:rPr>
        <w:t>Raqqa</w:t>
      </w:r>
      <w:r w:rsidRPr="008A0AB3">
        <w:rPr>
          <w:rFonts w:asciiTheme="minorHAnsi" w:hAnsiTheme="minorHAnsi" w:cstheme="minorHAnsi"/>
          <w:sz w:val="22"/>
          <w:szCs w:val="22"/>
        </w:rPr>
        <w:t xml:space="preserve"> a</w:t>
      </w:r>
      <w:r w:rsidR="00996F88">
        <w:rPr>
          <w:rFonts w:asciiTheme="minorHAnsi" w:hAnsiTheme="minorHAnsi" w:cstheme="minorHAnsi"/>
          <w:sz w:val="22"/>
          <w:szCs w:val="22"/>
        </w:rPr>
        <w:t>n</w:t>
      </w:r>
      <w:r w:rsidRPr="008A0AB3">
        <w:rPr>
          <w:rFonts w:asciiTheme="minorHAnsi" w:hAnsiTheme="minorHAnsi" w:cstheme="minorHAnsi"/>
          <w:sz w:val="22"/>
          <w:szCs w:val="22"/>
        </w:rPr>
        <w:t xml:space="preserve">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number of cases, followed by </w:t>
      </w:r>
      <w:r w:rsidRPr="00FA4E15">
        <w:rPr>
          <w:rFonts w:asciiTheme="minorHAnsi" w:hAnsiTheme="minorHAnsi" w:cstheme="minorHAnsi"/>
          <w:i/>
          <w:iCs/>
          <w:sz w:val="22"/>
          <w:szCs w:val="22"/>
        </w:rPr>
        <w:t>Idlib</w:t>
      </w:r>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Aleppo</w:t>
      </w:r>
      <w:commentRangeEnd w:id="71"/>
      <w:r w:rsidR="000654C3" w:rsidRPr="00FA4E15">
        <w:rPr>
          <w:rStyle w:val="CommentReference"/>
          <w:rFonts w:asciiTheme="minorHAnsi" w:hAnsiTheme="minorHAnsi"/>
          <w:i/>
          <w:iCs/>
        </w:rPr>
        <w:commentReference w:id="71"/>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 xml:space="preserve">as well </w:t>
      </w:r>
      <w:r w:rsidR="000654C3" w:rsidRPr="00A54F3F">
        <w:rPr>
          <w:rFonts w:asciiTheme="minorHAnsi" w:hAnsiTheme="minorHAnsi" w:cstheme="minorHAnsi"/>
          <w:sz w:val="22"/>
          <w:szCs w:val="22"/>
          <w:highlight w:val="yellow"/>
        </w:rPr>
        <w:t>(</w:t>
      </w:r>
      <w:commentRangeStart w:id="72"/>
      <w:r w:rsidR="000654C3" w:rsidRPr="00A54F3F">
        <w:rPr>
          <w:rFonts w:asciiTheme="minorHAnsi" w:hAnsiTheme="minorHAnsi" w:cstheme="minorHAnsi"/>
          <w:sz w:val="22"/>
          <w:szCs w:val="22"/>
          <w:highlight w:val="yellow"/>
        </w:rPr>
        <w:t>is this statistically significant?)</w:t>
      </w:r>
      <w:commentRangeEnd w:id="72"/>
      <w:r w:rsidR="000654C3" w:rsidRPr="00A54F3F">
        <w:rPr>
          <w:rStyle w:val="CommentReference"/>
          <w:rFonts w:asciiTheme="minorHAnsi" w:hAnsiTheme="minorHAnsi"/>
          <w:highlight w:val="yellow"/>
        </w:rPr>
        <w:commentReference w:id="72"/>
      </w:r>
    </w:p>
    <w:p w14:paraId="353153AA" w14:textId="085C08B6" w:rsidR="00154AA8" w:rsidRPr="008A0AB3" w:rsidRDefault="000469E9"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The greatest incidence was in </w:t>
      </w:r>
      <w:r w:rsidRPr="00FA4E15">
        <w:rPr>
          <w:rFonts w:asciiTheme="minorHAnsi" w:hAnsiTheme="minorHAnsi" w:cstheme="minorHAnsi"/>
          <w:i/>
          <w:iCs/>
          <w:sz w:val="22"/>
          <w:szCs w:val="22"/>
        </w:rPr>
        <w:t>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Abu Kamal</w:t>
      </w:r>
      <w:r w:rsidRPr="008A0AB3">
        <w:rPr>
          <w:rFonts w:asciiTheme="minorHAnsi" w:hAnsiTheme="minorHAnsi" w:cstheme="minorHAnsi"/>
          <w:sz w:val="22"/>
          <w:szCs w:val="22"/>
        </w:rPr>
        <w:t xml:space="preserve"> Districts in the 2017 outbreak, and </w:t>
      </w:r>
      <w:commentRangeStart w:id="73"/>
      <w:r w:rsidRPr="00FA4E15">
        <w:rPr>
          <w:rFonts w:asciiTheme="minorHAnsi" w:hAnsiTheme="minorHAnsi" w:cstheme="minorHAnsi"/>
          <w:i/>
          <w:iCs/>
          <w:sz w:val="22"/>
          <w:szCs w:val="22"/>
        </w:rPr>
        <w:t>Ar-Raqqa</w:t>
      </w:r>
      <w:r w:rsidRPr="008A0AB3">
        <w:rPr>
          <w:rFonts w:asciiTheme="minorHAnsi" w:hAnsiTheme="minorHAnsi" w:cstheme="minorHAnsi"/>
          <w:sz w:val="22"/>
          <w:szCs w:val="22"/>
        </w:rPr>
        <w:t>,</w:t>
      </w:r>
      <w:r w:rsidRPr="00FA4E15">
        <w:rPr>
          <w:rFonts w:asciiTheme="minorHAnsi" w:hAnsiTheme="minorHAnsi" w:cstheme="minorHAnsi"/>
          <w:i/>
          <w:iCs/>
          <w:sz w:val="22"/>
          <w:szCs w:val="22"/>
        </w:rPr>
        <w:t xml:space="preserve"> 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incidence in the 2018 outbreak.</w:t>
      </w:r>
      <w:commentRangeEnd w:id="73"/>
      <w:r w:rsidR="000654C3">
        <w:rPr>
          <w:rStyle w:val="CommentReference"/>
          <w:rFonts w:asciiTheme="minorHAnsi" w:hAnsiTheme="minorHAnsi"/>
        </w:rPr>
        <w:commentReference w:id="73"/>
      </w:r>
      <w:r w:rsidR="00734334">
        <w:rPr>
          <w:rFonts w:asciiTheme="minorHAnsi" w:hAnsiTheme="minorHAnsi" w:cstheme="minorHAnsi"/>
          <w:sz w:val="22"/>
          <w:szCs w:val="22"/>
        </w:rPr>
        <w:t>(see Figure 1)</w:t>
      </w:r>
    </w:p>
    <w:p w14:paraId="014A394D" w14:textId="15FF92A3" w:rsidR="00734334" w:rsidRDefault="006A0896" w:rsidP="00871B0D">
      <w:pPr>
        <w:spacing w:line="240" w:lineRule="auto"/>
        <w:jc w:val="both"/>
        <w:rPr>
          <w:rFonts w:cstheme="minorHAnsi"/>
        </w:rPr>
      </w:pPr>
      <w:r w:rsidRPr="008A0AB3">
        <w:rPr>
          <w:rFonts w:cstheme="minorHAnsi"/>
        </w:rPr>
        <w:t xml:space="preserve">Children &lt;5 years of age were at a </w:t>
      </w:r>
      <w:commentRangeStart w:id="74"/>
      <w:r w:rsidRPr="008A0AB3">
        <w:rPr>
          <w:rFonts w:cstheme="minorHAnsi"/>
        </w:rPr>
        <w:t xml:space="preserve">greater risk </w:t>
      </w:r>
      <w:commentRangeEnd w:id="74"/>
      <w:r w:rsidR="000654C3">
        <w:rPr>
          <w:rStyle w:val="CommentReference"/>
        </w:rPr>
        <w:commentReference w:id="74"/>
      </w:r>
      <w:r w:rsidRPr="008A0AB3">
        <w:rPr>
          <w:rFonts w:cstheme="minorHAnsi"/>
        </w:rPr>
        <w:t>than the rest of the population, accounting for 60.87% of reported cases. While there was no significant difference between male</w:t>
      </w:r>
      <w:r w:rsidR="000654C3">
        <w:rPr>
          <w:rFonts w:cstheme="minorHAnsi"/>
        </w:rPr>
        <w:t xml:space="preserve"> </w:t>
      </w:r>
      <w:r w:rsidR="00C87E75">
        <w:rPr>
          <w:rFonts w:cstheme="minorHAnsi"/>
        </w:rPr>
        <w:t>children</w:t>
      </w:r>
      <w:r w:rsidRPr="008A0AB3">
        <w:rPr>
          <w:rFonts w:cstheme="minorHAnsi"/>
        </w:rPr>
        <w:t xml:space="preserve"> and female children (51.39% vs. 48.61% of &lt;5 cases,</w:t>
      </w:r>
      <w:r w:rsidR="003A5547">
        <w:rPr>
          <w:rFonts w:cstheme="minorHAnsi"/>
        </w:rPr>
        <w:t xml:space="preserve"> 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5"/>
      <w:commentRangeStart w:id="76"/>
      <w:commentRangeStart w:id="77"/>
      <w:r w:rsidRPr="008A0AB3">
        <w:rPr>
          <w:rFonts w:cstheme="minorHAnsi"/>
        </w:rPr>
        <w:t>there was a statistically significant difference between sexes in cases ≥5 years (54.47% vs</w:t>
      </w:r>
      <w:commentRangeEnd w:id="75"/>
      <w:r w:rsidRPr="008A0AB3">
        <w:rPr>
          <w:rFonts w:cstheme="minorHAnsi"/>
        </w:rPr>
        <w:t xml:space="preserve">. 45.43% of </w:t>
      </w:r>
      <w:r w:rsidRPr="008A0AB3">
        <w:rPr>
          <w:rStyle w:val="CommentReference"/>
          <w:rFonts w:cstheme="minorHAnsi"/>
          <w:sz w:val="22"/>
          <w:szCs w:val="22"/>
        </w:rPr>
        <w:commentReference w:id="75"/>
      </w:r>
      <w:commentRangeEnd w:id="76"/>
      <w:commentRangeEnd w:id="77"/>
      <w:r w:rsidRPr="008A0AB3">
        <w:rPr>
          <w:rFonts w:cstheme="minorHAnsi"/>
        </w:rPr>
        <w:t xml:space="preserve">≥5 cases,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76"/>
      </w:r>
      <w:r w:rsidR="00734334">
        <w:rPr>
          <w:rStyle w:val="CommentReference"/>
        </w:rPr>
        <w:commentReference w:id="77"/>
      </w:r>
      <w:r w:rsidRPr="008A0AB3">
        <w:rPr>
          <w:rFonts w:cstheme="minorHAnsi"/>
        </w:rPr>
        <w:t xml:space="preserve"> with </w:t>
      </w:r>
      <w:r w:rsidR="00D808AD" w:rsidRPr="008A0AB3">
        <w:rPr>
          <w:rFonts w:cstheme="minorHAnsi"/>
        </w:rPr>
        <w:t>females</w:t>
      </w:r>
      <w:r w:rsidRPr="008A0AB3">
        <w:rPr>
          <w:rFonts w:cstheme="minorHAnsi"/>
        </w:rPr>
        <w:t xml:space="preserve"> at a greater risk than </w:t>
      </w:r>
      <w:r w:rsidR="00D808AD" w:rsidRPr="008A0AB3">
        <w:rPr>
          <w:rFonts w:cstheme="minorHAnsi"/>
        </w:rPr>
        <w:t>males</w:t>
      </w:r>
      <w:r w:rsidRPr="008A0AB3">
        <w:rPr>
          <w:rFonts w:cstheme="minorHAnsi"/>
        </w:rPr>
        <w:t xml:space="preserve">. </w:t>
      </w:r>
    </w:p>
    <w:p w14:paraId="684CDB22" w14:textId="7347E164" w:rsidR="005C5036" w:rsidRPr="008A0AB3" w:rsidRDefault="00E1669E" w:rsidP="00E1669E">
      <w:pPr>
        <w:spacing w:line="240" w:lineRule="auto"/>
        <w:jc w:val="both"/>
        <w:rPr>
          <w:rFonts w:cstheme="minorHAnsi"/>
        </w:rPr>
      </w:pPr>
      <w:r w:rsidRPr="008A0AB3">
        <w:rPr>
          <w:rFonts w:cstheme="minorHAnsi"/>
          <w:noProof/>
        </w:rPr>
        <w:lastRenderedPageBreak/>
        <mc:AlternateContent>
          <mc:Choice Requires="wpg">
            <w:drawing>
              <wp:anchor distT="0" distB="0" distL="114300" distR="114300" simplePos="0" relativeHeight="251672576" behindDoc="0" locked="0" layoutInCell="1" allowOverlap="1" wp14:anchorId="5267DFAD" wp14:editId="2CB4696B">
                <wp:simplePos x="0" y="0"/>
                <wp:positionH relativeFrom="column">
                  <wp:posOffset>-243205</wp:posOffset>
                </wp:positionH>
                <wp:positionV relativeFrom="paragraph">
                  <wp:posOffset>440690</wp:posOffset>
                </wp:positionV>
                <wp:extent cx="6490970" cy="6443345"/>
                <wp:effectExtent l="0" t="0" r="5080" b="14605"/>
                <wp:wrapTopAndBottom/>
                <wp:docPr id="3" name="Group 3"/>
                <wp:cNvGraphicFramePr/>
                <a:graphic xmlns:a="http://schemas.openxmlformats.org/drawingml/2006/main">
                  <a:graphicData uri="http://schemas.microsoft.com/office/word/2010/wordprocessingGroup">
                    <wpg:wgp>
                      <wpg:cNvGrpSpPr/>
                      <wpg:grpSpPr>
                        <a:xfrm>
                          <a:off x="0" y="0"/>
                          <a:ext cx="6490970" cy="6443345"/>
                          <a:chOff x="22860" y="0"/>
                          <a:chExt cx="655828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7E9839" id="Group 3" o:spid="_x0000_s1026" style="position:absolute;margin-left:-19.15pt;margin-top:34.7pt;width:511.1pt;height:507.35pt;z-index:251672576;mso-width-relative:margin;mso-height-relative:margin" coordorigin="228" coordsize="65582,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39;top:33465;width:59559;height:27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734334">
        <w:rPr>
          <w:rFonts w:cstheme="minorHAnsi"/>
        </w:rPr>
        <w:t>F</w:t>
      </w:r>
      <w:r w:rsidR="00734334" w:rsidRPr="003B6107">
        <w:rPr>
          <w:rFonts w:cstheme="minorHAnsi"/>
        </w:rPr>
        <w:t>igure 1: Measles incidence</w:t>
      </w:r>
      <w:r w:rsidR="00CF4BED" w:rsidRPr="003B6107">
        <w:rPr>
          <w:rFonts w:cstheme="minorHAnsi"/>
        </w:rPr>
        <w:t>,</w:t>
      </w:r>
      <w:r w:rsidR="00734334" w:rsidRPr="003B6107">
        <w:rPr>
          <w:rFonts w:cstheme="minorHAnsi"/>
        </w:rPr>
        <w:t xml:space="preserve"> g</w:t>
      </w:r>
      <w:commentRangeStart w:id="78"/>
      <w:r w:rsidR="00734334" w:rsidRPr="003B6107">
        <w:rPr>
          <w:rFonts w:cstheme="minorHAnsi"/>
        </w:rPr>
        <w:t xml:space="preserve">eographically and temporally </w:t>
      </w:r>
      <w:commentRangeEnd w:id="78"/>
      <w:r w:rsidR="00CF4BED" w:rsidRPr="003B6107">
        <w:rPr>
          <w:rStyle w:val="CommentReference"/>
        </w:rPr>
        <w:commentReference w:id="78"/>
      </w:r>
    </w:p>
    <w:p w14:paraId="35A1E77C" w14:textId="75164AFE" w:rsidR="00E1669E" w:rsidRDefault="00E1669E" w:rsidP="00572DF8">
      <w:pPr>
        <w:spacing w:line="240" w:lineRule="auto"/>
        <w:jc w:val="both"/>
        <w:rPr>
          <w:rFonts w:cstheme="minorHAnsi"/>
          <w:i/>
        </w:rPr>
      </w:pPr>
    </w:p>
    <w:p w14:paraId="02D16771" w14:textId="6A92F677" w:rsidR="00734334" w:rsidRPr="006A6ED9" w:rsidRDefault="005C5036" w:rsidP="00572DF8">
      <w:pPr>
        <w:spacing w:line="240" w:lineRule="auto"/>
        <w:jc w:val="both"/>
        <w:rPr>
          <w:rFonts w:cstheme="minorHAnsi"/>
          <w:i/>
        </w:rPr>
      </w:pPr>
      <w:r w:rsidRPr="008A0AB3">
        <w:rPr>
          <w:rFonts w:cstheme="minorHAnsi"/>
          <w:noProof/>
        </w:rPr>
        <w:lastRenderedPageBreak/>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962B6E"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34334" w:rsidRPr="006A6ED9">
        <w:rPr>
          <w:rFonts w:cstheme="minorHAnsi"/>
          <w:i/>
        </w:rPr>
        <w:t>Outbreak Evaluation</w:t>
      </w:r>
    </w:p>
    <w:p w14:paraId="2FFBB6F5" w14:textId="1B6EEDFA" w:rsidR="00734334" w:rsidRPr="008A0AB3" w:rsidRDefault="00734334" w:rsidP="00572DF8">
      <w:pPr>
        <w:spacing w:line="240" w:lineRule="auto"/>
        <w:jc w:val="both"/>
        <w:rPr>
          <w:rFonts w:cstheme="minorHAnsi"/>
          <w:noProof/>
        </w:rPr>
      </w:pPr>
      <w:r w:rsidRPr="008A0AB3">
        <w:rPr>
          <w:rFonts w:cstheme="minorHAnsi"/>
        </w:rPr>
        <w:t>The largest</w:t>
      </w:r>
      <w:r w:rsidR="00FF00E2">
        <w:rPr>
          <w:rFonts w:cstheme="minorHAnsi"/>
        </w:rPr>
        <w:t xml:space="preserve"> measles</w:t>
      </w:r>
      <w:r w:rsidRPr="008A0AB3">
        <w:rPr>
          <w:rFonts w:cstheme="minorHAnsi"/>
        </w:rPr>
        <w:t xml:space="preserve"> outbreaks of 2017 were concentrated in </w:t>
      </w:r>
      <w:r w:rsidRPr="00903A46">
        <w:rPr>
          <w:rFonts w:cstheme="minorHAnsi"/>
          <w:i/>
          <w:iCs/>
        </w:rPr>
        <w:t>Abu Kamal</w:t>
      </w:r>
      <w:r w:rsidRPr="008A0AB3">
        <w:rPr>
          <w:rFonts w:cstheme="minorHAnsi"/>
        </w:rPr>
        <w:t xml:space="preserve"> and </w:t>
      </w:r>
      <w:r w:rsidRPr="00903A46">
        <w:rPr>
          <w:rFonts w:cstheme="minorHAnsi"/>
          <w:i/>
          <w:iCs/>
        </w:rPr>
        <w:t>Al</w:t>
      </w:r>
      <w:r w:rsidR="00903A46">
        <w:rPr>
          <w:rFonts w:cstheme="minorHAnsi"/>
          <w:i/>
          <w:iCs/>
        </w:rPr>
        <w:t>-</w:t>
      </w:r>
      <w:proofErr w:type="spellStart"/>
      <w:r w:rsidRPr="00903A46">
        <w:rPr>
          <w:rFonts w:cstheme="minorHAnsi"/>
          <w:i/>
          <w:iCs/>
        </w:rPr>
        <w:t>Mayadin</w:t>
      </w:r>
      <w:proofErr w:type="spellEnd"/>
      <w:r w:rsidRPr="008A0AB3">
        <w:rPr>
          <w:rFonts w:cstheme="minorHAnsi"/>
        </w:rPr>
        <w:t xml:space="preserve"> Districts in the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while the largest outbreaks in 2018 were concentrated in </w:t>
      </w:r>
      <w:r w:rsidRPr="00903A46">
        <w:rPr>
          <w:rFonts w:cstheme="minorHAnsi"/>
          <w:i/>
          <w:iCs/>
        </w:rPr>
        <w:t>Al-</w:t>
      </w:r>
      <w:proofErr w:type="spellStart"/>
      <w:r w:rsidRPr="00903A46">
        <w:rPr>
          <w:rFonts w:cstheme="minorHAnsi"/>
          <w:i/>
          <w:iCs/>
        </w:rPr>
        <w:t>Mayadin</w:t>
      </w:r>
      <w:proofErr w:type="spellEnd"/>
      <w:r w:rsidRPr="008A0AB3">
        <w:rPr>
          <w:rFonts w:cstheme="minorHAnsi"/>
        </w:rPr>
        <w:t xml:space="preserve"> and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districts in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and </w:t>
      </w:r>
      <w:r w:rsidRPr="00903A46">
        <w:rPr>
          <w:rFonts w:cstheme="minorHAnsi"/>
          <w:i/>
          <w:iCs/>
        </w:rPr>
        <w:t>Ar-Raqqa</w:t>
      </w:r>
      <w:r w:rsidRPr="008A0AB3">
        <w:rPr>
          <w:rFonts w:cstheme="minorHAnsi"/>
        </w:rPr>
        <w:t xml:space="preserve"> district of </w:t>
      </w:r>
      <w:r w:rsidRPr="00903A46">
        <w:rPr>
          <w:rFonts w:cstheme="minorHAnsi"/>
          <w:i/>
          <w:iCs/>
        </w:rPr>
        <w:t>Ar-Raqqa</w:t>
      </w:r>
      <w:r w:rsidRPr="008A0AB3">
        <w:rPr>
          <w:rFonts w:cstheme="minorHAnsi"/>
        </w:rPr>
        <w:t xml:space="preserve"> Governorate.</w:t>
      </w:r>
      <w:r w:rsidRPr="008A0AB3">
        <w:rPr>
          <w:rFonts w:cstheme="minorHAnsi"/>
          <w:noProof/>
        </w:rPr>
        <w:t xml:space="preserve"> </w:t>
      </w:r>
      <w:r w:rsidRPr="008A0AB3">
        <w:rPr>
          <w:rFonts w:cstheme="minorHAnsi"/>
        </w:rPr>
        <w:t xml:space="preserve">In 2017 </w:t>
      </w:r>
      <w:commentRangeStart w:id="79"/>
      <w:r w:rsidRPr="008A0AB3">
        <w:rPr>
          <w:rFonts w:cstheme="minorHAnsi"/>
        </w:rPr>
        <w:t>incidence</w:t>
      </w:r>
      <w:commentRangeEnd w:id="79"/>
      <w:r w:rsidRPr="008A0AB3">
        <w:rPr>
          <w:rStyle w:val="CommentReference"/>
          <w:rFonts w:cstheme="minorHAnsi"/>
          <w:sz w:val="22"/>
          <w:szCs w:val="22"/>
        </w:rPr>
        <w:commentReference w:id="79"/>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14F296C9" w:rsidR="004E712C" w:rsidRDefault="00570EA1" w:rsidP="00572DF8">
      <w:pPr>
        <w:spacing w:line="240" w:lineRule="auto"/>
        <w:jc w:val="both"/>
        <w:rPr>
          <w:rFonts w:cstheme="minorHAnsi"/>
          <w:noProof/>
        </w:rPr>
      </w:pPr>
      <w:r>
        <w:rPr>
          <w:rFonts w:cstheme="minorHAnsi"/>
          <w:noProof/>
        </w:rPr>
        <w:t xml:space="preserve">Table Y: </w:t>
      </w:r>
      <w:commentRangeStart w:id="80"/>
      <w:r w:rsidR="003A5EF1" w:rsidRPr="008A0AB3">
        <w:rPr>
          <w:rFonts w:cstheme="minorHAnsi"/>
          <w:noProof/>
        </w:rPr>
        <w:t xml:space="preserve">Summary </w:t>
      </w:r>
      <w:r w:rsidR="002307EF">
        <w:rPr>
          <w:rFonts w:cstheme="minorHAnsi"/>
          <w:noProof/>
        </w:rPr>
        <w:t>of suspected cases of measles, by year</w:t>
      </w:r>
      <w:commentRangeEnd w:id="80"/>
      <w:r w:rsidR="00734334">
        <w:rPr>
          <w:rStyle w:val="CommentReference"/>
        </w:rPr>
        <w:commentReference w:id="80"/>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25AA6507" w:rsidR="00570EA1" w:rsidRPr="008A0AB3" w:rsidRDefault="00570EA1" w:rsidP="00572DF8">
      <w:pPr>
        <w:spacing w:line="240" w:lineRule="auto"/>
        <w:jc w:val="both"/>
        <w:rPr>
          <w:rFonts w:cstheme="minorHAnsi"/>
          <w:noProof/>
        </w:rPr>
      </w:pPr>
      <w:r>
        <w:rPr>
          <w:rFonts w:cstheme="minorHAnsi"/>
          <w:noProof/>
        </w:rPr>
        <w:t>Table Y2:</w:t>
      </w:r>
      <w:r w:rsidR="002307EF" w:rsidRPr="002307EF">
        <w:rPr>
          <w:rFonts w:cstheme="minorHAnsi"/>
          <w:noProof/>
        </w:rPr>
        <w:t xml:space="preserve"> Summary of suspected cases of measles, by </w:t>
      </w:r>
      <w:r w:rsidR="002307EF">
        <w:rPr>
          <w:rFonts w:cstheme="minorHAnsi"/>
          <w:noProof/>
        </w:rPr>
        <w:t>governorate</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65F3FEF3" w:rsidR="006416BE" w:rsidRPr="008A0AB3" w:rsidRDefault="002307EF" w:rsidP="00572DF8">
      <w:pPr>
        <w:spacing w:line="240" w:lineRule="auto"/>
        <w:jc w:val="both"/>
        <w:rPr>
          <w:rFonts w:cstheme="minorHAnsi"/>
          <w:noProof/>
        </w:rPr>
      </w:pPr>
      <w:r>
        <w:rPr>
          <w:rFonts w:cstheme="minorHAnsi"/>
          <w:noProof/>
        </w:rPr>
        <w:t xml:space="preserve">Table Y3: </w:t>
      </w:r>
      <w:r w:rsidR="003A5EF1" w:rsidRPr="008A0AB3">
        <w:rPr>
          <w:rFonts w:cstheme="minorHAnsi"/>
          <w:noProof/>
        </w:rPr>
        <w:t>Sum</w:t>
      </w:r>
      <w:r w:rsidR="006416BE" w:rsidRPr="008A0AB3">
        <w:rPr>
          <w:rFonts w:cstheme="minorHAnsi"/>
          <w:noProof/>
        </w:rPr>
        <w:t xml:space="preserve">mary </w:t>
      </w:r>
      <w:r>
        <w:rPr>
          <w:rFonts w:cstheme="minorHAnsi"/>
          <w:noProof/>
        </w:rPr>
        <w:t>of</w:t>
      </w:r>
      <w:r w:rsidR="00BE1BF8" w:rsidRPr="008A0AB3">
        <w:rPr>
          <w:rFonts w:cstheme="minorHAnsi"/>
          <w:noProof/>
        </w:rPr>
        <w:t xml:space="preserve"> incidence</w:t>
      </w:r>
      <w:r>
        <w:rPr>
          <w:rFonts w:cstheme="minorHAnsi"/>
          <w:noProof/>
        </w:rPr>
        <w:t xml:space="preserve"> of suspected cases of measles, by year</w:t>
      </w:r>
    </w:p>
    <w:tbl>
      <w:tblPr>
        <w:tblStyle w:val="TableGrid"/>
        <w:tblW w:w="9175" w:type="dxa"/>
        <w:tblLook w:val="04A0" w:firstRow="1" w:lastRow="0" w:firstColumn="1" w:lastColumn="0" w:noHBand="0" w:noVBand="1"/>
      </w:tblPr>
      <w:tblGrid>
        <w:gridCol w:w="849"/>
        <w:gridCol w:w="2028"/>
        <w:gridCol w:w="1654"/>
        <w:gridCol w:w="1973"/>
        <w:gridCol w:w="1295"/>
        <w:gridCol w:w="1376"/>
      </w:tblGrid>
      <w:tr w:rsidR="000A3AF6" w:rsidRPr="007908F0" w14:paraId="12F8B729" w14:textId="77777777" w:rsidTr="000A3AF6">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2028" w:type="dxa"/>
            <w:noWrap/>
            <w:vAlign w:val="center"/>
            <w:hideMark/>
          </w:tcPr>
          <w:p w14:paraId="2DECB92E" w14:textId="1710186F" w:rsidR="002246D5" w:rsidRPr="007908F0" w:rsidRDefault="002246D5" w:rsidP="002246D5">
            <w:pPr>
              <w:rPr>
                <w:rFonts w:eastAsia="Times New Roman" w:cstheme="minorHAnsi"/>
                <w:b/>
                <w:bCs/>
              </w:rPr>
            </w:pPr>
            <w:r w:rsidRPr="004E712C">
              <w:rPr>
                <w:rFonts w:cstheme="minorHAnsi"/>
                <w:b/>
                <w:bCs/>
                <w:noProof/>
              </w:rPr>
              <w:t>Number of Weekly District Reports</w:t>
            </w:r>
          </w:p>
        </w:tc>
        <w:tc>
          <w:tcPr>
            <w:tcW w:w="1860" w:type="dxa"/>
            <w:vAlign w:val="center"/>
          </w:tcPr>
          <w:p w14:paraId="7601DABA" w14:textId="6E2680C7" w:rsidR="002246D5" w:rsidRDefault="002246D5" w:rsidP="002246D5">
            <w:pP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73" w:type="dxa"/>
            <w:noWrap/>
            <w:vAlign w:val="center"/>
            <w:hideMark/>
          </w:tcPr>
          <w:p w14:paraId="39B4FCBE" w14:textId="5627569E" w:rsidR="002246D5" w:rsidRPr="007908F0" w:rsidRDefault="002246D5" w:rsidP="002246D5">
            <w:pP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6979E4" w:rsidRPr="00B06E00">
              <w:rPr>
                <w:rFonts w:eastAsia="Times New Roman" w:cstheme="minorHAnsi"/>
                <w:i/>
                <w:iCs/>
              </w:rPr>
              <w:t>(</w:t>
            </w:r>
            <w:r w:rsidRPr="00B06E00">
              <w:rPr>
                <w:rFonts w:eastAsia="Times New Roman" w:cstheme="minorHAnsi"/>
                <w:i/>
                <w:iCs/>
              </w:rPr>
              <w:t xml:space="preserve">Number of cases per </w:t>
            </w:r>
            <w:r w:rsidR="00D5529B">
              <w:rPr>
                <w:rFonts w:eastAsia="Times New Roman" w:cstheme="minorHAnsi"/>
                <w:i/>
                <w:iCs/>
              </w:rPr>
              <w:t xml:space="preserve">100k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95" w:type="dxa"/>
            <w:noWrap/>
            <w:vAlign w:val="center"/>
            <w:hideMark/>
          </w:tcPr>
          <w:p w14:paraId="08C840E6" w14:textId="6ED90A2B" w:rsidR="002246D5" w:rsidRPr="007908F0" w:rsidRDefault="002246D5" w:rsidP="002246D5">
            <w:pP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 </w:t>
            </w:r>
          </w:p>
        </w:tc>
        <w:tc>
          <w:tcPr>
            <w:tcW w:w="1170" w:type="dxa"/>
            <w:noWrap/>
            <w:vAlign w:val="center"/>
            <w:hideMark/>
          </w:tcPr>
          <w:p w14:paraId="08146F26" w14:textId="702486FD" w:rsidR="002246D5" w:rsidRPr="007908F0" w:rsidRDefault="002246D5" w:rsidP="002246D5">
            <w:pP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0A3AF6">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2028"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6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73"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95"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17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0A3AF6">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2028"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6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73"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95"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17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0A3AF6">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2028"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6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73"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95"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17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0A3AF6">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2028"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6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73"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95"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17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0A3AF6">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2028"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6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73"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95"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17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38A84089" w:rsidR="002307EF" w:rsidRPr="002307EF" w:rsidRDefault="00A67D99" w:rsidP="00A67D99">
      <w:pPr>
        <w:spacing w:line="240" w:lineRule="auto"/>
        <w:jc w:val="both"/>
        <w:rPr>
          <w:rFonts w:cstheme="minorHAnsi"/>
          <w:noProof/>
        </w:rPr>
      </w:pPr>
      <w:r>
        <w:rPr>
          <w:rFonts w:cstheme="minorHAnsi"/>
          <w:noProof/>
        </w:rPr>
        <w:t>Table Y</w:t>
      </w:r>
      <w:r w:rsidR="000D11AE">
        <w:rPr>
          <w:rFonts w:cstheme="minorHAnsi"/>
          <w:noProof/>
        </w:rPr>
        <w:t>4</w:t>
      </w:r>
      <w:r>
        <w:rPr>
          <w:rFonts w:cstheme="minorHAnsi"/>
          <w:noProof/>
        </w:rPr>
        <w:t xml:space="preserve">: </w:t>
      </w:r>
      <w:r w:rsidRPr="008A0AB3">
        <w:rPr>
          <w:rFonts w:cstheme="minorHAnsi"/>
          <w:noProof/>
        </w:rPr>
        <w:t xml:space="preserve">Summary </w:t>
      </w:r>
      <w:r>
        <w:rPr>
          <w:rFonts w:cstheme="minorHAnsi"/>
          <w:noProof/>
        </w:rPr>
        <w:t>of</w:t>
      </w:r>
      <w:r w:rsidRPr="008A0AB3">
        <w:rPr>
          <w:rFonts w:cstheme="minorHAnsi"/>
          <w:noProof/>
        </w:rPr>
        <w:t xml:space="preserve"> incidence</w:t>
      </w:r>
      <w:r>
        <w:rPr>
          <w:rFonts w:cstheme="minorHAnsi"/>
          <w:noProof/>
        </w:rPr>
        <w:t xml:space="preserve"> of suspected cases of measles, by </w:t>
      </w:r>
      <w:r>
        <w:rPr>
          <w:rFonts w:cstheme="minorHAnsi"/>
          <w:noProof/>
        </w:rPr>
        <w:t>governorate</w:t>
      </w:r>
    </w:p>
    <w:tbl>
      <w:tblPr>
        <w:tblStyle w:val="TableGrid"/>
        <w:tblW w:w="9805" w:type="dxa"/>
        <w:tblLayout w:type="fixed"/>
        <w:tblLook w:val="04A0" w:firstRow="1" w:lastRow="0" w:firstColumn="1" w:lastColumn="0" w:noHBand="0" w:noVBand="1"/>
      </w:tblPr>
      <w:tblGrid>
        <w:gridCol w:w="1435"/>
        <w:gridCol w:w="1170"/>
        <w:gridCol w:w="1800"/>
        <w:gridCol w:w="2070"/>
        <w:gridCol w:w="1832"/>
        <w:gridCol w:w="1498"/>
      </w:tblGrid>
      <w:tr w:rsidR="00D5529B" w:rsidRPr="002307EF" w14:paraId="2CB557CE" w14:textId="77777777" w:rsidTr="00F719CE">
        <w:trPr>
          <w:trHeight w:val="1618"/>
        </w:trPr>
        <w:tc>
          <w:tcPr>
            <w:tcW w:w="1435" w:type="dxa"/>
            <w:noWrap/>
            <w:vAlign w:val="center"/>
            <w:hideMark/>
          </w:tcPr>
          <w:p w14:paraId="659488A1" w14:textId="77777777" w:rsidR="00D5529B" w:rsidRPr="002307EF" w:rsidRDefault="00D5529B"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D5529B" w:rsidRPr="002307EF" w:rsidRDefault="00D5529B" w:rsidP="00D5529B">
            <w:pPr>
              <w:spacing w:line="131" w:lineRule="atLeast"/>
              <w:rPr>
                <w:rFonts w:ascii="Calibri" w:eastAsia="Times New Roman" w:hAnsi="Calibri" w:cs="Calibri"/>
              </w:rPr>
            </w:pPr>
          </w:p>
        </w:tc>
        <w:tc>
          <w:tcPr>
            <w:tcW w:w="1170" w:type="dxa"/>
            <w:noWrap/>
            <w:vAlign w:val="center"/>
            <w:hideMark/>
          </w:tcPr>
          <w:p w14:paraId="00FC37FB" w14:textId="1BD5FE90"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Number of Weekly District Reports</w:t>
            </w:r>
          </w:p>
        </w:tc>
        <w:tc>
          <w:tcPr>
            <w:tcW w:w="1800" w:type="dxa"/>
            <w:vAlign w:val="center"/>
          </w:tcPr>
          <w:p w14:paraId="0C2C067B" w14:textId="77777777" w:rsidR="00D5529B" w:rsidRDefault="00D5529B" w:rsidP="00D5529B">
            <w:pPr>
              <w:spacing w:line="131" w:lineRule="atLeast"/>
              <w:jc w:val="right"/>
              <w:rPr>
                <w:rFonts w:ascii="Calibri" w:eastAsia="Times New Roman" w:hAnsi="Calibri" w:cs="Calibri"/>
                <w:b/>
                <w:bCs/>
              </w:rPr>
            </w:pPr>
            <w:r>
              <w:rPr>
                <w:rFonts w:ascii="Calibri" w:eastAsia="Times New Roman" w:hAnsi="Calibri" w:cs="Calibri"/>
                <w:b/>
                <w:bCs/>
              </w:rPr>
              <w:t>5-year Incidence</w:t>
            </w:r>
          </w:p>
          <w:p w14:paraId="346F1959" w14:textId="7D80B7AA" w:rsidR="00D5529B" w:rsidRPr="00D5529B" w:rsidRDefault="00D5529B" w:rsidP="00D5529B">
            <w:pPr>
              <w:spacing w:line="131" w:lineRule="atLeast"/>
              <w:jc w:val="right"/>
              <w:rPr>
                <w:rFonts w:ascii="Calibri" w:eastAsia="Times New Roman" w:hAnsi="Calibri" w:cs="Calibri"/>
                <w:i/>
                <w:iCs/>
              </w:rPr>
            </w:pPr>
            <w:r w:rsidRPr="00D5529B">
              <w:rPr>
                <w:rFonts w:ascii="Calibri" w:eastAsia="Times New Roman" w:hAnsi="Calibri" w:cs="Calibri"/>
                <w:i/>
                <w:iCs/>
              </w:rPr>
              <w:t xml:space="preserve">(Cases per 100k people over entire study period) </w:t>
            </w:r>
          </w:p>
        </w:tc>
        <w:tc>
          <w:tcPr>
            <w:tcW w:w="2070" w:type="dxa"/>
            <w:noWrap/>
            <w:vAlign w:val="center"/>
            <w:hideMark/>
          </w:tcPr>
          <w:p w14:paraId="766E3565" w14:textId="430D6769" w:rsidR="00D5529B" w:rsidRPr="002307EF" w:rsidRDefault="00D5529B" w:rsidP="00D5529B">
            <w:pPr>
              <w:spacing w:line="131" w:lineRule="atLeast"/>
              <w:jc w:val="right"/>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(Number of cases per </w:t>
            </w:r>
            <w:r>
              <w:rPr>
                <w:rFonts w:eastAsia="Times New Roman" w:cstheme="minorHAnsi"/>
                <w:i/>
                <w:iCs/>
              </w:rPr>
              <w:t xml:space="preserve">100k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832" w:type="dxa"/>
            <w:noWrap/>
            <w:vAlign w:val="center"/>
            <w:hideMark/>
          </w:tcPr>
          <w:p w14:paraId="04478EF3" w14:textId="0F691904" w:rsidR="00D5529B" w:rsidRPr="002307EF" w:rsidRDefault="00D5529B" w:rsidP="00D5529B">
            <w:pPr>
              <w:spacing w:line="131" w:lineRule="atLeast"/>
              <w:jc w:val="right"/>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498" w:type="dxa"/>
            <w:noWrap/>
            <w:vAlign w:val="center"/>
            <w:hideMark/>
          </w:tcPr>
          <w:p w14:paraId="0BB15277" w14:textId="5B0996E5" w:rsidR="00D5529B" w:rsidRPr="002307EF" w:rsidRDefault="00D5529B" w:rsidP="00D5529B">
            <w:pPr>
              <w:spacing w:line="131" w:lineRule="atLeast"/>
              <w:jc w:val="right"/>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D5529B" w:rsidRPr="002307EF" w14:paraId="40FFCB7D" w14:textId="77777777" w:rsidTr="00D5529B">
        <w:trPr>
          <w:trHeight w:val="270"/>
        </w:trPr>
        <w:tc>
          <w:tcPr>
            <w:tcW w:w="1435" w:type="dxa"/>
            <w:noWrap/>
            <w:hideMark/>
          </w:tcPr>
          <w:p w14:paraId="43F632A2"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w:t>
            </w:r>
            <w:proofErr w:type="spellStart"/>
            <w:r w:rsidRPr="002307EF">
              <w:rPr>
                <w:rFonts w:ascii="Calibri" w:eastAsia="Times New Roman" w:hAnsi="Calibri" w:cs="Calibri"/>
                <w:b/>
                <w:bCs/>
                <w:i/>
                <w:iCs/>
              </w:rPr>
              <w:t>Hasakeh</w:t>
            </w:r>
            <w:proofErr w:type="spellEnd"/>
          </w:p>
        </w:tc>
        <w:tc>
          <w:tcPr>
            <w:tcW w:w="1170" w:type="dxa"/>
            <w:noWrap/>
            <w:hideMark/>
          </w:tcPr>
          <w:p w14:paraId="57013E8D"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843</w:t>
            </w:r>
          </w:p>
        </w:tc>
        <w:tc>
          <w:tcPr>
            <w:tcW w:w="1800" w:type="dxa"/>
          </w:tcPr>
          <w:p w14:paraId="2D528713" w14:textId="03AA0344"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0.436</w:t>
            </w:r>
          </w:p>
        </w:tc>
        <w:tc>
          <w:tcPr>
            <w:tcW w:w="2070" w:type="dxa"/>
            <w:noWrap/>
            <w:hideMark/>
          </w:tcPr>
          <w:p w14:paraId="65C98EEC" w14:textId="252C3DF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832" w:type="dxa"/>
            <w:noWrap/>
            <w:hideMark/>
          </w:tcPr>
          <w:p w14:paraId="007CDC90" w14:textId="53883A1A"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2.13</w:t>
            </w:r>
          </w:p>
        </w:tc>
        <w:tc>
          <w:tcPr>
            <w:tcW w:w="1498" w:type="dxa"/>
            <w:noWrap/>
            <w:hideMark/>
          </w:tcPr>
          <w:p w14:paraId="4247366D" w14:textId="009BA6BD"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2E52A800" w14:textId="77777777" w:rsidTr="00D5529B">
        <w:trPr>
          <w:trHeight w:val="270"/>
        </w:trPr>
        <w:tc>
          <w:tcPr>
            <w:tcW w:w="1435" w:type="dxa"/>
            <w:noWrap/>
            <w:hideMark/>
          </w:tcPr>
          <w:p w14:paraId="302E56B9"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Aleppo</w:t>
            </w:r>
          </w:p>
        </w:tc>
        <w:tc>
          <w:tcPr>
            <w:tcW w:w="1170" w:type="dxa"/>
            <w:noWrap/>
            <w:hideMark/>
          </w:tcPr>
          <w:p w14:paraId="7CC1C8A7"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1575</w:t>
            </w:r>
          </w:p>
        </w:tc>
        <w:tc>
          <w:tcPr>
            <w:tcW w:w="1800" w:type="dxa"/>
          </w:tcPr>
          <w:p w14:paraId="7CBAE1FE" w14:textId="0177F30A"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0.95</w:t>
            </w:r>
            <w:r>
              <w:rPr>
                <w:rFonts w:ascii="Calibri" w:eastAsia="Times New Roman" w:hAnsi="Calibri" w:cs="Calibri"/>
              </w:rPr>
              <w:t>7</w:t>
            </w:r>
          </w:p>
        </w:tc>
        <w:tc>
          <w:tcPr>
            <w:tcW w:w="2070" w:type="dxa"/>
            <w:noWrap/>
            <w:hideMark/>
          </w:tcPr>
          <w:p w14:paraId="313B9984" w14:textId="5214A2E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832" w:type="dxa"/>
            <w:noWrap/>
            <w:hideMark/>
          </w:tcPr>
          <w:p w14:paraId="567D37B1" w14:textId="2C29D4E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3.74</w:t>
            </w:r>
          </w:p>
        </w:tc>
        <w:tc>
          <w:tcPr>
            <w:tcW w:w="1498" w:type="dxa"/>
            <w:noWrap/>
            <w:hideMark/>
          </w:tcPr>
          <w:p w14:paraId="335A67F3" w14:textId="4D197A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D5529B" w:rsidRPr="002307EF" w14:paraId="2CF1A12C" w14:textId="77777777" w:rsidTr="00D5529B">
        <w:trPr>
          <w:trHeight w:val="279"/>
        </w:trPr>
        <w:tc>
          <w:tcPr>
            <w:tcW w:w="1435" w:type="dxa"/>
            <w:noWrap/>
            <w:hideMark/>
          </w:tcPr>
          <w:p w14:paraId="3403CFDB"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Ar-Raqqa</w:t>
            </w:r>
          </w:p>
        </w:tc>
        <w:tc>
          <w:tcPr>
            <w:tcW w:w="1170" w:type="dxa"/>
            <w:noWrap/>
            <w:hideMark/>
          </w:tcPr>
          <w:p w14:paraId="1149E5D2"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715</w:t>
            </w:r>
          </w:p>
        </w:tc>
        <w:tc>
          <w:tcPr>
            <w:tcW w:w="1800" w:type="dxa"/>
          </w:tcPr>
          <w:p w14:paraId="53B337CB" w14:textId="0BB6E8F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4.68</w:t>
            </w:r>
          </w:p>
        </w:tc>
        <w:tc>
          <w:tcPr>
            <w:tcW w:w="2070" w:type="dxa"/>
            <w:noWrap/>
            <w:hideMark/>
          </w:tcPr>
          <w:p w14:paraId="5B0253EC" w14:textId="287CB8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832" w:type="dxa"/>
            <w:noWrap/>
            <w:hideMark/>
          </w:tcPr>
          <w:p w14:paraId="035A6C24" w14:textId="21D79EF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498" w:type="dxa"/>
            <w:noWrap/>
            <w:hideMark/>
          </w:tcPr>
          <w:p w14:paraId="16113381" w14:textId="63360A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D5529B" w:rsidRPr="002307EF" w14:paraId="780F8C3D" w14:textId="77777777" w:rsidTr="00D5529B">
        <w:trPr>
          <w:trHeight w:val="270"/>
        </w:trPr>
        <w:tc>
          <w:tcPr>
            <w:tcW w:w="1435" w:type="dxa"/>
            <w:noWrap/>
            <w:hideMark/>
          </w:tcPr>
          <w:p w14:paraId="4CC0EF7F" w14:textId="77777777" w:rsidR="00D5529B" w:rsidRPr="002307EF" w:rsidRDefault="00D5529B" w:rsidP="00D5529B">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1170" w:type="dxa"/>
            <w:noWrap/>
            <w:hideMark/>
          </w:tcPr>
          <w:p w14:paraId="20B0C52A"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535</w:t>
            </w:r>
          </w:p>
        </w:tc>
        <w:tc>
          <w:tcPr>
            <w:tcW w:w="1800" w:type="dxa"/>
          </w:tcPr>
          <w:p w14:paraId="7A4FFF49" w14:textId="0314EC95"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0.209</w:t>
            </w:r>
          </w:p>
        </w:tc>
        <w:tc>
          <w:tcPr>
            <w:tcW w:w="2070" w:type="dxa"/>
            <w:noWrap/>
            <w:hideMark/>
          </w:tcPr>
          <w:p w14:paraId="3888908F" w14:textId="1D705A96"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832" w:type="dxa"/>
            <w:noWrap/>
            <w:hideMark/>
          </w:tcPr>
          <w:p w14:paraId="6A1E8F8B" w14:textId="67F963C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0.358</w:t>
            </w:r>
          </w:p>
        </w:tc>
        <w:tc>
          <w:tcPr>
            <w:tcW w:w="1498" w:type="dxa"/>
            <w:noWrap/>
            <w:hideMark/>
          </w:tcPr>
          <w:p w14:paraId="0D5E5C82" w14:textId="2B45A6F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0.197</w:t>
            </w:r>
          </w:p>
        </w:tc>
      </w:tr>
      <w:tr w:rsidR="00D5529B" w:rsidRPr="002307EF" w14:paraId="63900EA9" w14:textId="77777777" w:rsidTr="00D5529B">
        <w:trPr>
          <w:trHeight w:val="270"/>
        </w:trPr>
        <w:tc>
          <w:tcPr>
            <w:tcW w:w="1435" w:type="dxa"/>
            <w:noWrap/>
            <w:hideMark/>
          </w:tcPr>
          <w:p w14:paraId="0783F60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1170" w:type="dxa"/>
            <w:noWrap/>
            <w:hideMark/>
          </w:tcPr>
          <w:p w14:paraId="6C821360"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701</w:t>
            </w:r>
          </w:p>
        </w:tc>
        <w:tc>
          <w:tcPr>
            <w:tcW w:w="1800" w:type="dxa"/>
          </w:tcPr>
          <w:p w14:paraId="57E664E3" w14:textId="28439D2D"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4.14</w:t>
            </w:r>
          </w:p>
        </w:tc>
        <w:tc>
          <w:tcPr>
            <w:tcW w:w="2070" w:type="dxa"/>
            <w:noWrap/>
            <w:hideMark/>
          </w:tcPr>
          <w:p w14:paraId="552E49DA" w14:textId="6A0188B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832" w:type="dxa"/>
            <w:noWrap/>
            <w:hideMark/>
          </w:tcPr>
          <w:p w14:paraId="6BD41353" w14:textId="6574EC01"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18.4</w:t>
            </w:r>
          </w:p>
        </w:tc>
        <w:tc>
          <w:tcPr>
            <w:tcW w:w="1498" w:type="dxa"/>
            <w:noWrap/>
            <w:hideMark/>
          </w:tcPr>
          <w:p w14:paraId="1E8B5D89" w14:textId="2A23D4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4.17</w:t>
            </w:r>
          </w:p>
        </w:tc>
      </w:tr>
      <w:tr w:rsidR="00D5529B" w:rsidRPr="002307EF" w14:paraId="6E12F2F6" w14:textId="77777777" w:rsidTr="00D5529B">
        <w:trPr>
          <w:trHeight w:val="270"/>
        </w:trPr>
        <w:tc>
          <w:tcPr>
            <w:tcW w:w="1435" w:type="dxa"/>
            <w:noWrap/>
            <w:hideMark/>
          </w:tcPr>
          <w:p w14:paraId="288F4496"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Hama</w:t>
            </w:r>
          </w:p>
        </w:tc>
        <w:tc>
          <w:tcPr>
            <w:tcW w:w="1170" w:type="dxa"/>
            <w:noWrap/>
            <w:hideMark/>
          </w:tcPr>
          <w:p w14:paraId="1B46E425"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797</w:t>
            </w:r>
          </w:p>
        </w:tc>
        <w:tc>
          <w:tcPr>
            <w:tcW w:w="1800" w:type="dxa"/>
          </w:tcPr>
          <w:p w14:paraId="2C469869" w14:textId="000196D2"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0.13</w:t>
            </w:r>
            <w:r>
              <w:rPr>
                <w:rFonts w:ascii="Calibri" w:eastAsia="Times New Roman" w:hAnsi="Calibri" w:cs="Calibri"/>
              </w:rPr>
              <w:t>4</w:t>
            </w:r>
          </w:p>
        </w:tc>
        <w:tc>
          <w:tcPr>
            <w:tcW w:w="2070" w:type="dxa"/>
            <w:noWrap/>
            <w:hideMark/>
          </w:tcPr>
          <w:p w14:paraId="09AB1505" w14:textId="3CB9503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832" w:type="dxa"/>
            <w:noWrap/>
            <w:hideMark/>
          </w:tcPr>
          <w:p w14:paraId="03520F6D" w14:textId="518EDD18"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0.339</w:t>
            </w:r>
          </w:p>
        </w:tc>
        <w:tc>
          <w:tcPr>
            <w:tcW w:w="1498" w:type="dxa"/>
            <w:noWrap/>
            <w:hideMark/>
          </w:tcPr>
          <w:p w14:paraId="2555F7DF" w14:textId="63AFA463"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37B7C754" w14:textId="77777777" w:rsidTr="00D5529B">
        <w:trPr>
          <w:trHeight w:val="270"/>
        </w:trPr>
        <w:tc>
          <w:tcPr>
            <w:tcW w:w="1435" w:type="dxa"/>
            <w:noWrap/>
            <w:hideMark/>
          </w:tcPr>
          <w:p w14:paraId="67FFB61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Homs</w:t>
            </w:r>
          </w:p>
        </w:tc>
        <w:tc>
          <w:tcPr>
            <w:tcW w:w="1170" w:type="dxa"/>
            <w:noWrap/>
            <w:hideMark/>
          </w:tcPr>
          <w:p w14:paraId="57FA3BFE"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304</w:t>
            </w:r>
          </w:p>
        </w:tc>
        <w:tc>
          <w:tcPr>
            <w:tcW w:w="1800" w:type="dxa"/>
          </w:tcPr>
          <w:p w14:paraId="77532806" w14:textId="6BAF67A9"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0.0010</w:t>
            </w:r>
            <w:r>
              <w:rPr>
                <w:rFonts w:ascii="Calibri" w:eastAsia="Times New Roman" w:hAnsi="Calibri" w:cs="Calibri"/>
              </w:rPr>
              <w:t>2</w:t>
            </w:r>
          </w:p>
        </w:tc>
        <w:tc>
          <w:tcPr>
            <w:tcW w:w="2070" w:type="dxa"/>
            <w:noWrap/>
            <w:hideMark/>
          </w:tcPr>
          <w:p w14:paraId="35DC67B9" w14:textId="2B51AC7E"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832" w:type="dxa"/>
            <w:noWrap/>
            <w:hideMark/>
          </w:tcPr>
          <w:p w14:paraId="638405FD" w14:textId="27B911A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498" w:type="dxa"/>
            <w:noWrap/>
            <w:hideMark/>
          </w:tcPr>
          <w:p w14:paraId="5B21B8B4" w14:textId="61185A8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r w:rsidR="00D5529B" w:rsidRPr="002307EF" w14:paraId="1E4EBC69" w14:textId="77777777" w:rsidTr="00D5529B">
        <w:trPr>
          <w:trHeight w:val="270"/>
        </w:trPr>
        <w:tc>
          <w:tcPr>
            <w:tcW w:w="1435" w:type="dxa"/>
            <w:noWrap/>
            <w:hideMark/>
          </w:tcPr>
          <w:p w14:paraId="2066B79C"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Idleb</w:t>
            </w:r>
          </w:p>
        </w:tc>
        <w:tc>
          <w:tcPr>
            <w:tcW w:w="1170" w:type="dxa"/>
            <w:noWrap/>
            <w:hideMark/>
          </w:tcPr>
          <w:p w14:paraId="1F9EAA3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1170</w:t>
            </w:r>
          </w:p>
        </w:tc>
        <w:tc>
          <w:tcPr>
            <w:tcW w:w="1800" w:type="dxa"/>
          </w:tcPr>
          <w:p w14:paraId="6C271708" w14:textId="09EBCA60"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1.6</w:t>
            </w:r>
            <w:r>
              <w:rPr>
                <w:rFonts w:ascii="Calibri" w:eastAsia="Times New Roman" w:hAnsi="Calibri" w:cs="Calibri"/>
              </w:rPr>
              <w:t>7</w:t>
            </w:r>
          </w:p>
        </w:tc>
        <w:tc>
          <w:tcPr>
            <w:tcW w:w="2070" w:type="dxa"/>
            <w:noWrap/>
            <w:hideMark/>
          </w:tcPr>
          <w:p w14:paraId="24F427CB" w14:textId="4C336E9B"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832" w:type="dxa"/>
            <w:noWrap/>
            <w:hideMark/>
          </w:tcPr>
          <w:p w14:paraId="45A7523D" w14:textId="01E63425"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2.35</w:t>
            </w:r>
          </w:p>
        </w:tc>
        <w:tc>
          <w:tcPr>
            <w:tcW w:w="1498" w:type="dxa"/>
            <w:noWrap/>
            <w:hideMark/>
          </w:tcPr>
          <w:p w14:paraId="1CEF2AEE" w14:textId="7E54D190"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0.711</w:t>
            </w:r>
          </w:p>
        </w:tc>
      </w:tr>
      <w:tr w:rsidR="00D5529B" w:rsidRPr="002307EF" w14:paraId="6D030ADF" w14:textId="77777777" w:rsidTr="00D5529B">
        <w:trPr>
          <w:trHeight w:val="279"/>
        </w:trPr>
        <w:tc>
          <w:tcPr>
            <w:tcW w:w="1435" w:type="dxa"/>
            <w:noWrap/>
            <w:hideMark/>
          </w:tcPr>
          <w:p w14:paraId="4D9EDAB7" w14:textId="77777777" w:rsidR="00D5529B" w:rsidRPr="002307EF" w:rsidRDefault="00D5529B" w:rsidP="00D5529B">
            <w:pPr>
              <w:rPr>
                <w:rFonts w:ascii="Calibri" w:eastAsia="Times New Roman" w:hAnsi="Calibri" w:cs="Calibri"/>
                <w:b/>
                <w:bCs/>
                <w:i/>
                <w:iCs/>
              </w:rPr>
            </w:pPr>
            <w:r w:rsidRPr="002307EF">
              <w:rPr>
                <w:rFonts w:ascii="Calibri" w:eastAsia="Times New Roman" w:hAnsi="Calibri" w:cs="Calibri"/>
                <w:b/>
                <w:bCs/>
                <w:i/>
                <w:iCs/>
              </w:rPr>
              <w:t>Quneitra</w:t>
            </w:r>
          </w:p>
        </w:tc>
        <w:tc>
          <w:tcPr>
            <w:tcW w:w="1170" w:type="dxa"/>
            <w:noWrap/>
            <w:hideMark/>
          </w:tcPr>
          <w:p w14:paraId="62397EC3" w14:textId="77777777"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167</w:t>
            </w:r>
          </w:p>
        </w:tc>
        <w:tc>
          <w:tcPr>
            <w:tcW w:w="1800" w:type="dxa"/>
          </w:tcPr>
          <w:p w14:paraId="7AA2B80D" w14:textId="0C6D9266" w:rsidR="00D5529B" w:rsidRPr="002307EF" w:rsidRDefault="00D5529B" w:rsidP="00D5529B">
            <w:pPr>
              <w:jc w:val="right"/>
              <w:rPr>
                <w:rFonts w:ascii="Calibri" w:eastAsia="Times New Roman" w:hAnsi="Calibri" w:cs="Calibri"/>
              </w:rPr>
            </w:pPr>
            <w:r w:rsidRPr="009C30BB">
              <w:rPr>
                <w:rFonts w:ascii="Calibri" w:eastAsia="Times New Roman" w:hAnsi="Calibri" w:cs="Calibri"/>
              </w:rPr>
              <w:t>0.57</w:t>
            </w:r>
            <w:r>
              <w:rPr>
                <w:rFonts w:ascii="Calibri" w:eastAsia="Times New Roman" w:hAnsi="Calibri" w:cs="Calibri"/>
              </w:rPr>
              <w:t>1</w:t>
            </w:r>
          </w:p>
        </w:tc>
        <w:tc>
          <w:tcPr>
            <w:tcW w:w="2070" w:type="dxa"/>
            <w:noWrap/>
            <w:hideMark/>
          </w:tcPr>
          <w:p w14:paraId="52C0E857" w14:textId="32AB8F3C"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832" w:type="dxa"/>
            <w:noWrap/>
            <w:hideMark/>
          </w:tcPr>
          <w:p w14:paraId="4D9E21DA" w14:textId="776B1D12"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1.04</w:t>
            </w:r>
          </w:p>
        </w:tc>
        <w:tc>
          <w:tcPr>
            <w:tcW w:w="1498" w:type="dxa"/>
            <w:noWrap/>
            <w:hideMark/>
          </w:tcPr>
          <w:p w14:paraId="0DF0E161" w14:textId="571A5049" w:rsidR="00D5529B" w:rsidRPr="002307EF" w:rsidRDefault="00D5529B" w:rsidP="00D5529B">
            <w:pPr>
              <w:jc w:val="right"/>
              <w:rPr>
                <w:rFonts w:ascii="Calibri" w:eastAsia="Times New Roman" w:hAnsi="Calibri" w:cs="Calibri"/>
              </w:rPr>
            </w:pPr>
            <w:r w:rsidRPr="002307EF">
              <w:rPr>
                <w:rFonts w:ascii="Calibri" w:eastAsia="Times New Roman" w:hAnsi="Calibri" w:cs="Calibri"/>
              </w:rPr>
              <w:t>0</w:t>
            </w:r>
          </w:p>
        </w:tc>
      </w:tr>
    </w:tbl>
    <w:p w14:paraId="1688B4F6" w14:textId="77777777" w:rsidR="009F4E28" w:rsidRDefault="009F4E28" w:rsidP="00CC4267">
      <w:pPr>
        <w:spacing w:line="240" w:lineRule="auto"/>
        <w:jc w:val="both"/>
        <w:rPr>
          <w:rFonts w:cstheme="minorHAnsi"/>
          <w:noProof/>
        </w:rPr>
      </w:pPr>
    </w:p>
    <w:p w14:paraId="0B753143" w14:textId="486CF1E5" w:rsidR="00BD40E5" w:rsidRPr="008A0AB3" w:rsidRDefault="00BD40E5" w:rsidP="00CC4267">
      <w:pPr>
        <w:spacing w:line="240" w:lineRule="auto"/>
        <w:jc w:val="both"/>
        <w:rPr>
          <w:rFonts w:cstheme="minorHAnsi"/>
          <w:noProof/>
        </w:rPr>
      </w:pPr>
      <w:r>
        <w:rPr>
          <w:rFonts w:cstheme="minorHAnsi"/>
          <w:noProof/>
        </w:rPr>
        <w:t>Levene’s Test was conducted in order to 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(p-value &lt; 0.001). This meants that the variances were not homogeounus and thus fails the </w:t>
      </w:r>
      <w:commentRangeStart w:id="81"/>
      <w:r w:rsidR="006B72E2">
        <w:rPr>
          <w:rFonts w:cstheme="minorHAnsi"/>
          <w:noProof/>
        </w:rPr>
        <w:t xml:space="preserve">assumptions </w:t>
      </w:r>
      <w:commentRangeEnd w:id="81"/>
      <w:r w:rsidR="002F09E1">
        <w:rPr>
          <w:rStyle w:val="CommentReference"/>
        </w:rPr>
        <w:commentReference w:id="81"/>
      </w:r>
      <w:r w:rsidR="006B72E2">
        <w:rPr>
          <w:rFonts w:cstheme="minorHAnsi"/>
          <w:noProof/>
        </w:rPr>
        <w:t xml:space="preserve">of </w:t>
      </w:r>
      <w:commentRangeStart w:id="82"/>
      <w:r w:rsidR="006B72E2">
        <w:rPr>
          <w:rFonts w:cstheme="minorHAnsi"/>
          <w:noProof/>
        </w:rPr>
        <w:t>many parametric tests.</w:t>
      </w:r>
      <w:commentRangeEnd w:id="82"/>
      <w:r w:rsidR="006B72E2">
        <w:rPr>
          <w:rStyle w:val="CommentReference"/>
        </w:rPr>
        <w:commentReference w:id="82"/>
      </w:r>
      <w:r w:rsidR="006B72E2">
        <w:rPr>
          <w:rFonts w:cstheme="minorHAnsi"/>
          <w:noProof/>
        </w:rPr>
        <w:t xml:space="preserve">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2F09E1">
        <w:rPr>
          <w:rFonts w:cstheme="minorHAnsi"/>
          <w:noProof/>
        </w:rPr>
        <w:t>, Kruskal-Wallis Rank Sum Test</w:t>
      </w:r>
      <w:r w:rsidR="00BD2F2A">
        <w:rPr>
          <w:rFonts w:cstheme="minorHAnsi"/>
          <w:noProof/>
        </w:rPr>
        <w:t xml:space="preserve"> (KWRST)</w:t>
      </w:r>
      <w:r w:rsidR="002F09E1">
        <w:rPr>
          <w:rFonts w:cstheme="minorHAnsi"/>
          <w:noProof/>
        </w:rPr>
        <w:t xml:space="preserve">, and the </w:t>
      </w:r>
      <w:r w:rsidR="002F09E1" w:rsidRPr="002F09E1">
        <w:rPr>
          <w:rFonts w:cstheme="minorHAnsi"/>
          <w:noProof/>
        </w:rPr>
        <w:t>Dwass-Steele-Crotchlow-Fligner all-pairs Test</w:t>
      </w:r>
      <w:r w:rsidR="00BD2F2A">
        <w:rPr>
          <w:rFonts w:cstheme="minorHAnsi"/>
          <w:noProof/>
        </w:rPr>
        <w:t xml:space="preserve"> (DSCF)</w:t>
      </w:r>
      <w:r w:rsidR="002F09E1">
        <w:rPr>
          <w:rFonts w:cstheme="minorHAnsi"/>
          <w:noProof/>
        </w:rPr>
        <w:t>.</w:t>
      </w:r>
    </w:p>
    <w:p w14:paraId="3D801DF9" w14:textId="5E53185B" w:rsidR="00922448" w:rsidRDefault="00B65E96" w:rsidP="00E439C3">
      <w:pPr>
        <w:spacing w:line="240" w:lineRule="auto"/>
        <w:jc w:val="both"/>
      </w:pPr>
      <w:r>
        <w:t xml:space="preserve">We used the Wilcoxon Rank Sum Test in order to compare the </w:t>
      </w:r>
      <w:r w:rsidR="001166C5">
        <w:t>cases</w:t>
      </w:r>
      <w:r>
        <w:t xml:space="preserve"> of measles between two binary variables, age (</w:t>
      </w:r>
      <w:r w:rsidRPr="00B65E96">
        <w:t>&lt;5 vs. ≥5</w:t>
      </w:r>
      <w:r>
        <w:t>) and sex (</w:t>
      </w:r>
      <w:r w:rsidRPr="00B65E96">
        <w:t>Male vs. Female</w:t>
      </w:r>
      <w:r>
        <w:t>)</w:t>
      </w:r>
      <w:r w:rsidR="00D908D8">
        <w:t>,</w:t>
      </w:r>
      <w:r w:rsidR="006C5C44">
        <w:t xml:space="preserve"> and</w:t>
      </w:r>
      <w:r w:rsidR="00D908D8">
        <w:t xml:space="preserve"> </w:t>
      </w:r>
      <w:r w:rsidR="006C5C44">
        <w:t>adjusted the results using</w:t>
      </w:r>
      <w:r w:rsidR="00D908D8">
        <w:t xml:space="preserve"> </w:t>
      </w:r>
      <w:commentRangeStart w:id="83"/>
      <w:proofErr w:type="spellStart"/>
      <w:r w:rsidR="00BC5688" w:rsidRPr="00BC5688">
        <w:t>Benjamini</w:t>
      </w:r>
      <w:proofErr w:type="spellEnd"/>
      <w:r w:rsidR="00BC5688" w:rsidRPr="00BC5688">
        <w:t>–Hochberg</w:t>
      </w:r>
      <w:r w:rsidR="00BC5688">
        <w:t xml:space="preserve"> </w:t>
      </w:r>
      <w:commentRangeEnd w:id="83"/>
      <w:r w:rsidR="00821BA0">
        <w:rPr>
          <w:rStyle w:val="CommentReference"/>
        </w:rPr>
        <w:commentReference w:id="83"/>
      </w:r>
      <w:r w:rsidR="00BC5688">
        <w:t>correction</w:t>
      </w:r>
      <w:r w:rsidR="00821BA0">
        <w:t xml:space="preserve"> for multiple comparisons</w:t>
      </w:r>
      <w:r>
        <w:t xml:space="preserve">. The results are in </w:t>
      </w:r>
      <w:r w:rsidRPr="00370E54">
        <w:rPr>
          <w:highlight w:val="yellow"/>
        </w:rPr>
        <w:t>table</w:t>
      </w:r>
      <w:r>
        <w:t xml:space="preserve"> </w:t>
      </w:r>
      <w:r w:rsidRPr="00B65E96">
        <w:rPr>
          <w:highlight w:val="yellow"/>
        </w:rPr>
        <w:t>X</w:t>
      </w:r>
      <w:r w:rsidR="00370E54" w:rsidRPr="00BD0C81">
        <w:rPr>
          <w:highlight w:val="yellow"/>
        </w:rPr>
        <w:t>1</w:t>
      </w:r>
      <w:r>
        <w:t xml:space="preserve">. Since 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w:t>
      </w:r>
      <w:r w:rsidR="00376DD8">
        <w:lastRenderedPageBreak/>
        <w:t xml:space="preserve">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r w:rsidR="00903A46">
        <w:t>different</w:t>
      </w:r>
      <w:r w:rsidR="00E439C3">
        <w:t xml:space="preserve"> </w:t>
      </w:r>
      <w:r w:rsidR="00376DD8">
        <w:t>geographic regions</w:t>
      </w:r>
      <w:r w:rsidR="00E439C3">
        <w:t xml:space="preserve">. </w:t>
      </w:r>
    </w:p>
    <w:p w14:paraId="72791ABB" w14:textId="0FCCB226" w:rsidR="00A22E52" w:rsidRDefault="00E439C3" w:rsidP="00A22E52">
      <w:pPr>
        <w:spacing w:line="240" w:lineRule="auto"/>
        <w:jc w:val="both"/>
      </w:pPr>
      <w:r>
        <w:t xml:space="preserve">We found that </w:t>
      </w:r>
      <w:r w:rsidR="00E54720">
        <w:t xml:space="preserve">there was a statistically significant difference between cases of suspected </w:t>
      </w:r>
      <w:r w:rsidR="008E4188">
        <w:t>cases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what we would expect to be the smaller population size of the &lt;5 year-old population. This difference is expected, since children and infants are at the highest risk for </w:t>
      </w:r>
      <w:commentRangeStart w:id="84"/>
      <w:r w:rsidR="00A22E52">
        <w:t>measles</w:t>
      </w:r>
      <w:commentRangeEnd w:id="84"/>
      <w:r w:rsidR="00A22E52">
        <w:rPr>
          <w:rStyle w:val="CommentReference"/>
        </w:rPr>
        <w:commentReference w:id="84"/>
      </w:r>
      <w:r w:rsidR="00A22E52">
        <w:t>. This difference in age persisted even when we controlled for sex</w:t>
      </w:r>
      <w:r w:rsidR="003D3CD9">
        <w:t xml:space="preserve"> </w:t>
      </w:r>
      <w:r w:rsidR="003D3CD9" w:rsidRPr="003D3CD9">
        <w:rPr>
          <w:highlight w:val="yellow"/>
        </w:rPr>
        <w:t>(Table X2)</w:t>
      </w:r>
    </w:p>
    <w:p w14:paraId="4092AAD3" w14:textId="0C67E5C3" w:rsidR="008E4188" w:rsidRPr="00E439C3" w:rsidRDefault="008E4188" w:rsidP="00A22E52">
      <w:pPr>
        <w:spacing w:line="240" w:lineRule="auto"/>
        <w:jc w:val="both"/>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1F30759" w14:textId="7AD1218F" w:rsidR="007C6380" w:rsidRDefault="007C6380" w:rsidP="00572DF8">
      <w:pPr>
        <w:spacing w:line="240" w:lineRule="auto"/>
        <w:jc w:val="both"/>
        <w:rPr>
          <w:rFonts w:cstheme="minorHAnsi"/>
          <w:noProof/>
        </w:rPr>
      </w:pP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85"/>
            <w:r w:rsidRPr="003972A8">
              <w:rPr>
                <w:rFonts w:cstheme="minorHAnsi"/>
                <w:b/>
                <w:bCs/>
                <w:noProof/>
              </w:rPr>
              <w:t>Male ≥5 vs. Female ≥5</w:t>
            </w:r>
            <w:commentRangeEnd w:id="85"/>
            <w:r w:rsidR="00B3339C">
              <w:rPr>
                <w:rStyle w:val="CommentReference"/>
              </w:rPr>
              <w:commentReference w:id="85"/>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440172CB" w14:textId="77777777" w:rsidR="007C6380" w:rsidRPr="008A0AB3" w:rsidRDefault="007C6380" w:rsidP="00572DF8">
      <w:pPr>
        <w:spacing w:line="240" w:lineRule="auto"/>
        <w:jc w:val="both"/>
        <w:rPr>
          <w:rFonts w:cstheme="minorHAnsi"/>
          <w:noProof/>
        </w:rPr>
      </w:pPr>
    </w:p>
    <w:p w14:paraId="69FB469A" w14:textId="77777777"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This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the mean ranks of the groups are not the same.</w:t>
      </w:r>
    </w:p>
    <w:p w14:paraId="15DEF6C0" w14:textId="165AE831" w:rsidR="00C0467B" w:rsidRPr="00B21257" w:rsidRDefault="00F405FA" w:rsidP="00B21257">
      <w:pPr>
        <w:spacing w:line="240" w:lineRule="auto"/>
        <w:jc w:val="both"/>
        <w:rPr>
          <w:rFonts w:cstheme="minorHAnsi"/>
          <w:vertAlign w:val="superscript"/>
        </w:rPr>
      </w:pPr>
      <w:r w:rsidRPr="008A0AB3">
        <w:rPr>
          <w:rFonts w:cstheme="minorHAnsi"/>
        </w:rPr>
        <w:t xml:space="preserve">From the </w:t>
      </w:r>
      <w:r w:rsidR="007021C4">
        <w:rPr>
          <w:rFonts w:cstheme="minorHAnsi"/>
        </w:rPr>
        <w:t>result</w:t>
      </w:r>
      <w:r w:rsidRPr="008A0AB3">
        <w:rPr>
          <w:rFonts w:cstheme="minorHAnsi"/>
        </w:rPr>
        <w:t xml:space="preserve"> of the Kruskal-Wallis test, we know that there is a significant difference between groups, but we don’t know which pairs of groups are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 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3954D137" w:rsidR="00D76E80" w:rsidRPr="008A0AB3"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 xml:space="preserve">We found that the governorate of </w:t>
      </w:r>
      <w:r w:rsidR="00F26DEE" w:rsidRPr="00903A46">
        <w:rPr>
          <w:rFonts w:cstheme="minorHAnsi"/>
          <w:i/>
          <w:iCs/>
        </w:rPr>
        <w:t>Al-</w:t>
      </w:r>
      <w:proofErr w:type="spellStart"/>
      <w:r w:rsidR="00F26DEE" w:rsidRPr="00903A46">
        <w:rPr>
          <w:rFonts w:cstheme="minorHAnsi"/>
          <w:i/>
          <w:iCs/>
        </w:rPr>
        <w:t>Hasakeh</w:t>
      </w:r>
      <w:proofErr w:type="spellEnd"/>
      <w:r w:rsidR="00F26DEE">
        <w:rPr>
          <w:rFonts w:cstheme="minorHAnsi"/>
        </w:rPr>
        <w:t xml:space="preserve"> was not significantly different from </w:t>
      </w:r>
      <w:proofErr w:type="spellStart"/>
      <w:r w:rsidR="00F26DEE" w:rsidRPr="00903A46">
        <w:rPr>
          <w:rFonts w:cstheme="minorHAnsi"/>
          <w:i/>
          <w:iCs/>
        </w:rPr>
        <w:t>Dar’a</w:t>
      </w:r>
      <w:proofErr w:type="spellEnd"/>
      <w:r w:rsidR="00F26DEE">
        <w:rPr>
          <w:rFonts w:cstheme="minorHAnsi"/>
        </w:rPr>
        <w:t xml:space="preserve"> and </w:t>
      </w:r>
      <w:r w:rsidR="00F26DEE" w:rsidRPr="00903A46">
        <w:rPr>
          <w:rFonts w:cstheme="minorHAnsi"/>
          <w:i/>
          <w:iCs/>
        </w:rPr>
        <w:t>Quneitra</w:t>
      </w:r>
      <w:r w:rsidR="00F26DEE">
        <w:rPr>
          <w:rFonts w:cstheme="minorHAnsi"/>
        </w:rPr>
        <w:t xml:space="preserve">, but all other parings of governorates were significantly different from one another. </w:t>
      </w:r>
    </w:p>
    <w:tbl>
      <w:tblPr>
        <w:tblStyle w:val="TableGrid"/>
        <w:tblW w:w="0" w:type="auto"/>
        <w:tblInd w:w="-185" w:type="dxa"/>
        <w:tblLook w:val="04A0" w:firstRow="1" w:lastRow="0" w:firstColumn="1" w:lastColumn="0" w:noHBand="0" w:noVBand="1"/>
      </w:tblPr>
      <w:tblGrid>
        <w:gridCol w:w="2451"/>
        <w:gridCol w:w="1515"/>
        <w:gridCol w:w="1515"/>
        <w:gridCol w:w="1515"/>
        <w:gridCol w:w="1515"/>
      </w:tblGrid>
      <w:tr w:rsidR="000176DC" w:rsidRPr="008A0AB3" w14:paraId="6A713E66" w14:textId="77777777" w:rsidTr="006826D7">
        <w:trPr>
          <w:trHeight w:val="410"/>
        </w:trPr>
        <w:tc>
          <w:tcPr>
            <w:tcW w:w="1700" w:type="dxa"/>
          </w:tcPr>
          <w:p w14:paraId="491909E1" w14:textId="2BFF1E1B" w:rsidR="000176DC" w:rsidRPr="008A0AB3" w:rsidRDefault="00F13912" w:rsidP="00572DF8">
            <w:pPr>
              <w:jc w:val="center"/>
              <w:rPr>
                <w:rFonts w:cstheme="minorHAnsi"/>
                <w:i/>
                <w:iCs/>
              </w:rPr>
            </w:pPr>
            <w:commentRangeStart w:id="86"/>
            <w:commentRangeStart w:id="87"/>
            <w:commentRangeStart w:id="88"/>
            <w:r w:rsidRPr="008A0AB3">
              <w:rPr>
                <w:rFonts w:cstheme="minorHAnsi"/>
                <w:i/>
                <w:iCs/>
              </w:rPr>
              <w:t xml:space="preserve">Pairwise </w:t>
            </w:r>
            <w:commentRangeEnd w:id="86"/>
            <w:r w:rsidR="0057404E">
              <w:rPr>
                <w:rStyle w:val="CommentReference"/>
              </w:rPr>
              <w:commentReference w:id="86"/>
            </w:r>
            <w:commentRangeEnd w:id="87"/>
            <w:r w:rsidR="0057404E">
              <w:rPr>
                <w:rStyle w:val="CommentReference"/>
              </w:rPr>
              <w:commentReference w:id="87"/>
            </w:r>
            <w:commentRangeEnd w:id="88"/>
            <w:r w:rsidR="00CF41D6">
              <w:rPr>
                <w:rStyle w:val="CommentReference"/>
              </w:rPr>
              <w:commentReference w:id="88"/>
            </w:r>
            <w:r w:rsidR="00D011B6">
              <w:rPr>
                <w:rFonts w:cstheme="minorHAnsi"/>
                <w:i/>
                <w:iCs/>
              </w:rPr>
              <w:t xml:space="preserve">Wilcoxon </w:t>
            </w:r>
            <w:r w:rsidRPr="008A0AB3">
              <w:rPr>
                <w:rFonts w:cstheme="minorHAnsi"/>
                <w:i/>
                <w:iCs/>
              </w:rPr>
              <w:t>Test</w:t>
            </w:r>
            <w:r w:rsidR="006826D7" w:rsidRPr="008A0AB3">
              <w:rPr>
                <w:rFonts w:cstheme="minorHAnsi"/>
                <w:i/>
                <w:iCs/>
              </w:rPr>
              <w:t xml:space="preserve"> of Incidence by 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lastRenderedPageBreak/>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694C6663" w14:textId="6CAA604A" w:rsidR="000F4E9F" w:rsidRPr="008A0AB3" w:rsidRDefault="000F4E9F" w:rsidP="00572DF8">
      <w:pPr>
        <w:spacing w:line="240" w:lineRule="auto"/>
        <w:jc w:val="both"/>
        <w:rPr>
          <w:rFonts w:cstheme="minorHAnsi"/>
        </w:rPr>
      </w:pP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543F6894" w:rsidR="009A0E0B" w:rsidRPr="008A0AB3" w:rsidRDefault="000B3164" w:rsidP="00572DF8">
      <w:pPr>
        <w:spacing w:line="240" w:lineRule="auto"/>
        <w:jc w:val="both"/>
        <w:rPr>
          <w:rFonts w:cstheme="minorHAnsi"/>
          <w:noProof/>
        </w:rPr>
      </w:pPr>
      <w:r w:rsidRPr="008A0AB3">
        <w:rPr>
          <w:rFonts w:cstheme="minorHAnsi"/>
          <w:noProof/>
        </w:rPr>
        <w:drawing>
          <wp:anchor distT="0" distB="0" distL="114300" distR="114300" simplePos="0" relativeHeight="251668480" behindDoc="0" locked="0" layoutInCell="1" allowOverlap="1" wp14:anchorId="3D64CC4F" wp14:editId="64EB0588">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9A2104A" wp14:editId="560B2AC3">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p>
    <w:p w14:paraId="43C955A3" w14:textId="03C951B3" w:rsidR="0040516A" w:rsidRDefault="0040516A" w:rsidP="0040516A">
      <w:pPr>
        <w:spacing w:line="240" w:lineRule="auto"/>
        <w:jc w:val="both"/>
        <w:rPr>
          <w:rStyle w:val="CommentReference"/>
        </w:rPr>
      </w:pPr>
      <w:bookmarkStart w:id="89" w:name="Discussion"/>
    </w:p>
    <w:p w14:paraId="0257AC5E" w14:textId="2A535A45" w:rsidR="00896292" w:rsidRPr="009F4E28" w:rsidRDefault="00896292" w:rsidP="009F4E28">
      <w:pPr>
        <w:pStyle w:val="ListParagraph"/>
        <w:numPr>
          <w:ilvl w:val="0"/>
          <w:numId w:val="1"/>
        </w:numPr>
        <w:spacing w:line="240" w:lineRule="auto"/>
        <w:jc w:val="both"/>
        <w:rPr>
          <w:rFonts w:cstheme="minorHAnsi"/>
          <w:b/>
        </w:rPr>
      </w:pPr>
      <w:commentRangeStart w:id="90"/>
      <w:commentRangeStart w:id="91"/>
      <w:r w:rsidRPr="009F4E28">
        <w:rPr>
          <w:rFonts w:cstheme="minorHAnsi"/>
          <w:b/>
        </w:rPr>
        <w:t>Discussion</w:t>
      </w:r>
      <w:commentRangeEnd w:id="90"/>
      <w:r w:rsidR="00734334">
        <w:rPr>
          <w:rStyle w:val="CommentReference"/>
        </w:rPr>
        <w:commentReference w:id="90"/>
      </w:r>
      <w:commentRangeEnd w:id="91"/>
      <w:r w:rsidR="00747462">
        <w:rPr>
          <w:rStyle w:val="CommentReference"/>
        </w:rPr>
        <w:commentReference w:id="91"/>
      </w:r>
    </w:p>
    <w:bookmarkEnd w:id="89"/>
    <w:p w14:paraId="5E3D926D" w14:textId="09ECA6C8" w:rsidR="0053426D" w:rsidRDefault="00C71523" w:rsidP="00F539D7">
      <w:pPr>
        <w:spacing w:line="240" w:lineRule="auto"/>
        <w:jc w:val="both"/>
        <w:rPr>
          <w:rFonts w:cstheme="minorHAnsi"/>
        </w:rPr>
      </w:pPr>
      <w:r>
        <w:rPr>
          <w:rFonts w:cstheme="minorHAnsi"/>
        </w:rPr>
        <w:t xml:space="preserve">This study examined incidence of measles </w:t>
      </w:r>
      <w:r w:rsidR="00082DE4">
        <w:rPr>
          <w:rFonts w:cstheme="minorHAnsi"/>
        </w:rPr>
        <w:t xml:space="preserve">between January 2015 and June 2019 </w:t>
      </w:r>
      <w:r>
        <w:rPr>
          <w:rFonts w:cstheme="minorHAnsi"/>
        </w:rPr>
        <w:t>through an active surveillance system program that has bee running in non-state territories in northern Syria. We found that measles, which had been eliminated in Syria since 1999, has seen a resurgence</w:t>
      </w:r>
      <w:r w:rsidR="00C55AC4">
        <w:rPr>
          <w:rFonts w:cstheme="minorHAnsi"/>
        </w:rPr>
        <w:t>,</w:t>
      </w:r>
      <w:r>
        <w:rPr>
          <w:rFonts w:cstheme="minorHAnsi"/>
        </w:rPr>
        <w:t xml:space="preserve"> with an epidemic in 2017 and another in 2018.</w:t>
      </w:r>
      <w:r w:rsidR="008E74CD" w:rsidRPr="008E74CD">
        <w:rPr>
          <w:rFonts w:cstheme="minorHAnsi"/>
        </w:rPr>
        <w:t xml:space="preserve"> </w:t>
      </w:r>
      <w:commentRangeStart w:id="92"/>
      <w:r w:rsidR="008E74CD" w:rsidRPr="008A0AB3">
        <w:rPr>
          <w:rFonts w:cstheme="minorHAnsi"/>
        </w:rPr>
        <w:fldChar w:fldCharType="begin" w:fldLock="1"/>
      </w:r>
      <w:r w:rsidR="008E74CD"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8E74CD" w:rsidRPr="008A0AB3">
        <w:rPr>
          <w:rFonts w:cstheme="minorHAnsi"/>
        </w:rPr>
        <w:fldChar w:fldCharType="separate"/>
      </w:r>
      <w:r w:rsidR="008E74CD" w:rsidRPr="008A0AB3">
        <w:rPr>
          <w:rFonts w:cstheme="minorHAnsi"/>
          <w:noProof/>
          <w:vertAlign w:val="superscript"/>
        </w:rPr>
        <w:t>42</w:t>
      </w:r>
      <w:r w:rsidR="008E74CD" w:rsidRPr="008A0AB3">
        <w:rPr>
          <w:rFonts w:cstheme="minorHAnsi"/>
        </w:rPr>
        <w:fldChar w:fldCharType="end"/>
      </w:r>
      <w:r w:rsidR="008E74CD" w:rsidRPr="008A0AB3">
        <w:rPr>
          <w:rFonts w:cstheme="minorHAnsi"/>
        </w:rPr>
        <w:t xml:space="preserve"> </w:t>
      </w:r>
      <w:commentRangeEnd w:id="92"/>
      <w:r w:rsidR="008E74CD">
        <w:rPr>
          <w:rStyle w:val="CommentReference"/>
        </w:rPr>
        <w:commentReference w:id="92"/>
      </w:r>
    </w:p>
    <w:p w14:paraId="49D91979" w14:textId="2AD66173" w:rsidR="004702A0" w:rsidRDefault="006A0896"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The outbreaks follow a mostly biannual outbreak trend. </w:t>
      </w:r>
      <w:r w:rsidR="001C105D">
        <w:rPr>
          <w:rFonts w:asciiTheme="minorHAnsi" w:hAnsiTheme="minorHAnsi" w:cstheme="minorHAnsi"/>
          <w:sz w:val="22"/>
          <w:szCs w:val="22"/>
        </w:rPr>
        <w:t xml:space="preserve">In 2017, the epidemic began in late March, with a rapid escalation to peak incidence levels just two months later, and gradual resolution by late October. The 2018 </w:t>
      </w:r>
      <w:r w:rsidR="004702A0">
        <w:rPr>
          <w:rFonts w:asciiTheme="minorHAnsi" w:hAnsiTheme="minorHAnsi" w:cstheme="minorHAnsi"/>
          <w:sz w:val="22"/>
          <w:szCs w:val="22"/>
        </w:rPr>
        <w:t>epidemic</w:t>
      </w:r>
      <w:r w:rsidR="001C105D">
        <w:rPr>
          <w:rFonts w:asciiTheme="minorHAnsi" w:hAnsiTheme="minorHAnsi" w:cstheme="minorHAnsi"/>
          <w:sz w:val="22"/>
          <w:szCs w:val="22"/>
        </w:rPr>
        <w:t xml:space="preserve"> began much earlier, </w:t>
      </w:r>
      <w:r w:rsidR="00A027D1">
        <w:rPr>
          <w:rFonts w:asciiTheme="minorHAnsi" w:hAnsiTheme="minorHAnsi" w:cstheme="minorHAnsi"/>
          <w:sz w:val="22"/>
          <w:szCs w:val="22"/>
        </w:rPr>
        <w:t xml:space="preserve">as early as November of </w:t>
      </w:r>
      <w:r w:rsidR="001C105D">
        <w:rPr>
          <w:rFonts w:asciiTheme="minorHAnsi" w:hAnsiTheme="minorHAnsi" w:cstheme="minorHAnsi"/>
          <w:sz w:val="22"/>
          <w:szCs w:val="22"/>
        </w:rPr>
        <w:t>2017, 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 xml:space="preserve">nearly a year </w:t>
      </w:r>
      <w:r w:rsidR="00A027D1">
        <w:rPr>
          <w:rFonts w:asciiTheme="minorHAnsi" w:hAnsiTheme="minorHAnsi" w:cstheme="minorHAnsi"/>
          <w:sz w:val="22"/>
          <w:szCs w:val="22"/>
        </w:rPr>
        <w:t>until the beginning of October of 2018.</w:t>
      </w:r>
      <w:r w:rsidR="004702A0">
        <w:rPr>
          <w:rFonts w:asciiTheme="minorHAnsi" w:hAnsiTheme="minorHAnsi" w:cstheme="minorHAnsi"/>
          <w:sz w:val="22"/>
          <w:szCs w:val="22"/>
        </w:rPr>
        <w:t xml:space="preserve"> This second outbreak is likely a continuation of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09BB1FA"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w:t>
      </w:r>
      <w:r w:rsidR="00DF463B" w:rsidRPr="00A52E9D">
        <w:rPr>
          <w:rFonts w:cstheme="minorHAnsi"/>
          <w:i/>
          <w:iCs/>
        </w:rPr>
        <w:t>Abu Kamal</w:t>
      </w:r>
      <w:r w:rsidR="00DF463B" w:rsidRPr="008A0AB3">
        <w:rPr>
          <w:rFonts w:cstheme="minorHAnsi"/>
        </w:rPr>
        <w:t xml:space="preserve"> and </w:t>
      </w:r>
      <w:r w:rsidR="00DF463B" w:rsidRPr="00A52E9D">
        <w:rPr>
          <w:rFonts w:cstheme="minorHAnsi"/>
          <w:i/>
          <w:iCs/>
        </w:rPr>
        <w:t>Al-</w:t>
      </w:r>
      <w:proofErr w:type="spellStart"/>
      <w:r w:rsidR="00DF463B" w:rsidRPr="00A52E9D">
        <w:rPr>
          <w:rFonts w:cstheme="minorHAnsi"/>
          <w:i/>
          <w:iCs/>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w:t>
      </w:r>
      <w:r w:rsidR="00790C7E" w:rsidRPr="00A52E9D">
        <w:rPr>
          <w:rFonts w:cstheme="minorHAnsi"/>
          <w:i/>
          <w:iCs/>
        </w:rPr>
        <w:t xml:space="preserve"> Deir-</w:t>
      </w:r>
      <w:proofErr w:type="spellStart"/>
      <w:r w:rsidR="00790C7E" w:rsidRPr="00A52E9D">
        <w:rPr>
          <w:rFonts w:cstheme="minorHAnsi"/>
          <w:i/>
          <w:iCs/>
        </w:rPr>
        <w:t>ez</w:t>
      </w:r>
      <w:proofErr w:type="spellEnd"/>
      <w:r w:rsidR="00790C7E" w:rsidRPr="00A52E9D">
        <w:rPr>
          <w:rFonts w:cstheme="minorHAnsi"/>
          <w:i/>
          <w:iCs/>
        </w:rPr>
        <w:t>-</w:t>
      </w:r>
      <w:proofErr w:type="spellStart"/>
      <w:r w:rsidR="00790C7E" w:rsidRPr="00A52E9D">
        <w:rPr>
          <w:rFonts w:cstheme="minorHAnsi"/>
          <w:i/>
          <w:iCs/>
        </w:rPr>
        <w:t>Zor</w:t>
      </w:r>
      <w:proofErr w:type="spellEnd"/>
      <w:r w:rsidR="00790C7E" w:rsidRPr="008A0AB3">
        <w:rPr>
          <w:rFonts w:cstheme="minorHAnsi"/>
        </w:rPr>
        <w:t xml:space="preserve"> Governorate</w:t>
      </w:r>
      <w:r w:rsidR="007D6D4F" w:rsidRPr="008A0AB3">
        <w:rPr>
          <w:rFonts w:cstheme="minorHAnsi"/>
        </w:rPr>
        <w:t>, and a relatively minor outbreak in</w:t>
      </w:r>
      <w:r w:rsidR="007D6D4F" w:rsidRPr="00A52E9D">
        <w:rPr>
          <w:rFonts w:cstheme="minorHAnsi"/>
          <w:i/>
          <w:iCs/>
        </w:rPr>
        <w:t xml:space="preserve"> </w:t>
      </w:r>
      <w:proofErr w:type="spellStart"/>
      <w:r w:rsidR="007D6D4F" w:rsidRPr="00A52E9D">
        <w:rPr>
          <w:rFonts w:cstheme="minorHAnsi"/>
          <w:i/>
          <w:iCs/>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93"/>
      <w:r w:rsidR="00E501ED" w:rsidRPr="008A0AB3">
        <w:rPr>
          <w:rFonts w:cstheme="minorHAnsi"/>
        </w:rPr>
        <w:t>2018</w:t>
      </w:r>
      <w:commentRangeEnd w:id="93"/>
      <w:r w:rsidR="009F08AA" w:rsidRPr="008A0AB3">
        <w:rPr>
          <w:rStyle w:val="CommentReference"/>
          <w:rFonts w:cstheme="minorHAnsi"/>
          <w:sz w:val="22"/>
          <w:szCs w:val="22"/>
        </w:rPr>
        <w:commentReference w:id="93"/>
      </w:r>
      <w:r w:rsidR="00E501ED" w:rsidRPr="008A0AB3">
        <w:rPr>
          <w:rFonts w:cstheme="minorHAnsi"/>
        </w:rPr>
        <w:t>, the outbreak</w:t>
      </w:r>
      <w:r w:rsidR="000204EF" w:rsidRPr="008A0AB3">
        <w:rPr>
          <w:rFonts w:cstheme="minorHAnsi"/>
        </w:rPr>
        <w:t xml:space="preserve"> spread </w:t>
      </w:r>
      <w:r w:rsidR="000204EF" w:rsidRPr="008A0AB3">
        <w:rPr>
          <w:rFonts w:cstheme="minorHAnsi"/>
        </w:rPr>
        <w:lastRenderedPageBreak/>
        <w:t>farther west</w:t>
      </w:r>
      <w:r w:rsidR="00861DEB" w:rsidRPr="008A0AB3">
        <w:rPr>
          <w:rFonts w:cstheme="minorHAnsi"/>
        </w:rPr>
        <w:t xml:space="preserve">, </w:t>
      </w:r>
      <w:r w:rsidR="00034F05" w:rsidRPr="008A0AB3">
        <w:rPr>
          <w:rFonts w:cstheme="minorHAnsi"/>
        </w:rPr>
        <w:t xml:space="preserve">affecting the districts of </w:t>
      </w:r>
      <w:r w:rsidR="00034F05" w:rsidRPr="00A52E9D">
        <w:rPr>
          <w:rFonts w:cstheme="minorHAnsi"/>
          <w:i/>
          <w:iCs/>
        </w:rPr>
        <w:t>Al-</w:t>
      </w:r>
      <w:proofErr w:type="spellStart"/>
      <w:r w:rsidR="00034F05" w:rsidRPr="00A52E9D">
        <w:rPr>
          <w:rFonts w:cstheme="minorHAnsi"/>
          <w:i/>
          <w:iCs/>
        </w:rPr>
        <w:t>Mayadin</w:t>
      </w:r>
      <w:proofErr w:type="spellEnd"/>
      <w:r w:rsidR="00034F05" w:rsidRPr="008A0AB3">
        <w:rPr>
          <w:rFonts w:cstheme="minorHAnsi"/>
        </w:rPr>
        <w:t xml:space="preserve"> and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in the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governorate and </w:t>
      </w:r>
      <w:proofErr w:type="spellStart"/>
      <w:r w:rsidR="00034F05" w:rsidRPr="00A52E9D">
        <w:rPr>
          <w:rFonts w:cstheme="minorHAnsi"/>
          <w:i/>
          <w:iCs/>
        </w:rPr>
        <w:t>Ath-Thawrah</w:t>
      </w:r>
      <w:proofErr w:type="spellEnd"/>
      <w:r w:rsidR="00034F05" w:rsidRPr="008A0AB3">
        <w:rPr>
          <w:rFonts w:cstheme="minorHAnsi"/>
        </w:rPr>
        <w:t xml:space="preserve"> in the </w:t>
      </w:r>
      <w:r w:rsidR="00034F05" w:rsidRPr="00A52E9D">
        <w:rPr>
          <w:rFonts w:cstheme="minorHAnsi"/>
          <w:i/>
          <w:iCs/>
        </w:rPr>
        <w:t>Ar-Raqqa</w:t>
      </w:r>
      <w:r w:rsidR="00034F05" w:rsidRPr="008A0AB3">
        <w:rPr>
          <w:rFonts w:cstheme="minorHAnsi"/>
        </w:rPr>
        <w:t xml:space="preserve"> governorate</w:t>
      </w:r>
      <w:r w:rsidR="007D6D4F" w:rsidRPr="008A0AB3">
        <w:rPr>
          <w:rFonts w:cstheme="minorHAnsi"/>
        </w:rPr>
        <w:t xml:space="preserve">, with another minor outbreak in </w:t>
      </w:r>
      <w:r w:rsidR="007D6D4F" w:rsidRPr="00A52E9D">
        <w:rPr>
          <w:rFonts w:cstheme="minorHAnsi"/>
          <w:i/>
          <w:iCs/>
        </w:rPr>
        <w:t>Jarablus</w:t>
      </w:r>
      <w:r w:rsidR="007D6D4F" w:rsidRPr="008A0AB3">
        <w:rPr>
          <w:rFonts w:cstheme="minorHAnsi"/>
        </w:rPr>
        <w:t xml:space="preserve"> in the north of the Aleppo governorate</w:t>
      </w:r>
      <w:r w:rsidR="00034F05" w:rsidRPr="008A0AB3">
        <w:rPr>
          <w:rFonts w:cstheme="minorHAnsi"/>
        </w:rPr>
        <w:t>.</w:t>
      </w:r>
      <w:r w:rsidR="000204EF" w:rsidRPr="008A0AB3">
        <w:rPr>
          <w:rFonts w:cstheme="minorHAnsi"/>
        </w:rPr>
        <w:t xml:space="preserve"> </w:t>
      </w:r>
      <w:commentRangeStart w:id="94"/>
      <w:commentRangeEnd w:id="94"/>
      <w:r w:rsidR="00DA4594" w:rsidRPr="008A0AB3">
        <w:rPr>
          <w:rStyle w:val="CommentReference"/>
          <w:rFonts w:cstheme="minorHAnsi"/>
          <w:sz w:val="22"/>
          <w:szCs w:val="22"/>
        </w:rPr>
        <w:commentReference w:id="94"/>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acquired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31BB6D7A" w:rsidR="00A60A26" w:rsidRDefault="00A60A26" w:rsidP="00A60A26">
      <w:pPr>
        <w:spacing w:line="240" w:lineRule="auto"/>
        <w:jc w:val="both"/>
        <w:rPr>
          <w:rFonts w:cstheme="minorHAnsi"/>
        </w:rPr>
      </w:pPr>
      <w:r w:rsidRPr="008A0AB3">
        <w:rPr>
          <w:rFonts w:cstheme="minorHAnsi"/>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95"/>
      <w:r w:rsidRPr="008A0AB3">
        <w:rPr>
          <w:rFonts w:cstheme="minorHAnsi"/>
        </w:rPr>
        <w:t xml:space="preserve"> since men reported being targeted more by police and military forces at check-points and chance encounters.</w:t>
      </w:r>
      <w:commentRangeEnd w:id="95"/>
      <w:r w:rsidRPr="008A0AB3">
        <w:rPr>
          <w:rStyle w:val="CommentReference"/>
          <w:rFonts w:cstheme="minorHAnsi"/>
          <w:sz w:val="22"/>
          <w:szCs w:val="22"/>
        </w:rPr>
        <w:commentReference w:id="95"/>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p>
    <w:p w14:paraId="7E63A653" w14:textId="25404BD3" w:rsidR="009B4AED" w:rsidRPr="008A0AB3" w:rsidRDefault="009B4AED" w:rsidP="00A60A26">
      <w:pPr>
        <w:spacing w:line="240" w:lineRule="auto"/>
        <w:jc w:val="both"/>
        <w:rPr>
          <w:rFonts w:cstheme="minorHAnsi"/>
        </w:rPr>
      </w:pPr>
      <w:r>
        <w:rPr>
          <w:rFonts w:cstheme="minorHAnsi"/>
        </w:rPr>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exactly</w:t>
      </w:r>
      <w:r w:rsidR="00356B79">
        <w:rPr>
          <w:rFonts w:cstheme="minorHAnsi"/>
        </w:rPr>
        <w:t xml:space="preserve"> how</w:t>
      </w:r>
      <w:r w:rsidR="003D05B8">
        <w:rPr>
          <w:rFonts w:cstheme="minorHAnsi"/>
        </w:rPr>
        <w:t xml:space="preserve"> this fact has influenced these two epidemics, it stands to reason that </w:t>
      </w:r>
      <w:r w:rsidR="00724013">
        <w:rPr>
          <w:rFonts w:cstheme="minorHAnsi"/>
        </w:rPr>
        <w:t>this</w:t>
      </w:r>
      <w:r w:rsidR="003D05B8">
        <w:rPr>
          <w:rFonts w:cstheme="minorHAnsi"/>
        </w:rPr>
        <w:t xml:space="preserve"> segment of the population was especially vulnerable to changes in access to routine vaccinations.</w:t>
      </w:r>
    </w:p>
    <w:p w14:paraId="389FA115" w14:textId="3C9F0C2E" w:rsidR="004B747E" w:rsidRPr="008A0AB3" w:rsidRDefault="00432780"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7AB4FF13">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A52E9D">
        <w:rPr>
          <w:rFonts w:cstheme="minorHAnsi"/>
          <w:i/>
          <w:iCs/>
        </w:rPr>
        <w:t>Ar-Raqqa</w:t>
      </w:r>
      <w:r w:rsidR="009A25B0" w:rsidRPr="008A0AB3">
        <w:rPr>
          <w:rFonts w:cstheme="minorHAnsi"/>
        </w:rPr>
        <w:t xml:space="preserve"> and </w:t>
      </w:r>
      <w:r w:rsidR="009A25B0" w:rsidRPr="00A52E9D">
        <w:rPr>
          <w:rFonts w:cstheme="minorHAnsi"/>
          <w:i/>
          <w:iCs/>
        </w:rPr>
        <w:t>Deir-</w:t>
      </w:r>
      <w:proofErr w:type="spellStart"/>
      <w:r w:rsidR="009A25B0" w:rsidRPr="00A52E9D">
        <w:rPr>
          <w:rFonts w:cstheme="minorHAnsi"/>
          <w:i/>
          <w:iCs/>
        </w:rPr>
        <w:t>ez</w:t>
      </w:r>
      <w:proofErr w:type="spellEnd"/>
      <w:r w:rsidR="009A25B0" w:rsidRPr="00A52E9D">
        <w:rPr>
          <w:rFonts w:cstheme="minorHAnsi"/>
          <w:i/>
          <w:iCs/>
        </w:rPr>
        <w:t>-</w:t>
      </w:r>
      <w:proofErr w:type="spellStart"/>
      <w:r w:rsidR="009A25B0" w:rsidRPr="00A52E9D">
        <w:rPr>
          <w:rFonts w:cstheme="minorHAnsi"/>
          <w:i/>
          <w:iCs/>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96"/>
      <w:commentRangeStart w:id="97"/>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97"/>
      <w:r w:rsidR="00A11630">
        <w:rPr>
          <w:rStyle w:val="CommentReference"/>
        </w:rPr>
        <w:commentReference w:id="97"/>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96"/>
      <w:r w:rsidR="001606D8" w:rsidRPr="008A0AB3">
        <w:rPr>
          <w:rStyle w:val="CommentReference"/>
          <w:rFonts w:cstheme="minorHAnsi"/>
          <w:sz w:val="22"/>
          <w:szCs w:val="22"/>
        </w:rPr>
        <w:commentReference w:id="96"/>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 </w:t>
      </w:r>
      <w:r w:rsidR="00D94197" w:rsidRPr="008A0AB3">
        <w:rPr>
          <w:rFonts w:cstheme="minorHAnsi"/>
        </w:rPr>
        <w:t>and</w:t>
      </w:r>
      <w:r w:rsidR="00992D39" w:rsidRPr="008A0AB3">
        <w:rPr>
          <w:rFonts w:cstheme="minorHAnsi"/>
        </w:rPr>
        <w:t xml:space="preserve"> </w:t>
      </w:r>
      <w:r w:rsidR="004F64BE" w:rsidRPr="008A0AB3">
        <w:rPr>
          <w:rFonts w:cstheme="minorHAnsi"/>
        </w:rPr>
        <w:t>ACU’s laboratory</w:t>
      </w:r>
      <w:r w:rsidR="002501CD" w:rsidRPr="008A0AB3">
        <w:rPr>
          <w:rFonts w:cstheme="minorHAnsi"/>
        </w:rPr>
        <w:t xml:space="preserve">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 xml:space="preserve">, </w:t>
      </w:r>
      <w:r w:rsidR="001606D8" w:rsidRPr="008A0AB3">
        <w:rPr>
          <w:rFonts w:cstheme="minorHAnsi"/>
        </w:rPr>
        <w:t xml:space="preserve">although Daesh did comply with the </w:t>
      </w:r>
      <w:commentRangeStart w:id="98"/>
      <w:r w:rsidR="001606D8" w:rsidRPr="008A0AB3">
        <w:rPr>
          <w:rFonts w:cstheme="minorHAnsi"/>
        </w:rPr>
        <w:t>ACU’s polio campaigns in the areas</w:t>
      </w:r>
      <w:commentRangeEnd w:id="98"/>
      <w:r w:rsidR="00852B20" w:rsidRPr="008A0AB3">
        <w:rPr>
          <w:rFonts w:cstheme="minorHAnsi"/>
        </w:rPr>
        <w:t xml:space="preserve"> and infectious disease reports were still able to make it through, albeit discretely.</w:t>
      </w:r>
      <w:r w:rsidR="00F27CD7" w:rsidRPr="008A0AB3">
        <w:rPr>
          <w:rStyle w:val="CommentReference"/>
          <w:rFonts w:cstheme="minorHAnsi"/>
          <w:sz w:val="22"/>
          <w:szCs w:val="22"/>
        </w:rPr>
        <w:commentReference w:id="98"/>
      </w:r>
      <w:r w:rsidR="00F830B5" w:rsidRPr="008A0AB3">
        <w:rPr>
          <w:rFonts w:cstheme="minorHAnsi"/>
        </w:rPr>
        <w:t xml:space="preserve">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shares a border with Iraq, and was a gateway for many fighters to enter Syria during the early stages of the conflict. The 2013 polio outbreak occurred in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fallen even before then.</w:t>
      </w:r>
      <w:r w:rsidR="004A5DF8" w:rsidRPr="008A0AB3">
        <w:rPr>
          <w:rFonts w:cstheme="minorHAnsi"/>
        </w:rPr>
        <w:t xml:space="preserve"> </w:t>
      </w:r>
    </w:p>
    <w:p w14:paraId="208AA7D7" w14:textId="01170743" w:rsidR="004963BD" w:rsidRPr="008A0AB3" w:rsidRDefault="004963BD" w:rsidP="00572DF8">
      <w:pPr>
        <w:spacing w:line="240" w:lineRule="auto"/>
        <w:jc w:val="both"/>
        <w:rPr>
          <w:rFonts w:cstheme="minorHAnsi"/>
        </w:rPr>
      </w:pPr>
      <w:r w:rsidRPr="008A0AB3">
        <w:rPr>
          <w:rFonts w:cstheme="minorHAnsi"/>
        </w:rPr>
        <w:t xml:space="preserve">ACU’s EWARN has proven itself to be a robust surveillance system and is often the only source for infectious disease data from </w:t>
      </w:r>
      <w:r w:rsidR="00694802">
        <w:rPr>
          <w:rFonts w:cstheme="minorHAnsi"/>
        </w:rPr>
        <w:t>non-state</w:t>
      </w:r>
      <w:r w:rsidRPr="008A0AB3">
        <w:rPr>
          <w:rFonts w:cstheme="minorHAnsi"/>
        </w:rPr>
        <w:t xml:space="preserve">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they have collected and distributed have helped </w:t>
      </w:r>
      <w:r w:rsidR="00694802">
        <w:rPr>
          <w:rFonts w:cstheme="minorHAnsi"/>
        </w:rPr>
        <w:t>guide</w:t>
      </w:r>
      <w:r w:rsidRPr="008A0AB3">
        <w:rPr>
          <w:rFonts w:cstheme="minorHAnsi"/>
        </w:rPr>
        <w:t xml:space="preserve"> clinical practice within Syria, inform</w:t>
      </w:r>
      <w:r w:rsidR="00694802">
        <w:rPr>
          <w:rFonts w:cstheme="minorHAnsi"/>
        </w:rPr>
        <w:t xml:space="preserve"> </w:t>
      </w:r>
      <w:r w:rsidRPr="008A0AB3">
        <w:rPr>
          <w:rFonts w:cstheme="minorHAnsi"/>
        </w:rPr>
        <w:t>vaccination and other intervention efforts of many NGOs, improve triaging of limited resources, facilitat</w:t>
      </w:r>
      <w:r w:rsidR="00694802">
        <w:rPr>
          <w:rFonts w:cstheme="minorHAnsi"/>
        </w:rPr>
        <w:t>e</w:t>
      </w:r>
      <w:r w:rsidRPr="008A0AB3">
        <w:rPr>
          <w:rFonts w:cstheme="minorHAnsi"/>
        </w:rPr>
        <w:t xml:space="preserve"> the mobilization of support from donor organizations, and provide access to precious information to the international community in a timely fashion. Paradoxically, information on the spread of certain infectious diseases within the EWARN coverage regions may be more accessible now than ever before. </w:t>
      </w:r>
    </w:p>
    <w:p w14:paraId="3603BBF3" w14:textId="6C0C0E6B" w:rsidR="00B61675" w:rsidRPr="008A0AB3" w:rsidRDefault="004963BD" w:rsidP="00B61675">
      <w:pPr>
        <w:spacing w:line="240" w:lineRule="auto"/>
        <w:jc w:val="both"/>
        <w:rPr>
          <w:rFonts w:cstheme="minorHAnsi"/>
        </w:rPr>
      </w:pPr>
      <w:r w:rsidRPr="008A0AB3">
        <w:rPr>
          <w:rFonts w:cstheme="minorHAnsi"/>
        </w:rPr>
        <w:t xml:space="preserve">The system has remained stable despite the conflict, able to detect </w:t>
      </w:r>
      <w:r w:rsidR="00694802">
        <w:rPr>
          <w:rFonts w:cstheme="minorHAnsi"/>
        </w:rPr>
        <w:t xml:space="preserve">both the </w:t>
      </w:r>
      <w:r w:rsidRPr="008A0AB3">
        <w:rPr>
          <w:rFonts w:cstheme="minorHAnsi"/>
        </w:rPr>
        <w:t xml:space="preserve">large annual surges of suspected typhoid fever cases in the fall and </w:t>
      </w:r>
      <w:r w:rsidR="00694802">
        <w:rPr>
          <w:rFonts w:cstheme="minorHAnsi"/>
        </w:rPr>
        <w:t xml:space="preserve">minute </w:t>
      </w:r>
      <w:r w:rsidRPr="008A0AB3">
        <w:rPr>
          <w:rFonts w:cstheme="minorHAnsi"/>
        </w:rPr>
        <w:t xml:space="preserve">deviations from </w:t>
      </w:r>
      <w:r w:rsidR="00694802">
        <w:rPr>
          <w:rFonts w:cstheme="minorHAnsi"/>
        </w:rPr>
        <w:t xml:space="preserve">the </w:t>
      </w:r>
      <w:r w:rsidRPr="008A0AB3">
        <w:rPr>
          <w:rFonts w:cstheme="minorHAnsi"/>
        </w:rPr>
        <w:t>baseline incidence of acute flaccid paralysis</w:t>
      </w:r>
      <w:r w:rsidR="00694802">
        <w:rPr>
          <w:rFonts w:cstheme="minorHAnsi"/>
        </w:rPr>
        <w:t xml:space="preserve"> to </w:t>
      </w:r>
      <w:r w:rsidRPr="008A0AB3">
        <w:rPr>
          <w:rFonts w:cstheme="minorHAnsi"/>
        </w:rPr>
        <w:t xml:space="preserve">trigger investigations for polio. By reporting the timeliness and completeness of each district’s reports and utilizing a zero-reporting protocol, </w:t>
      </w:r>
      <w:commentRangeStart w:id="99"/>
      <w:r w:rsidRPr="008A0AB3">
        <w:rPr>
          <w:rFonts w:cstheme="minorHAnsi"/>
        </w:rPr>
        <w:t>gaps in surveillance</w:t>
      </w:r>
      <w:commentRangeEnd w:id="99"/>
      <w:r w:rsidRPr="008A0AB3">
        <w:rPr>
          <w:rStyle w:val="CommentReference"/>
          <w:rFonts w:cstheme="minorHAnsi"/>
          <w:sz w:val="22"/>
          <w:szCs w:val="22"/>
        </w:rPr>
        <w:commentReference w:id="99"/>
      </w:r>
      <w:r w:rsidRPr="008A0AB3">
        <w:rPr>
          <w:rFonts w:cstheme="minorHAnsi"/>
        </w:rPr>
        <w:t xml:space="preserve"> data can be easily identified, and unreported information can be distinguished from the true absence of cases.</w:t>
      </w:r>
    </w:p>
    <w:p w14:paraId="20160356" w14:textId="39695523" w:rsidR="002E4ADA" w:rsidRPr="008A0AB3" w:rsidRDefault="002E4ADA" w:rsidP="00572DF8">
      <w:pPr>
        <w:spacing w:line="240" w:lineRule="auto"/>
        <w:jc w:val="both"/>
        <w:rPr>
          <w:rFonts w:cstheme="minorHAnsi"/>
        </w:rPr>
      </w:pPr>
      <w:bookmarkStart w:id="100" w:name="Limitations"/>
      <w:r w:rsidRPr="008A0AB3">
        <w:rPr>
          <w:rFonts w:cstheme="minorHAnsi"/>
        </w:rPr>
        <w:lastRenderedPageBreak/>
        <w:t>Limitations</w:t>
      </w:r>
    </w:p>
    <w:bookmarkEnd w:id="100"/>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5C68D53F" w:rsidR="00044CD7" w:rsidRDefault="00044CD7" w:rsidP="00572DF8">
      <w:pPr>
        <w:spacing w:line="240" w:lineRule="auto"/>
        <w:jc w:val="both"/>
        <w:rPr>
          <w:rFonts w:cstheme="minorHAnsi"/>
        </w:rPr>
      </w:pPr>
      <w:r>
        <w:rPr>
          <w:rFonts w:cstheme="minorHAnsi"/>
        </w:rPr>
        <w:t xml:space="preserve">First, we face methodological constraints. </w:t>
      </w:r>
      <w:r w:rsidR="008529EF" w:rsidRPr="008A0AB3">
        <w:rPr>
          <w:rFonts w:cstheme="minorHAnsi"/>
        </w:rPr>
        <w:t xml:space="preserve">This study uses ecological </w:t>
      </w:r>
      <w:proofErr w:type="gramStart"/>
      <w:r w:rsidR="008529EF" w:rsidRPr="008A0AB3">
        <w:rPr>
          <w:rFonts w:cstheme="minorHAnsi"/>
        </w:rPr>
        <w:t>data, and</w:t>
      </w:r>
      <w:proofErr w:type="gramEnd"/>
      <w:r w:rsidR="008529EF" w:rsidRPr="008A0AB3">
        <w:rPr>
          <w:rFonts w:cstheme="minorHAnsi"/>
        </w:rPr>
        <w:t xml:space="preserve"> can only make associations at the population level. </w:t>
      </w:r>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01"/>
      <w:r>
        <w:rPr>
          <w:rFonts w:cstheme="minorHAnsi"/>
        </w:rPr>
        <w:t xml:space="preserve"> </w:t>
      </w:r>
      <w:r w:rsidRPr="008A0AB3">
        <w:rPr>
          <w:rFonts w:cstheme="minorHAnsi"/>
        </w:rPr>
        <w:t>different methods</w:t>
      </w:r>
      <w:commentRangeEnd w:id="101"/>
      <w:r>
        <w:rPr>
          <w:rStyle w:val="CommentReference"/>
        </w:rPr>
        <w:commentReference w:id="101"/>
      </w:r>
      <w:r w:rsidRPr="008A0AB3">
        <w:rPr>
          <w:rFonts w:cstheme="minorHAnsi"/>
        </w:rPr>
        <w:t xml:space="preserve"> between 2015-2016 than between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 may have influenced population estimates.</w:t>
      </w:r>
    </w:p>
    <w:p w14:paraId="6D1C40DF" w14:textId="77777777"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02"/>
      <w:r w:rsidR="00482CE2" w:rsidRPr="008A0AB3">
        <w:rPr>
          <w:rFonts w:cstheme="minorHAnsi"/>
        </w:rPr>
        <w:t>Syria prior to the conflict</w:t>
      </w:r>
      <w:commentRangeEnd w:id="102"/>
      <w:r w:rsidR="00D97208" w:rsidRPr="008A0AB3">
        <w:rPr>
          <w:rStyle w:val="CommentReference"/>
          <w:rFonts w:cstheme="minorHAnsi"/>
          <w:sz w:val="22"/>
          <w:szCs w:val="22"/>
        </w:rPr>
        <w:commentReference w:id="102"/>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affected by health.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5260E5" w:rsidRPr="008A0AB3">
        <w:rPr>
          <w:rFonts w:cstheme="minorHAnsi"/>
        </w:rPr>
        <w:t xml:space="preserve"> </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03" w:name="Conclusion"/>
      <w:r w:rsidRPr="008A0AB3">
        <w:rPr>
          <w:rFonts w:cstheme="minorHAnsi"/>
        </w:rPr>
        <w:t>Conclusion</w:t>
      </w:r>
    </w:p>
    <w:bookmarkEnd w:id="103"/>
    <w:p w14:paraId="0402BC43" w14:textId="48640792"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Although we cannot deduce which policies or actors were directly responsible for the two measles outbreaks, we can surmise that 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 that these factors </w:t>
      </w:r>
      <w:r w:rsidR="00973F94" w:rsidRPr="008A0AB3">
        <w:rPr>
          <w:rFonts w:cstheme="minorHAnsi"/>
        </w:rPr>
        <w:t xml:space="preserve">may have contributed </w:t>
      </w:r>
      <w:r w:rsidR="00CC6352" w:rsidRPr="008A0AB3">
        <w:rPr>
          <w:rFonts w:cstheme="minorHAnsi"/>
        </w:rPr>
        <w:t xml:space="preserve">to decreased vaccination rates and thus increased vulnerability to </w:t>
      </w:r>
      <w:r w:rsidR="007A52C3" w:rsidRPr="008A0AB3">
        <w:rPr>
          <w:rFonts w:cstheme="minorHAnsi"/>
        </w:rPr>
        <w:t xml:space="preserve">a </w:t>
      </w:r>
      <w:r w:rsidR="00CC6352" w:rsidRPr="008A0AB3">
        <w:rPr>
          <w:rFonts w:cstheme="minorHAnsi"/>
        </w:rPr>
        <w:t>measles</w:t>
      </w:r>
      <w:r w:rsidR="007A52C3" w:rsidRPr="008A0AB3">
        <w:rPr>
          <w:rFonts w:cstheme="minorHAnsi"/>
        </w:rPr>
        <w:t xml:space="preserve"> epidemic.</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powerful this kind of data is</w:t>
      </w:r>
      <w:r w:rsidR="00DB605C">
        <w:rPr>
          <w:rFonts w:cstheme="minorHAnsi"/>
        </w:rPr>
        <w:t>,</w:t>
      </w:r>
      <w:r>
        <w:rPr>
          <w:rFonts w:cstheme="minorHAnsi"/>
        </w:rPr>
        <w:t xml:space="preserve"> not only for rapid response and advocacy, but for 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lastRenderedPageBreak/>
        <w:t>Appendix</w:t>
      </w: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lastRenderedPageBreak/>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7D0740C8" w14:textId="73F85D5E" w:rsidR="00432780" w:rsidRPr="008A0AB3" w:rsidRDefault="00432780" w:rsidP="009F4E28">
      <w:pPr>
        <w:spacing w:line="240" w:lineRule="auto"/>
        <w:ind w:left="1440"/>
        <w:jc w:val="both"/>
        <w:rPr>
          <w:rFonts w:cstheme="minorHAnsi"/>
        </w:rPr>
      </w:pPr>
      <w:r w:rsidRPr="008A0AB3">
        <w:rPr>
          <w:rFonts w:cstheme="minorHAnsi"/>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04"/>
      <w:r w:rsidRPr="008A0AB3">
        <w:rPr>
          <w:rFonts w:cstheme="minorHAnsi"/>
        </w:rPr>
        <w:t>Mar</w:t>
      </w:r>
      <w:commentRangeEnd w:id="104"/>
      <w:r w:rsidRPr="008A0AB3">
        <w:rPr>
          <w:rStyle w:val="CommentReference"/>
          <w:rFonts w:cstheme="minorHAnsi"/>
          <w:sz w:val="22"/>
          <w:szCs w:val="22"/>
        </w:rPr>
        <w:commentReference w:id="104"/>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xml:space="preserve">, and eastern Aleppo. </w:t>
      </w:r>
    </w:p>
    <w:p w14:paraId="7EB1EBB8" w14:textId="5AC0A089" w:rsidR="0045749F" w:rsidRPr="008A0AB3" w:rsidRDefault="004058FC" w:rsidP="009F4E28">
      <w:pPr>
        <w:spacing w:line="240" w:lineRule="auto"/>
        <w:jc w:val="both"/>
        <w:rPr>
          <w:rFonts w:cstheme="minorHAnsi"/>
        </w:rPr>
      </w:pPr>
      <w:bookmarkStart w:id="105" w:name="_GoBack"/>
      <w:commentRangeStart w:id="106"/>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bookmarkEnd w:id="105"/>
      <w:commentRangeEnd w:id="106"/>
      <w:r w:rsidRPr="008A0AB3">
        <w:rPr>
          <w:rStyle w:val="CommentReference"/>
          <w:rFonts w:cstheme="minorHAnsi"/>
          <w:sz w:val="22"/>
          <w:szCs w:val="22"/>
        </w:rPr>
        <w:commentReference w:id="106"/>
      </w:r>
    </w:p>
    <w:p w14:paraId="42E1CFD1" w14:textId="77777777" w:rsidR="009F4E28" w:rsidRDefault="009F4E28" w:rsidP="00572DF8">
      <w:pPr>
        <w:spacing w:line="240" w:lineRule="auto"/>
        <w:jc w:val="both"/>
        <w:rPr>
          <w:rFonts w:cstheme="minorHAnsi"/>
        </w:rPr>
        <w:sectPr w:rsidR="009F4E28" w:rsidSect="00D24E54">
          <w:headerReference w:type="default" r:id="rId36"/>
          <w:pgSz w:w="12240" w:h="15840"/>
          <w:pgMar w:top="1440" w:right="1800" w:bottom="1440" w:left="1800" w:header="720" w:footer="720" w:gutter="0"/>
          <w:lnNumType w:countBy="1" w:restart="continuous"/>
          <w:cols w:space="720"/>
          <w:titlePg/>
          <w:docGrid w:linePitch="360"/>
        </w:sectPr>
      </w:pPr>
      <w:bookmarkStart w:id="107" w:name="References"/>
    </w:p>
    <w:p w14:paraId="1BFBFA94" w14:textId="7B1A3137" w:rsidR="00C9659A" w:rsidRPr="009F4E28" w:rsidRDefault="00C9659A" w:rsidP="009F4E28">
      <w:pPr>
        <w:pStyle w:val="ListParagraph"/>
        <w:numPr>
          <w:ilvl w:val="0"/>
          <w:numId w:val="1"/>
        </w:numPr>
        <w:spacing w:line="240" w:lineRule="auto"/>
        <w:jc w:val="both"/>
        <w:rPr>
          <w:rFonts w:cstheme="minorHAnsi"/>
          <w:b/>
          <w:bCs/>
          <w:sz w:val="24"/>
          <w:szCs w:val="24"/>
        </w:rPr>
      </w:pPr>
      <w:r w:rsidRPr="009F4E28">
        <w:rPr>
          <w:rFonts w:cstheme="minorHAnsi"/>
          <w:b/>
          <w:bCs/>
          <w:sz w:val="24"/>
          <w:szCs w:val="24"/>
        </w:rPr>
        <w:lastRenderedPageBreak/>
        <w:t>References</w:t>
      </w:r>
    </w:p>
    <w:bookmarkEnd w:id="107"/>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w:t>
      </w:r>
      <w:r w:rsidRPr="008A0AB3">
        <w:rPr>
          <w:rFonts w:cstheme="minorHAnsi"/>
          <w:noProof/>
        </w:rPr>
        <w:lastRenderedPageBreak/>
        <w:t xml:space="preserve">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w:t>
      </w:r>
      <w:r w:rsidRPr="008A0AB3">
        <w:rPr>
          <w:rFonts w:cstheme="minorHAnsi"/>
          <w:noProof/>
        </w:rPr>
        <w:lastRenderedPageBreak/>
        <w:t xml:space="preserve">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CDC. Help and Hope for Syrian Refugees: The Many Ways We Take Action in a Crisis. 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Pr="008A0AB3" w:rsidRDefault="00C9659A" w:rsidP="00572DF8">
      <w:pPr>
        <w:spacing w:line="240" w:lineRule="auto"/>
        <w:jc w:val="both"/>
        <w:rPr>
          <w:rFonts w:cstheme="minorHAnsi"/>
        </w:rPr>
      </w:pPr>
      <w:r w:rsidRPr="008A0AB3">
        <w:rPr>
          <w:rFonts w:cstheme="minorHAnsi"/>
        </w:rPr>
        <w:fldChar w:fldCharType="end"/>
      </w:r>
    </w:p>
    <w:p w14:paraId="405DBA3B" w14:textId="66BE509C" w:rsidR="009A0E0B" w:rsidRPr="008A0AB3" w:rsidRDefault="009A0E0B" w:rsidP="00572DF8">
      <w:pPr>
        <w:spacing w:line="240" w:lineRule="auto"/>
        <w:jc w:val="both"/>
        <w:rPr>
          <w:rFonts w:cstheme="minorHAnsi"/>
        </w:rPr>
      </w:pPr>
    </w:p>
    <w:p w14:paraId="2E274F15" w14:textId="3511AD60" w:rsidR="009A0E0B" w:rsidRPr="008A0AB3" w:rsidRDefault="009A0E0B" w:rsidP="00572DF8">
      <w:pPr>
        <w:spacing w:line="240" w:lineRule="auto"/>
        <w:jc w:val="both"/>
        <w:rPr>
          <w:rFonts w:cstheme="minorHAnsi"/>
        </w:rPr>
      </w:pPr>
    </w:p>
    <w:p w14:paraId="02350010" w14:textId="77777777" w:rsidR="009A0E0B" w:rsidRPr="008A0AB3" w:rsidRDefault="009A0E0B" w:rsidP="00572DF8">
      <w:pPr>
        <w:spacing w:line="240" w:lineRule="auto"/>
        <w:jc w:val="both"/>
        <w:rPr>
          <w:rFonts w:cstheme="minorHAnsi"/>
        </w:rPr>
      </w:pPr>
    </w:p>
    <w:p w14:paraId="068848F6" w14:textId="17A461B0" w:rsidR="00A53584" w:rsidRPr="008A0AB3" w:rsidRDefault="00A53584" w:rsidP="00572DF8">
      <w:pPr>
        <w:spacing w:line="240" w:lineRule="auto"/>
        <w:jc w:val="both"/>
        <w:rPr>
          <w:rFonts w:cstheme="minorHAnsi"/>
        </w:rPr>
      </w:pPr>
    </w:p>
    <w:p w14:paraId="3D8360CD" w14:textId="77777777" w:rsidR="0086783E" w:rsidRPr="008A0AB3" w:rsidRDefault="0086783E" w:rsidP="00572DF8">
      <w:pPr>
        <w:spacing w:line="240" w:lineRule="auto"/>
        <w:rPr>
          <w:rFonts w:cstheme="minorHAnsi"/>
        </w:rPr>
      </w:pPr>
    </w:p>
    <w:sectPr w:rsidR="0086783E" w:rsidRPr="008A0AB3" w:rsidSect="00D24E54">
      <w:pgSz w:w="12240" w:h="15840"/>
      <w:pgMar w:top="1440" w:right="1800" w:bottom="1440" w:left="180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CE4350" w:rsidRDefault="00CE4350">
      <w:pPr>
        <w:pStyle w:val="CommentText"/>
        <w:rPr>
          <w:noProof/>
        </w:rPr>
      </w:pPr>
      <w:r>
        <w:rPr>
          <w:rStyle w:val="CommentReference"/>
        </w:rPr>
        <w:annotationRef/>
      </w:r>
      <w:r>
        <w:rPr>
          <w:noProof/>
        </w:rPr>
        <w:t>did you email this to them already? if not, do it today!</w:t>
      </w:r>
    </w:p>
    <w:p w14:paraId="31E5AB02" w14:textId="6A6D38BE" w:rsidR="00CE4350" w:rsidRDefault="00CE4350">
      <w:pPr>
        <w:pStyle w:val="CommentText"/>
      </w:pPr>
    </w:p>
  </w:comment>
  <w:comment w:id="1" w:author="Rohini Haar" w:date="2019-09-25T13:47:00Z" w:initials="RJH">
    <w:p w14:paraId="1B15D7B4" w14:textId="48F5E601" w:rsidR="00CE4350" w:rsidRDefault="00CE4350">
      <w:pPr>
        <w:pStyle w:val="CommentText"/>
      </w:pPr>
      <w:r>
        <w:rPr>
          <w:rStyle w:val="CommentReference"/>
        </w:rPr>
        <w:annotationRef/>
      </w:r>
      <w:r>
        <w:rPr>
          <w:noProof/>
        </w:rPr>
        <w:t xml:space="preserve">we will have to ask Ndola and Art if they want to co-author and if they have substantive revisions. </w:t>
      </w:r>
    </w:p>
  </w:comment>
  <w:comment w:id="2" w:author="Rohini Haar" w:date="2019-09-16T14:46:00Z" w:initials="RJH">
    <w:p w14:paraId="4C8BCF89" w14:textId="77777777" w:rsidR="00CE4350" w:rsidRDefault="00CE4350" w:rsidP="00A773EB">
      <w:pPr>
        <w:pStyle w:val="CommentText"/>
      </w:pPr>
      <w:r>
        <w:rPr>
          <w:rStyle w:val="CommentReference"/>
        </w:rPr>
        <w:annotationRef/>
      </w:r>
      <w:r>
        <w:t>Can you fill this out accurately?</w:t>
      </w:r>
    </w:p>
  </w:comment>
  <w:comment w:id="4" w:author="Sammy Mehtar" w:date="2019-09-20T17:28:00Z" w:initials="SM">
    <w:p w14:paraId="1B1B9539" w14:textId="6DD053CA" w:rsidR="00CE4350" w:rsidRDefault="00CE4350">
      <w:pPr>
        <w:pStyle w:val="CommentText"/>
      </w:pPr>
      <w:r>
        <w:rPr>
          <w:rStyle w:val="CommentReference"/>
        </w:rPr>
        <w:annotationRef/>
      </w:r>
      <w:r>
        <w:t>Need better way to say this.</w:t>
      </w:r>
    </w:p>
  </w:comment>
  <w:comment w:id="6" w:author="Sammy Mehtar" w:date="2019-09-20T17:32:00Z" w:initials="SM">
    <w:p w14:paraId="13FDE590" w14:textId="316E37AF" w:rsidR="00CE4350" w:rsidRDefault="00CE4350">
      <w:pPr>
        <w:pStyle w:val="CommentText"/>
      </w:pPr>
      <w:r>
        <w:rPr>
          <w:rStyle w:val="CommentReference"/>
        </w:rPr>
        <w:annotationRef/>
      </w:r>
      <w:r>
        <w:t>Measles incidence or incidence of clinical cases of measles?</w:t>
      </w:r>
    </w:p>
  </w:comment>
  <w:comment w:id="7" w:author="Rohini Haar" w:date="2019-09-25T13:55:00Z" w:initials="RJH">
    <w:p w14:paraId="6130447D" w14:textId="5A2CBAD9" w:rsidR="00CE4350" w:rsidRDefault="00CE4350">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8" w:author="Sammy Mehtar" w:date="2019-09-19T18:56:00Z" w:initials="SM">
    <w:p w14:paraId="5855A963" w14:textId="48C140A5" w:rsidR="00CE4350" w:rsidRDefault="00CE4350">
      <w:pPr>
        <w:pStyle w:val="CommentText"/>
      </w:pPr>
      <w:r>
        <w:rPr>
          <w:rStyle w:val="CommentReference"/>
        </w:rPr>
        <w:annotationRef/>
      </w:r>
      <w:r>
        <w:t>Need to tighten this up.</w:t>
      </w:r>
    </w:p>
  </w:comment>
  <w:comment w:id="11" w:author="Sammy Mehtar" w:date="2019-07-14T14:34:00Z" w:initials="SM">
    <w:p w14:paraId="0000F67E" w14:textId="77777777" w:rsidR="00CE4350" w:rsidRDefault="00CE4350" w:rsidP="003E76C6">
      <w:pPr>
        <w:pStyle w:val="CommentText"/>
      </w:pPr>
      <w:r>
        <w:rPr>
          <w:rStyle w:val="CommentReference"/>
        </w:rPr>
        <w:annotationRef/>
      </w:r>
      <w:r>
        <w:t>Citation in lit review</w:t>
      </w:r>
    </w:p>
  </w:comment>
  <w:comment w:id="12" w:author="Sammy Mehtar" w:date="2019-09-30T14:23:00Z" w:initials="SM">
    <w:p w14:paraId="41F7D657" w14:textId="5C30710B" w:rsidR="00CE4350" w:rsidRDefault="00CE4350">
      <w:pPr>
        <w:pStyle w:val="CommentText"/>
      </w:pPr>
      <w:r>
        <w:rPr>
          <w:rStyle w:val="CommentReference"/>
        </w:rPr>
        <w:annotationRef/>
      </w:r>
      <w:r>
        <w:t>Phrased weird.</w:t>
      </w:r>
    </w:p>
  </w:comment>
  <w:comment w:id="10" w:author="Sammy Mehtar" w:date="2019-09-19T17:40:00Z" w:initials="SM">
    <w:p w14:paraId="43A36829" w14:textId="58150828" w:rsidR="00CE4350" w:rsidRDefault="00CE4350">
      <w:pPr>
        <w:pStyle w:val="CommentText"/>
      </w:pPr>
      <w:r>
        <w:rPr>
          <w:rStyle w:val="CommentReference"/>
        </w:rPr>
        <w:annotationRef/>
      </w:r>
      <w:r>
        <w:t>Need more citations</w:t>
      </w:r>
    </w:p>
  </w:comment>
  <w:comment w:id="13" w:author="Sammy Mehtar" w:date="2019-10-09T21:39:00Z" w:initials="SM">
    <w:p w14:paraId="51BEF08B" w14:textId="702E4968" w:rsidR="00A17CC2" w:rsidRDefault="00A17CC2">
      <w:pPr>
        <w:pStyle w:val="CommentText"/>
      </w:pPr>
      <w:r>
        <w:rPr>
          <w:rStyle w:val="CommentReference"/>
        </w:rPr>
        <w:annotationRef/>
      </w:r>
      <w:r w:rsidR="00BE0111">
        <w:rPr>
          <w:noProof/>
        </w:rPr>
        <w:t>De</w:t>
      </w:r>
      <w:r w:rsidR="00BE0111">
        <w:rPr>
          <w:noProof/>
        </w:rPr>
        <w:t>s</w:t>
      </w:r>
      <w:r w:rsidR="00BE0111">
        <w:rPr>
          <w:noProof/>
        </w:rPr>
        <w:t>c</w:t>
      </w:r>
      <w:r w:rsidR="00BE0111">
        <w:rPr>
          <w:noProof/>
        </w:rPr>
        <w:t>r</w:t>
      </w:r>
      <w:r w:rsidR="00BE0111">
        <w:rPr>
          <w:noProof/>
        </w:rPr>
        <w:t>i</w:t>
      </w:r>
      <w:r w:rsidR="00BE0111">
        <w:rPr>
          <w:noProof/>
        </w:rPr>
        <w:t>b</w:t>
      </w:r>
      <w:r w:rsidR="00BE0111">
        <w:rPr>
          <w:noProof/>
        </w:rPr>
        <w:t>e</w:t>
      </w:r>
      <w:r w:rsidR="00BE0111">
        <w:rPr>
          <w:noProof/>
        </w:rPr>
        <w:t xml:space="preserve"> </w:t>
      </w:r>
      <w:r w:rsidR="00BE0111">
        <w:rPr>
          <w:noProof/>
        </w:rPr>
        <w:t>t</w:t>
      </w:r>
      <w:r w:rsidR="00BE0111">
        <w:rPr>
          <w:noProof/>
        </w:rPr>
        <w:t>h</w:t>
      </w:r>
      <w:r w:rsidR="00BE0111">
        <w:rPr>
          <w:noProof/>
        </w:rPr>
        <w:t>e</w:t>
      </w:r>
      <w:r w:rsidR="00BE0111">
        <w:rPr>
          <w:noProof/>
        </w:rPr>
        <w:t>m</w:t>
      </w:r>
      <w:r w:rsidR="00BE0111">
        <w:rPr>
          <w:noProof/>
        </w:rPr>
        <w:t xml:space="preserve"> </w:t>
      </w:r>
      <w:r w:rsidR="00BE0111">
        <w:rPr>
          <w:noProof/>
        </w:rPr>
        <w:t>m</w:t>
      </w:r>
      <w:r w:rsidR="00BE0111">
        <w:rPr>
          <w:noProof/>
        </w:rPr>
        <w:t>ore</w:t>
      </w:r>
    </w:p>
  </w:comment>
  <w:comment w:id="14" w:author="Sammy Mehtar" w:date="2019-09-19T18:23:00Z" w:initials="SM">
    <w:p w14:paraId="3AC94D23" w14:textId="1BD62DE4" w:rsidR="00CE4350" w:rsidRPr="0080059B" w:rsidRDefault="00CE4350" w:rsidP="0080059B">
      <w:pPr>
        <w:pStyle w:val="CommentText"/>
        <w:rPr>
          <w:sz w:val="16"/>
          <w:szCs w:val="16"/>
        </w:rPr>
      </w:pPr>
      <w:r>
        <w:rPr>
          <w:rStyle w:val="CommentReference"/>
        </w:rPr>
        <w:annotationRef/>
      </w:r>
      <w:r>
        <w:rPr>
          <w:rStyle w:val="CommentReference"/>
        </w:rPr>
        <w:t>Provide some details here, describe what they found</w:t>
      </w:r>
    </w:p>
  </w:comment>
  <w:comment w:id="15" w:author="Sammy Mehtar" w:date="2019-09-19T18:23:00Z" w:initials="SM">
    <w:p w14:paraId="5AE31278" w14:textId="4D1F1283" w:rsidR="00CE4350" w:rsidRDefault="00CE4350">
      <w:pPr>
        <w:pStyle w:val="CommentText"/>
      </w:pPr>
      <w:r>
        <w:rPr>
          <w:rStyle w:val="CommentReference"/>
        </w:rPr>
        <w:annotationRef/>
      </w:r>
      <w:r>
        <w:rPr>
          <w:rStyle w:val="CommentReference"/>
        </w:rPr>
        <w:t>References!!</w:t>
      </w:r>
    </w:p>
  </w:comment>
  <w:comment w:id="16" w:author="Rohini Haar" w:date="2019-09-25T14:10:00Z" w:initials="RJH">
    <w:p w14:paraId="52CBBDF4" w14:textId="45243E98" w:rsidR="00CE4350" w:rsidRDefault="00CE4350">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20" w:author="Sammy Mehtar" w:date="2019-06-09T20:20:00Z" w:initials="SM">
    <w:p w14:paraId="3951B107" w14:textId="77777777" w:rsidR="00CE4350" w:rsidRDefault="00CE435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1" w:author="Sammy Mehtar" w:date="2019-08-22T15:13:00Z" w:initials="SM">
    <w:p w14:paraId="2969F7C1" w14:textId="77777777" w:rsidR="00CE4350" w:rsidRDefault="00CE4350" w:rsidP="00720764">
      <w:pPr>
        <w:pStyle w:val="CommentText"/>
      </w:pPr>
      <w:r>
        <w:rPr>
          <w:rStyle w:val="CommentReference"/>
        </w:rPr>
        <w:annotationRef/>
      </w:r>
      <w:r>
        <w:t>Find different word</w:t>
      </w:r>
    </w:p>
  </w:comment>
  <w:comment w:id="22" w:author="Sammy Mehtar" w:date="2019-05-09T09:25:00Z" w:initials="SM">
    <w:p w14:paraId="48BFC36F" w14:textId="77777777" w:rsidR="00CE4350" w:rsidRDefault="00CE435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CE4350" w:rsidRDefault="00CE4350" w:rsidP="00720764">
      <w:pPr>
        <w:pStyle w:val="CommentText"/>
      </w:pPr>
      <w:r>
        <w:t>% change in pop</w:t>
      </w:r>
    </w:p>
    <w:p w14:paraId="0253D3F8" w14:textId="77777777" w:rsidR="00CE4350" w:rsidRPr="008233BF" w:rsidRDefault="00CE4350" w:rsidP="00720764">
      <w:pPr>
        <w:pStyle w:val="CommentText"/>
      </w:pPr>
      <w:r>
        <w:t xml:space="preserve">Interpolation </w:t>
      </w:r>
    </w:p>
    <w:p w14:paraId="64F7908E" w14:textId="77777777" w:rsidR="00CE4350" w:rsidRPr="008233BF" w:rsidRDefault="00CE4350" w:rsidP="00720764">
      <w:pPr>
        <w:pStyle w:val="CommentText"/>
        <w:rPr>
          <w:b/>
          <w:bCs/>
        </w:rPr>
      </w:pPr>
      <w:r>
        <w:rPr>
          <w:b/>
          <w:bCs/>
        </w:rPr>
        <w:t>Ndola</w:t>
      </w:r>
    </w:p>
  </w:comment>
  <w:comment w:id="23" w:author="Sammy Mehtar" w:date="2019-07-27T16:36:00Z" w:initials="SM">
    <w:p w14:paraId="08719206" w14:textId="77777777" w:rsidR="00CE4350" w:rsidRDefault="00CE4350" w:rsidP="00720764">
      <w:pPr>
        <w:pStyle w:val="CommentText"/>
      </w:pPr>
      <w:r>
        <w:rPr>
          <w:rStyle w:val="CommentReference"/>
        </w:rPr>
        <w:annotationRef/>
      </w:r>
      <w:r>
        <w:t>They don’t disseminate it publicly, how do I cite?</w:t>
      </w:r>
    </w:p>
  </w:comment>
  <w:comment w:id="24" w:author="Sammy Mehtar" w:date="2019-06-09T19:21:00Z" w:initials="SM">
    <w:p w14:paraId="07FBB305" w14:textId="77777777" w:rsidR="00CE4350" w:rsidRDefault="00CE4350" w:rsidP="00720764">
      <w:pPr>
        <w:pStyle w:val="CommentText"/>
      </w:pPr>
      <w:r>
        <w:rPr>
          <w:rStyle w:val="CommentReference"/>
        </w:rPr>
        <w:annotationRef/>
      </w:r>
      <w:r>
        <w:t>Is there a better term?</w:t>
      </w:r>
    </w:p>
    <w:p w14:paraId="5E0F7B31" w14:textId="77777777" w:rsidR="00CE4350" w:rsidRDefault="00CE4350" w:rsidP="00720764">
      <w:pPr>
        <w:pStyle w:val="CommentText"/>
      </w:pPr>
      <w:r>
        <w:t>I essentially mean attack rates and the ways we manipulated them</w:t>
      </w:r>
    </w:p>
  </w:comment>
  <w:comment w:id="25" w:author="Sammy Mehtar" w:date="2019-06-09T19:21:00Z" w:initials="SM">
    <w:p w14:paraId="12F5DF5E" w14:textId="77777777" w:rsidR="00CE4350" w:rsidRDefault="00CE4350" w:rsidP="00720764">
      <w:pPr>
        <w:pStyle w:val="CommentText"/>
      </w:pPr>
      <w:r>
        <w:rPr>
          <w:rStyle w:val="CommentReference"/>
        </w:rPr>
        <w:annotationRef/>
      </w:r>
      <w:r>
        <w:t>Incidence or attack rate? Same thing or not?</w:t>
      </w:r>
    </w:p>
  </w:comment>
  <w:comment w:id="26" w:author="Rohini Haar" w:date="2019-09-25T23:54:00Z" w:initials="RJH">
    <w:p w14:paraId="44DB38B8" w14:textId="6896E232" w:rsidR="00CE4350" w:rsidRDefault="00CE4350">
      <w:pPr>
        <w:pStyle w:val="CommentText"/>
      </w:pPr>
      <w:r>
        <w:rPr>
          <w:rStyle w:val="CommentReference"/>
        </w:rPr>
        <w:annotationRef/>
      </w:r>
      <w:r>
        <w:t>Hmmm… could be the same thing. Incidence of attacks?</w:t>
      </w:r>
    </w:p>
  </w:comment>
  <w:comment w:id="27" w:author="Sammy Mehtar" w:date="2019-06-09T19:26:00Z" w:initials="SM">
    <w:p w14:paraId="7D86E772" w14:textId="77777777" w:rsidR="00CE4350" w:rsidRDefault="00CE4350" w:rsidP="00720764">
      <w:pPr>
        <w:pStyle w:val="CommentText"/>
      </w:pPr>
      <w:r>
        <w:rPr>
          <w:rStyle w:val="CommentReference"/>
        </w:rPr>
        <w:annotationRef/>
      </w:r>
      <w:r>
        <w:t>Keep in the limitation section or is it ok here?</w:t>
      </w:r>
    </w:p>
  </w:comment>
  <w:comment w:id="28" w:author="Rohini Haar" w:date="2019-09-25T23:55:00Z" w:initials="RJH">
    <w:p w14:paraId="59FA5EFE" w14:textId="763BCC48" w:rsidR="00CE4350" w:rsidRDefault="00CE4350">
      <w:pPr>
        <w:pStyle w:val="CommentText"/>
      </w:pPr>
      <w:r>
        <w:rPr>
          <w:rStyle w:val="CommentReference"/>
        </w:rPr>
        <w:annotationRef/>
      </w:r>
      <w:r>
        <w:t xml:space="preserve">Great here. </w:t>
      </w:r>
    </w:p>
  </w:comment>
  <w:comment w:id="30" w:author="Sammy Mehtar" w:date="2019-06-12T12:49:00Z" w:initials="SM">
    <w:p w14:paraId="00C1CE80" w14:textId="77777777" w:rsidR="00CE4350" w:rsidRDefault="00CE4350" w:rsidP="00A175CC">
      <w:pPr>
        <w:pStyle w:val="CommentText"/>
      </w:pPr>
      <w:r>
        <w:rPr>
          <w:rStyle w:val="CommentReference"/>
        </w:rPr>
        <w:annotationRef/>
      </w:r>
      <w:r>
        <w:t xml:space="preserve">Which districts changed the most? </w:t>
      </w:r>
    </w:p>
    <w:p w14:paraId="261BAB8A" w14:textId="77777777" w:rsidR="00CE4350" w:rsidRDefault="00CE4350" w:rsidP="00A175CC">
      <w:pPr>
        <w:pStyle w:val="CommentText"/>
      </w:pPr>
      <w:r>
        <w:t>Why is that? How did it impact incidence?</w:t>
      </w:r>
    </w:p>
  </w:comment>
  <w:comment w:id="31" w:author="Sammy Mehtar" w:date="2019-09-30T14:26:00Z" w:initials="SM">
    <w:p w14:paraId="7C6C7938" w14:textId="59274F85" w:rsidR="00CE4350" w:rsidRDefault="00CE4350">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3" w:author="Sammy Mehtar" w:date="2019-09-01T21:10:00Z" w:initials="SM">
    <w:p w14:paraId="7DDA0666" w14:textId="404733F2" w:rsidR="00CE4350" w:rsidRDefault="00CE4350">
      <w:pPr>
        <w:pStyle w:val="CommentText"/>
      </w:pPr>
      <w:r>
        <w:rPr>
          <w:rStyle w:val="CommentReference"/>
        </w:rPr>
        <w:annotationRef/>
      </w:r>
      <w:r>
        <w:t>Proper use of this term?</w:t>
      </w:r>
    </w:p>
  </w:comment>
  <w:comment w:id="35" w:author="Sammy Mehtar" w:date="2019-04-28T15:08:00Z" w:initials="SM">
    <w:p w14:paraId="7D6852ED" w14:textId="77777777" w:rsidR="00CE4350" w:rsidRDefault="00CE4350" w:rsidP="00DF5F7E">
      <w:pPr>
        <w:pStyle w:val="CommentText"/>
      </w:pPr>
      <w:r>
        <w:rPr>
          <w:rStyle w:val="CommentReference"/>
        </w:rPr>
        <w:annotationRef/>
      </w:r>
      <w:r>
        <w:t>Which diseases are we covering?</w:t>
      </w:r>
    </w:p>
  </w:comment>
  <w:comment w:id="36" w:author="Sammy Mehtar" w:date="2019-09-26T16:35:00Z" w:initials="SM">
    <w:p w14:paraId="2C249D54" w14:textId="46FEF802" w:rsidR="00CE4350" w:rsidRDefault="00CE4350">
      <w:pPr>
        <w:pStyle w:val="CommentText"/>
      </w:pPr>
      <w:r>
        <w:rPr>
          <w:rStyle w:val="CommentReference"/>
        </w:rPr>
        <w:annotationRef/>
      </w:r>
      <w:r>
        <w:t>Write tables</w:t>
      </w:r>
    </w:p>
  </w:comment>
  <w:comment w:id="39" w:author="Sammy Mehtar" w:date="2019-09-21T14:02:00Z" w:initials="SM">
    <w:p w14:paraId="72473ECF" w14:textId="201CAFD0" w:rsidR="00CE4350" w:rsidRDefault="00CE4350">
      <w:pPr>
        <w:pStyle w:val="CommentText"/>
      </w:pPr>
      <w:r>
        <w:rPr>
          <w:rStyle w:val="CommentReference"/>
        </w:rPr>
        <w:annotationRef/>
      </w:r>
      <w:r>
        <w:t>Italics for gov/district names?</w:t>
      </w:r>
    </w:p>
  </w:comment>
  <w:comment w:id="40" w:author="Sammy Mehtar" w:date="2019-09-01T20:58:00Z" w:initials="SM">
    <w:p w14:paraId="563E7642" w14:textId="77777777" w:rsidR="00CE4350" w:rsidRDefault="00CE4350">
      <w:pPr>
        <w:pStyle w:val="CommentText"/>
      </w:pPr>
      <w:r>
        <w:rPr>
          <w:rStyle w:val="CommentReference"/>
        </w:rPr>
        <w:annotationRef/>
      </w:r>
      <w:r>
        <w:t>Need some stats/numbers around this</w:t>
      </w:r>
    </w:p>
    <w:p w14:paraId="458E939D" w14:textId="6BD0959D" w:rsidR="00CE4350" w:rsidRDefault="00CE4350">
      <w:pPr>
        <w:pStyle w:val="CommentText"/>
      </w:pPr>
      <w:r>
        <w:t>Proportion of missing / all district weeks, number of missing weeks, districts with most missing, chart of missing values.</w:t>
      </w:r>
    </w:p>
  </w:comment>
  <w:comment w:id="41" w:author="Sammy Mehtar" w:date="2019-05-03T19:12:00Z" w:initials="SM">
    <w:p w14:paraId="171B41AD" w14:textId="77777777" w:rsidR="00CE4350" w:rsidRDefault="00CE4350" w:rsidP="00DF5F7E">
      <w:pPr>
        <w:pStyle w:val="CommentText"/>
      </w:pPr>
      <w:r>
        <w:rPr>
          <w:rStyle w:val="CommentReference"/>
        </w:rPr>
        <w:annotationRef/>
      </w:r>
      <w:r>
        <w:t>What about alert thresholds? Part of our analysis?</w:t>
      </w:r>
    </w:p>
  </w:comment>
  <w:comment w:id="42" w:author="Sammy Mehtar" w:date="2019-06-12T14:12:00Z" w:initials="SM">
    <w:p w14:paraId="667A605D" w14:textId="77777777" w:rsidR="00CE4350" w:rsidRDefault="00CE4350" w:rsidP="00DF5F7E">
      <w:pPr>
        <w:pStyle w:val="CommentText"/>
      </w:pPr>
      <w:r>
        <w:rPr>
          <w:rStyle w:val="CommentReference"/>
        </w:rPr>
        <w:annotationRef/>
      </w:r>
      <w:r>
        <w:t xml:space="preserve">Quote in their English or ours? </w:t>
      </w:r>
    </w:p>
  </w:comment>
  <w:comment w:id="43" w:author="Rohini Haar" w:date="2019-09-25T23:58:00Z" w:initials="RJH">
    <w:p w14:paraId="2FA36D01" w14:textId="1DFF1E85" w:rsidR="00CE4350" w:rsidRDefault="00CE4350">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4" w:author="Rohini Haar" w:date="2019-09-25T23:58:00Z" w:initials="RJH">
    <w:p w14:paraId="79C2EED9" w14:textId="2490569A" w:rsidR="00CE4350" w:rsidRDefault="00CE4350">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5" w:author="Sammy Mehtar" w:date="2019-04-28T17:25:00Z" w:initials="SM">
    <w:p w14:paraId="100608A2" w14:textId="77777777" w:rsidR="00CE4350" w:rsidRDefault="00CE4350" w:rsidP="00720764">
      <w:pPr>
        <w:pStyle w:val="CommentText"/>
      </w:pPr>
      <w:r>
        <w:rPr>
          <w:rStyle w:val="CommentReference"/>
        </w:rPr>
        <w:annotationRef/>
      </w:r>
      <w:r>
        <w:t>Include Table #, reference it in text</w:t>
      </w:r>
    </w:p>
  </w:comment>
  <w:comment w:id="46" w:author="Sammy Mehtar" w:date="2019-09-14T17:50:00Z" w:initials="SM">
    <w:p w14:paraId="1BC2A3F5" w14:textId="77777777" w:rsidR="00CE4350" w:rsidRDefault="00CE4350" w:rsidP="00F539D7">
      <w:pPr>
        <w:pStyle w:val="CommentText"/>
      </w:pPr>
      <w:r>
        <w:rPr>
          <w:rStyle w:val="CommentReference"/>
        </w:rPr>
        <w:annotationRef/>
      </w:r>
      <w:r w:rsidRPr="00C53559">
        <w:t>https://www.who.int/immunization/monitoring_surveillance/burden/vpd/surveillance_type/active/measles/en/</w:t>
      </w:r>
    </w:p>
  </w:comment>
  <w:comment w:id="47" w:author="Sammy Mehtar" w:date="2019-10-03T23:42:00Z" w:initials="SM">
    <w:p w14:paraId="40B03980" w14:textId="2AB769A1" w:rsidR="00CE4350" w:rsidRDefault="00CE4350">
      <w:pPr>
        <w:pStyle w:val="CommentText"/>
      </w:pPr>
      <w:r>
        <w:rPr>
          <w:rStyle w:val="CommentReference"/>
        </w:rPr>
        <w:annotationRef/>
      </w:r>
      <w:r>
        <w:t>Cite</w:t>
      </w:r>
    </w:p>
  </w:comment>
  <w:comment w:id="48" w:author="Sammy Mehtar" w:date="2019-10-03T23:42:00Z" w:initials="SM">
    <w:p w14:paraId="4846CA28" w14:textId="645B53E2" w:rsidR="00CE4350" w:rsidRDefault="00CE4350">
      <w:pPr>
        <w:pStyle w:val="CommentText"/>
      </w:pPr>
      <w:r>
        <w:rPr>
          <w:rStyle w:val="CommentReference"/>
        </w:rPr>
        <w:annotationRef/>
      </w:r>
      <w:r>
        <w:t>Find a cite</w:t>
      </w:r>
    </w:p>
  </w:comment>
  <w:comment w:id="49" w:author="Sammy Mehtar" w:date="2019-10-03T23:41:00Z" w:initials="SM">
    <w:p w14:paraId="35326A91" w14:textId="3AD1FC40" w:rsidR="00CE4350" w:rsidRDefault="00CE4350">
      <w:pPr>
        <w:pStyle w:val="CommentText"/>
      </w:pPr>
      <w:r>
        <w:rPr>
          <w:rStyle w:val="CommentReference"/>
        </w:rPr>
        <w:annotationRef/>
      </w:r>
      <w:r>
        <w:t xml:space="preserve">Cite this, WHO </w:t>
      </w:r>
    </w:p>
  </w:comment>
  <w:comment w:id="50" w:author="Sammy Mehtar" w:date="2019-10-03T23:45:00Z" w:initials="SM">
    <w:p w14:paraId="390545D7" w14:textId="586107EA" w:rsidR="00CE4350" w:rsidRDefault="00CE4350">
      <w:pPr>
        <w:pStyle w:val="CommentText"/>
      </w:pPr>
      <w:r>
        <w:rPr>
          <w:rStyle w:val="CommentReference"/>
        </w:rPr>
        <w:annotationRef/>
      </w:r>
      <w:r>
        <w:t>Word this better, find the data from ACU, cite.</w:t>
      </w:r>
    </w:p>
  </w:comment>
  <w:comment w:id="51" w:author="Sammy Mehtar" w:date="2019-05-09T09:15:00Z" w:initials="SM">
    <w:p w14:paraId="52C1C741" w14:textId="77777777" w:rsidR="00CE4350" w:rsidRDefault="00CE4350" w:rsidP="006F10B4">
      <w:pPr>
        <w:pStyle w:val="CommentText"/>
      </w:pPr>
      <w:r>
        <w:rPr>
          <w:rStyle w:val="CommentReference"/>
        </w:rPr>
        <w:annotationRef/>
      </w:r>
      <w:r>
        <w:t>Draw a flowchart</w:t>
      </w:r>
    </w:p>
  </w:comment>
  <w:comment w:id="52" w:author="Sammy Mehtar" w:date="2019-04-28T17:06:00Z" w:initials="SM">
    <w:p w14:paraId="6F05E825" w14:textId="77777777" w:rsidR="00CE4350" w:rsidRDefault="00CE4350" w:rsidP="006F10B4">
      <w:pPr>
        <w:pStyle w:val="CommentText"/>
      </w:pPr>
      <w:r>
        <w:rPr>
          <w:rStyle w:val="CommentReference"/>
        </w:rPr>
        <w:annotationRef/>
      </w:r>
      <w:r>
        <w:t>define</w:t>
      </w:r>
    </w:p>
  </w:comment>
  <w:comment w:id="53" w:author="Sammy Mehtar" w:date="2019-05-09T09:20:00Z" w:initials="SM">
    <w:p w14:paraId="140266D8" w14:textId="77777777" w:rsidR="00CE4350" w:rsidRDefault="00CE4350" w:rsidP="006F10B4">
      <w:pPr>
        <w:pStyle w:val="CommentText"/>
      </w:pPr>
      <w:r>
        <w:rPr>
          <w:rStyle w:val="CommentReference"/>
        </w:rPr>
        <w:annotationRef/>
      </w:r>
      <w:r>
        <w:t>Trend analysis</w:t>
      </w:r>
    </w:p>
    <w:p w14:paraId="3B3037EC" w14:textId="77777777" w:rsidR="00CE4350" w:rsidRDefault="00CE4350" w:rsidP="006F10B4">
      <w:pPr>
        <w:pStyle w:val="CommentText"/>
      </w:pPr>
      <w:r>
        <w:t>Stat sig</w:t>
      </w:r>
    </w:p>
    <w:p w14:paraId="43DE2F34" w14:textId="77777777" w:rsidR="00CE4350" w:rsidRDefault="00CE4350" w:rsidP="006F10B4">
      <w:pPr>
        <w:pStyle w:val="CommentText"/>
      </w:pPr>
      <w:r>
        <w:t>Graph</w:t>
      </w:r>
    </w:p>
  </w:comment>
  <w:comment w:id="54" w:author="Sammy Mehtar" w:date="2019-09-01T21:12:00Z" w:initials="SM">
    <w:p w14:paraId="28AEE21B" w14:textId="34991896" w:rsidR="00CE4350" w:rsidRDefault="00CE4350">
      <w:pPr>
        <w:pStyle w:val="CommentText"/>
      </w:pPr>
      <w:r>
        <w:rPr>
          <w:rStyle w:val="CommentReference"/>
        </w:rPr>
        <w:annotationRef/>
      </w:r>
      <w:r>
        <w:t>Pick your tests….</w:t>
      </w:r>
    </w:p>
  </w:comment>
  <w:comment w:id="55" w:author="Sammy Mehtar" w:date="2019-05-06T17:51:00Z" w:initials="SM">
    <w:p w14:paraId="3DC5A8E5" w14:textId="77777777" w:rsidR="00CE4350" w:rsidRDefault="00CE4350" w:rsidP="006F10B4">
      <w:pPr>
        <w:pStyle w:val="CommentText"/>
      </w:pPr>
      <w:r>
        <w:rPr>
          <w:rStyle w:val="CommentReference"/>
        </w:rPr>
        <w:annotationRef/>
      </w:r>
      <w:r>
        <w:t>For what?</w:t>
      </w:r>
    </w:p>
  </w:comment>
  <w:comment w:id="56" w:author="Sammy Mehtar" w:date="2019-05-09T09:22:00Z" w:initials="SM">
    <w:p w14:paraId="62ED2C36" w14:textId="77777777" w:rsidR="00CE4350" w:rsidRDefault="00CE4350" w:rsidP="006F10B4">
      <w:pPr>
        <w:pStyle w:val="CommentText"/>
      </w:pPr>
      <w:r>
        <w:rPr>
          <w:rStyle w:val="CommentReference"/>
        </w:rPr>
        <w:annotationRef/>
      </w:r>
      <w:r>
        <w:t>READ: analysis of diarrheal disease at festival, worked with Justin R. For how to calculate the lag.</w:t>
      </w:r>
    </w:p>
    <w:p w14:paraId="3FC5F759" w14:textId="77777777" w:rsidR="00CE4350" w:rsidRDefault="00CE4350" w:rsidP="006F10B4">
      <w:pPr>
        <w:pStyle w:val="CommentText"/>
      </w:pPr>
      <w:r>
        <w:t>By Krista Morris</w:t>
      </w:r>
    </w:p>
  </w:comment>
  <w:comment w:id="58" w:author="Sammy Mehtar" w:date="2019-05-09T09:40:00Z" w:initials="SM">
    <w:p w14:paraId="593CBA0A" w14:textId="77777777" w:rsidR="00CE4350" w:rsidRDefault="00CE4350" w:rsidP="007151E0">
      <w:pPr>
        <w:pStyle w:val="CommentText"/>
      </w:pPr>
      <w:r>
        <w:rPr>
          <w:rStyle w:val="CommentReference"/>
        </w:rPr>
        <w:annotationRef/>
      </w:r>
      <w:r>
        <w:t>More tables, figures, stats.</w:t>
      </w:r>
    </w:p>
  </w:comment>
  <w:comment w:id="60" w:author="Sammy Mehtar" w:date="2019-08-20T19:56:00Z" w:initials="SM">
    <w:p w14:paraId="09B9EC60" w14:textId="77777777" w:rsidR="00CE4350" w:rsidRDefault="00CE4350" w:rsidP="007151E0">
      <w:pPr>
        <w:pStyle w:val="CommentText"/>
      </w:pPr>
      <w:r>
        <w:rPr>
          <w:rStyle w:val="CommentReference"/>
        </w:rPr>
        <w:annotationRef/>
      </w:r>
      <w:r>
        <w:t>NOT UPDATED 2019</w:t>
      </w:r>
    </w:p>
  </w:comment>
  <w:comment w:id="59" w:author="Sammy Mehtar" w:date="2019-08-20T19:56:00Z" w:initials="SM">
    <w:p w14:paraId="3CADD114" w14:textId="77777777" w:rsidR="00CE4350" w:rsidRDefault="00CE4350" w:rsidP="007151E0">
      <w:pPr>
        <w:pStyle w:val="CommentText"/>
      </w:pPr>
      <w:r>
        <w:rPr>
          <w:rStyle w:val="CommentReference"/>
        </w:rPr>
        <w:annotationRef/>
      </w:r>
      <w:r>
        <w:t>Need 2019 Population data…</w:t>
      </w:r>
    </w:p>
  </w:comment>
  <w:comment w:id="61" w:author="Sammy Mehtar" w:date="2019-08-20T19:56:00Z" w:initials="SM">
    <w:p w14:paraId="733ABA90" w14:textId="77777777" w:rsidR="00CE4350" w:rsidRDefault="00CE4350" w:rsidP="007151E0">
      <w:pPr>
        <w:pStyle w:val="CommentText"/>
      </w:pPr>
      <w:r>
        <w:rPr>
          <w:rStyle w:val="CommentReference"/>
        </w:rPr>
        <w:annotationRef/>
      </w:r>
      <w:r>
        <w:t>NOT UPDATED 2019</w:t>
      </w:r>
    </w:p>
  </w:comment>
  <w:comment w:id="63" w:author="Sammy Mehtar" w:date="2019-08-31T14:50:00Z" w:initials="SM">
    <w:p w14:paraId="2F141F66" w14:textId="77777777" w:rsidR="00CE4350" w:rsidRDefault="00CE4350" w:rsidP="007151E0">
      <w:pPr>
        <w:pStyle w:val="CommentText"/>
      </w:pPr>
      <w:r>
        <w:rPr>
          <w:rStyle w:val="CommentReference"/>
        </w:rPr>
        <w:annotationRef/>
      </w:r>
      <w:r>
        <w:t>AKA Syndromic Cases (I defined this earlier, should I use it here? Or do people skip the methods section…</w:t>
      </w:r>
    </w:p>
  </w:comment>
  <w:comment w:id="64" w:author="Sammy Mehtar" w:date="2019-06-07T17:10:00Z" w:initials="SM">
    <w:p w14:paraId="320553E9" w14:textId="77777777" w:rsidR="00CE4350" w:rsidRDefault="00CE4350" w:rsidP="007151E0">
      <w:pPr>
        <w:pStyle w:val="CommentText"/>
      </w:pPr>
      <w:r>
        <w:rPr>
          <w:rStyle w:val="CommentReference"/>
        </w:rPr>
        <w:annotationRef/>
      </w:r>
      <w:r>
        <w:t>Format correctly, add caption to table.</w:t>
      </w:r>
    </w:p>
  </w:comment>
  <w:comment w:id="65" w:author="Sammy Mehtar" w:date="2019-06-09T19:26:00Z" w:initials="SM">
    <w:p w14:paraId="1170F2E8" w14:textId="77777777" w:rsidR="00CE4350" w:rsidRDefault="00CE4350" w:rsidP="007151E0">
      <w:pPr>
        <w:pStyle w:val="CommentText"/>
      </w:pPr>
      <w:r>
        <w:rPr>
          <w:rStyle w:val="CommentReference"/>
        </w:rPr>
        <w:annotationRef/>
      </w:r>
      <w:r>
        <w:t>Repeated. Better here, above, or in limitations section?</w:t>
      </w:r>
    </w:p>
  </w:comment>
  <w:comment w:id="66" w:author="Sammy Mehtar" w:date="2019-08-20T19:35:00Z" w:initials="SM">
    <w:p w14:paraId="613ADBE6" w14:textId="77777777" w:rsidR="00CE4350" w:rsidRDefault="00CE4350" w:rsidP="007151E0">
      <w:pPr>
        <w:pStyle w:val="CommentText"/>
      </w:pPr>
      <w:r>
        <w:rPr>
          <w:rStyle w:val="CommentReference"/>
        </w:rPr>
        <w:annotationRef/>
      </w:r>
      <w:r>
        <w:t>Updated numbers 2019</w:t>
      </w:r>
    </w:p>
  </w:comment>
  <w:comment w:id="67" w:author="Sammy Mehtar" w:date="2019-06-08T21:02:00Z" w:initials="SM">
    <w:p w14:paraId="3AFABADC" w14:textId="77777777" w:rsidR="00CE4350" w:rsidRDefault="00CE4350" w:rsidP="007151E0">
      <w:pPr>
        <w:pStyle w:val="CommentText"/>
      </w:pPr>
      <w:r>
        <w:rPr>
          <w:rStyle w:val="CommentReference"/>
        </w:rPr>
        <w:annotationRef/>
      </w:r>
      <w:r>
        <w:t>How do I statistically test of there is a relationship here?</w:t>
      </w:r>
    </w:p>
  </w:comment>
  <w:comment w:id="68" w:author="Sammy Mehtar" w:date="2019-06-08T21:18:00Z" w:initials="SM">
    <w:p w14:paraId="3FDF547A" w14:textId="77777777" w:rsidR="00CE4350" w:rsidRDefault="00CE4350" w:rsidP="007151E0">
      <w:pPr>
        <w:pStyle w:val="CommentText"/>
      </w:pPr>
      <w:r>
        <w:rPr>
          <w:rStyle w:val="CommentReference"/>
        </w:rPr>
        <w:annotationRef/>
      </w:r>
      <w:r>
        <w:t>And see if the dips are just in other consults or in all consults</w:t>
      </w:r>
    </w:p>
  </w:comment>
  <w:comment w:id="69" w:author="Rohini Haar" w:date="2019-09-26T00:05:00Z" w:initials="RJH">
    <w:p w14:paraId="2159DE74" w14:textId="00AF3F2D" w:rsidR="00CE4350" w:rsidRDefault="00CE4350">
      <w:pPr>
        <w:pStyle w:val="CommentText"/>
      </w:pPr>
      <w:r>
        <w:rPr>
          <w:rStyle w:val="CommentReference"/>
        </w:rPr>
        <w:annotationRef/>
      </w:r>
      <w:r>
        <w:t xml:space="preserve">I t </w:t>
      </w:r>
      <w:proofErr w:type="spellStart"/>
      <w:r>
        <w:t>hink</w:t>
      </w:r>
      <w:proofErr w:type="spellEnd"/>
      <w:r>
        <w:t xml:space="preserve"> you answer this below?</w:t>
      </w:r>
    </w:p>
  </w:comment>
  <w:comment w:id="71" w:author="Rohini Haar" w:date="2019-09-26T00:09:00Z" w:initials="RJH">
    <w:p w14:paraId="366FC139" w14:textId="70DB1622" w:rsidR="00CE4350" w:rsidRDefault="00CE4350">
      <w:pPr>
        <w:pStyle w:val="CommentText"/>
      </w:pPr>
      <w:r>
        <w:rPr>
          <w:rStyle w:val="CommentReference"/>
        </w:rPr>
        <w:annotationRef/>
      </w:r>
      <w:r>
        <w:t>For each o</w:t>
      </w:r>
      <w:r w:rsidR="00996F88">
        <w:t>f</w:t>
      </w:r>
      <w:r>
        <w:t xml:space="preserve">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2" w:author="Rohini Haar" w:date="2019-09-26T00:08:00Z" w:initials="RJH">
    <w:p w14:paraId="120E87C4" w14:textId="54E54BD9" w:rsidR="00CE4350" w:rsidRDefault="00CE4350">
      <w:pPr>
        <w:pStyle w:val="CommentText"/>
      </w:pPr>
      <w:r>
        <w:rPr>
          <w:rStyle w:val="CommentReference"/>
        </w:rPr>
        <w:annotationRef/>
      </w:r>
      <w:r>
        <w:t>Can you test overall incidence between districts? Would it be significant?</w:t>
      </w:r>
    </w:p>
  </w:comment>
  <w:comment w:id="73" w:author="Rohini Haar" w:date="2019-09-26T00:09:00Z" w:initials="RJH">
    <w:p w14:paraId="54D77320" w14:textId="5F519167" w:rsidR="00CE4350" w:rsidRDefault="00CE4350">
      <w:pPr>
        <w:pStyle w:val="CommentText"/>
      </w:pPr>
      <w:r>
        <w:rPr>
          <w:rStyle w:val="CommentReference"/>
        </w:rPr>
        <w:annotationRef/>
      </w:r>
      <w:r>
        <w:t xml:space="preserve">Again, put the numbers in here. </w:t>
      </w:r>
    </w:p>
  </w:comment>
  <w:comment w:id="74" w:author="Rohini Haar" w:date="2019-09-26T00:10:00Z" w:initials="RJH">
    <w:p w14:paraId="4C8CA9A1" w14:textId="4745025F" w:rsidR="00CE4350" w:rsidRDefault="00CE4350">
      <w:pPr>
        <w:pStyle w:val="CommentText"/>
      </w:pPr>
      <w:r>
        <w:rPr>
          <w:rStyle w:val="CommentReference"/>
        </w:rPr>
        <w:annotationRef/>
      </w:r>
    </w:p>
  </w:comment>
  <w:comment w:id="75" w:author="Sammy Mehtar" w:date="2019-09-17T10:25:00Z" w:initials="SM">
    <w:p w14:paraId="2E7FCFBA" w14:textId="77777777" w:rsidR="00CE4350" w:rsidRDefault="00CE4350"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6" w:author="Sammy Mehtar" w:date="2019-09-17T10:26:00Z" w:initials="SM">
    <w:p w14:paraId="7850E06B" w14:textId="77777777" w:rsidR="00CE4350" w:rsidRDefault="00CE4350" w:rsidP="006A0896">
      <w:pPr>
        <w:pStyle w:val="CommentText"/>
      </w:pPr>
      <w:r>
        <w:rPr>
          <w:rStyle w:val="CommentReference"/>
        </w:rPr>
        <w:annotationRef/>
      </w:r>
      <w:r>
        <w:t>Not incidence, because we do not have population by sex or age.</w:t>
      </w:r>
    </w:p>
  </w:comment>
  <w:comment w:id="77" w:author="Rohini Haar" w:date="2019-09-26T00:11:00Z" w:initials="RJH">
    <w:p w14:paraId="562C3794" w14:textId="7F16F023" w:rsidR="00CE4350" w:rsidRDefault="00CE4350">
      <w:pPr>
        <w:pStyle w:val="CommentText"/>
      </w:pPr>
      <w:r>
        <w:rPr>
          <w:rStyle w:val="CommentReference"/>
        </w:rPr>
        <w:annotationRef/>
      </w:r>
      <w:r>
        <w:t xml:space="preserve">Need to ask Art. </w:t>
      </w:r>
    </w:p>
  </w:comment>
  <w:comment w:id="78" w:author="Sammy Mehtar" w:date="2019-10-08T11:32:00Z" w:initials="SM">
    <w:p w14:paraId="28FE2BFF" w14:textId="5159E9E4" w:rsidR="00CE4350" w:rsidRDefault="00CE4350">
      <w:pPr>
        <w:pStyle w:val="CommentText"/>
      </w:pPr>
      <w:r>
        <w:rPr>
          <w:rStyle w:val="CommentReference"/>
        </w:rPr>
        <w:annotationRef/>
      </w:r>
      <w:r>
        <w:t>Phrase this nicer.</w:t>
      </w:r>
    </w:p>
  </w:comment>
  <w:comment w:id="79" w:author="Sammy Mehtar" w:date="2019-06-18T10:29:00Z" w:initials="SM">
    <w:p w14:paraId="337EC941" w14:textId="77777777" w:rsidR="00CE4350" w:rsidRDefault="00CE4350"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CE4350" w:rsidRDefault="00CE4350" w:rsidP="00734334">
      <w:pPr>
        <w:pStyle w:val="CommentText"/>
      </w:pPr>
    </w:p>
  </w:comment>
  <w:comment w:id="80" w:author="Rohini Haar" w:date="2019-09-26T00:12:00Z" w:initials="RJH">
    <w:p w14:paraId="3759A458" w14:textId="16ED6E00" w:rsidR="00CE4350" w:rsidRDefault="00CE4350">
      <w:pPr>
        <w:pStyle w:val="CommentText"/>
      </w:pPr>
      <w:r>
        <w:rPr>
          <w:rStyle w:val="CommentReference"/>
        </w:rPr>
        <w:annotationRef/>
      </w:r>
      <w:r>
        <w:t xml:space="preserve">You lose me here. We need to have a full couple paragraphs here describing what all these things are… </w:t>
      </w:r>
    </w:p>
  </w:comment>
  <w:comment w:id="81" w:author="Sammy Mehtar" w:date="2019-10-08T12:39:00Z" w:initials="SM">
    <w:p w14:paraId="37A193CF" w14:textId="3C4F5B44" w:rsidR="00CE4350" w:rsidRDefault="00CE4350">
      <w:pPr>
        <w:pStyle w:val="CommentText"/>
      </w:pPr>
      <w:r>
        <w:rPr>
          <w:rStyle w:val="CommentReference"/>
        </w:rPr>
        <w:annotationRef/>
      </w:r>
      <w:r>
        <w:t>Cite?</w:t>
      </w:r>
    </w:p>
  </w:comment>
  <w:comment w:id="82" w:author="Sammy Mehtar" w:date="2019-10-08T12:38:00Z" w:initials="SM">
    <w:p w14:paraId="10085872" w14:textId="6FD56C22" w:rsidR="00CE4350" w:rsidRDefault="00CE4350">
      <w:pPr>
        <w:pStyle w:val="CommentText"/>
      </w:pPr>
      <w:r>
        <w:rPr>
          <w:rStyle w:val="CommentReference"/>
        </w:rPr>
        <w:annotationRef/>
      </w:r>
      <w:r>
        <w:t xml:space="preserve">Which ones </w:t>
      </w:r>
      <w:proofErr w:type="gramStart"/>
      <w:r>
        <w:t>in particular would</w:t>
      </w:r>
      <w:proofErr w:type="gramEnd"/>
      <w:r>
        <w:t xml:space="preserve"> you have used?</w:t>
      </w:r>
    </w:p>
  </w:comment>
  <w:comment w:id="83" w:author="Sammy Mehtar" w:date="2019-10-09T11:49:00Z" w:initials="SM">
    <w:p w14:paraId="275A9A32" w14:textId="20064216" w:rsidR="00CE4350" w:rsidRDefault="00CE4350">
      <w:pPr>
        <w:pStyle w:val="CommentText"/>
      </w:pPr>
      <w:r>
        <w:rPr>
          <w:rStyle w:val="CommentReference"/>
        </w:rPr>
        <w:annotationRef/>
      </w:r>
      <w:r>
        <w:t>Is this the right one?</w:t>
      </w:r>
    </w:p>
  </w:comment>
  <w:comment w:id="84" w:author="Sammy Mehtar" w:date="2019-10-09T11:33:00Z" w:initials="SM">
    <w:p w14:paraId="0736AA52" w14:textId="382E7B85" w:rsidR="00CE4350" w:rsidRDefault="00CE4350">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85" w:author="Sammy Mehtar" w:date="2019-09-29T16:11:00Z" w:initials="SM">
    <w:p w14:paraId="134FBFF1" w14:textId="4A753805" w:rsidR="00CE4350" w:rsidRDefault="00CE4350">
      <w:pPr>
        <w:pStyle w:val="CommentText"/>
      </w:pPr>
      <w:r>
        <w:rPr>
          <w:rStyle w:val="CommentReference"/>
        </w:rPr>
        <w:annotationRef/>
      </w:r>
      <w:r>
        <w:t xml:space="preserve">Need to explain this </w:t>
      </w:r>
    </w:p>
  </w:comment>
  <w:comment w:id="86" w:author="Sammy Mehtar" w:date="2019-10-03T22:44:00Z" w:initials="SM">
    <w:p w14:paraId="40A83AE1" w14:textId="2DE52270" w:rsidR="00CE4350" w:rsidRDefault="00CE4350">
      <w:pPr>
        <w:pStyle w:val="CommentText"/>
      </w:pPr>
      <w:r>
        <w:rPr>
          <w:rStyle w:val="CommentReference"/>
        </w:rPr>
        <w:annotationRef/>
      </w:r>
      <w:r>
        <w:t>Explain how you get around the problem of multiple tests which messes with p-value.</w:t>
      </w:r>
    </w:p>
  </w:comment>
  <w:comment w:id="87" w:author="Sammy Mehtar" w:date="2019-10-03T22:45:00Z" w:initials="SM">
    <w:p w14:paraId="4A66F256" w14:textId="21C3EBE0" w:rsidR="00CE4350" w:rsidRDefault="00CE4350">
      <w:pPr>
        <w:pStyle w:val="CommentText"/>
      </w:pPr>
      <w:r>
        <w:rPr>
          <w:rStyle w:val="CommentReference"/>
        </w:rPr>
        <w:annotationRef/>
      </w:r>
      <w:r>
        <w:t>Explain the adjustment that was used.</w:t>
      </w:r>
    </w:p>
  </w:comment>
  <w:comment w:id="88" w:author="Sammy Mehtar" w:date="2019-10-03T22:45:00Z" w:initials="SM">
    <w:p w14:paraId="7C59F6D0" w14:textId="603EFE19" w:rsidR="00CE4350" w:rsidRDefault="00CE4350">
      <w:pPr>
        <w:pStyle w:val="CommentText"/>
      </w:pPr>
      <w:r>
        <w:rPr>
          <w:rStyle w:val="CommentReference"/>
        </w:rPr>
        <w:annotationRef/>
      </w:r>
      <w:r w:rsidRPr="00CF41D6">
        <w:t>P value adjustment method: BH</w:t>
      </w:r>
    </w:p>
  </w:comment>
  <w:comment w:id="90" w:author="Rohini Haar" w:date="2019-09-26T00:18:00Z" w:initials="RJH">
    <w:p w14:paraId="67059E76" w14:textId="570994FB" w:rsidR="00CE4350" w:rsidRDefault="00CE4350">
      <w:pPr>
        <w:pStyle w:val="CommentText"/>
      </w:pPr>
      <w:r>
        <w:rPr>
          <w:rStyle w:val="CommentReference"/>
        </w:rPr>
        <w:annotationRef/>
      </w:r>
      <w:r>
        <w:t xml:space="preserve">Remember, you can NOT present any new information in the discussion section. Only analysis and synthesis. </w:t>
      </w:r>
    </w:p>
  </w:comment>
  <w:comment w:id="91" w:author="Sammy Mehtar" w:date="2019-10-09T21:38:00Z" w:initials="SM">
    <w:p w14:paraId="2DE5EFEE" w14:textId="69012F2C" w:rsidR="00747462" w:rsidRDefault="00747462">
      <w:pPr>
        <w:pStyle w:val="CommentText"/>
      </w:pPr>
      <w:r>
        <w:rPr>
          <w:rStyle w:val="CommentReference"/>
        </w:rPr>
        <w:annotationRef/>
      </w:r>
      <w:r w:rsidR="00BE0111">
        <w:rPr>
          <w:noProof/>
        </w:rPr>
        <w:t>A</w:t>
      </w:r>
      <w:r w:rsidR="00BE0111">
        <w:rPr>
          <w:noProof/>
        </w:rPr>
        <w:t>d</w:t>
      </w:r>
      <w:r w:rsidR="00BE0111">
        <w:rPr>
          <w:noProof/>
        </w:rPr>
        <w:t>d</w:t>
      </w:r>
      <w:r w:rsidR="00BE0111">
        <w:rPr>
          <w:noProof/>
        </w:rPr>
        <w:t xml:space="preserve"> </w:t>
      </w:r>
      <w:r w:rsidR="00BE0111">
        <w:rPr>
          <w:noProof/>
        </w:rPr>
        <w:t>u</w:t>
      </w:r>
      <w:r w:rsidR="00BE0111">
        <w:rPr>
          <w:noProof/>
        </w:rPr>
        <w:t>n</w:t>
      </w:r>
      <w:r w:rsidR="00BE0111">
        <w:rPr>
          <w:noProof/>
        </w:rPr>
        <w:t>i</w:t>
      </w:r>
      <w:r w:rsidR="00BE0111">
        <w:rPr>
          <w:noProof/>
        </w:rPr>
        <w:t>q</w:t>
      </w:r>
      <w:r w:rsidR="00BE0111">
        <w:rPr>
          <w:noProof/>
        </w:rPr>
        <w:t>u</w:t>
      </w:r>
      <w:r w:rsidR="00BE0111">
        <w:rPr>
          <w:noProof/>
        </w:rPr>
        <w:t>e</w:t>
      </w:r>
      <w:r w:rsidR="00BE0111">
        <w:rPr>
          <w:noProof/>
        </w:rPr>
        <w:t xml:space="preserve"> </w:t>
      </w:r>
      <w:r w:rsidR="00BE0111">
        <w:rPr>
          <w:noProof/>
        </w:rPr>
        <w:t>a</w:t>
      </w:r>
      <w:r w:rsidR="00BE0111">
        <w:rPr>
          <w:noProof/>
        </w:rPr>
        <w:t>s</w:t>
      </w:r>
      <w:r w:rsidR="00BE0111">
        <w:rPr>
          <w:noProof/>
        </w:rPr>
        <w:t>p</w:t>
      </w:r>
      <w:r w:rsidR="00BE0111">
        <w:rPr>
          <w:noProof/>
        </w:rPr>
        <w:t>e</w:t>
      </w:r>
      <w:r w:rsidR="00BE0111">
        <w:rPr>
          <w:noProof/>
        </w:rPr>
        <w:t>c</w:t>
      </w:r>
      <w:r w:rsidR="00BE0111">
        <w:rPr>
          <w:noProof/>
        </w:rPr>
        <w:t>t</w:t>
      </w:r>
      <w:r w:rsidR="00BE0111">
        <w:rPr>
          <w:noProof/>
        </w:rPr>
        <w:t>s</w:t>
      </w:r>
      <w:r w:rsidR="00BE0111">
        <w:rPr>
          <w:noProof/>
        </w:rPr>
        <w:t xml:space="preserve"> </w:t>
      </w:r>
      <w:r w:rsidR="00BE0111">
        <w:rPr>
          <w:noProof/>
        </w:rPr>
        <w:t>o</w:t>
      </w:r>
      <w:r w:rsidR="00BE0111">
        <w:rPr>
          <w:noProof/>
        </w:rPr>
        <w:t>f</w:t>
      </w:r>
      <w:r w:rsidR="00BE0111">
        <w:rPr>
          <w:noProof/>
        </w:rPr>
        <w:t xml:space="preserve"> </w:t>
      </w:r>
      <w:r w:rsidR="00BE0111">
        <w:rPr>
          <w:noProof/>
        </w:rPr>
        <w:t>t</w:t>
      </w:r>
      <w:r w:rsidR="00BE0111">
        <w:rPr>
          <w:noProof/>
        </w:rPr>
        <w:t>h</w:t>
      </w:r>
      <w:r w:rsidR="00BE0111">
        <w:rPr>
          <w:noProof/>
        </w:rPr>
        <w:t>e</w:t>
      </w:r>
      <w:r w:rsidR="00BE0111">
        <w:rPr>
          <w:noProof/>
        </w:rPr>
        <w:t xml:space="preserve"> </w:t>
      </w:r>
      <w:r w:rsidR="00BE0111">
        <w:rPr>
          <w:noProof/>
        </w:rPr>
        <w:t>p</w:t>
      </w:r>
      <w:r w:rsidR="00BE0111">
        <w:rPr>
          <w:noProof/>
        </w:rPr>
        <w:t>a</w:t>
      </w:r>
      <w:r w:rsidR="00BE0111">
        <w:rPr>
          <w:noProof/>
        </w:rPr>
        <w:t>p</w:t>
      </w:r>
      <w:r w:rsidR="00BE0111">
        <w:rPr>
          <w:noProof/>
        </w:rPr>
        <w:t>e</w:t>
      </w:r>
      <w:r w:rsidR="00BE0111">
        <w:rPr>
          <w:noProof/>
        </w:rPr>
        <w:t>r</w:t>
      </w:r>
      <w:r w:rsidR="00BE0111">
        <w:rPr>
          <w:noProof/>
        </w:rPr>
        <w:t>.</w:t>
      </w:r>
      <w:r w:rsidR="00BE0111">
        <w:rPr>
          <w:noProof/>
        </w:rPr>
        <w:t xml:space="preserve"> </w:t>
      </w:r>
      <w:r w:rsidR="00BE0111">
        <w:rPr>
          <w:noProof/>
        </w:rPr>
        <w:t>W</w:t>
      </w:r>
      <w:r w:rsidR="00BE0111">
        <w:rPr>
          <w:noProof/>
        </w:rPr>
        <w:t>h</w:t>
      </w:r>
      <w:r w:rsidR="00BE0111">
        <w:rPr>
          <w:noProof/>
        </w:rPr>
        <w:t>y</w:t>
      </w:r>
      <w:r w:rsidR="00BE0111">
        <w:rPr>
          <w:noProof/>
        </w:rPr>
        <w:t xml:space="preserve"> </w:t>
      </w:r>
      <w:r w:rsidR="00BE0111">
        <w:rPr>
          <w:noProof/>
        </w:rPr>
        <w:t>do</w:t>
      </w:r>
      <w:r w:rsidR="00BE0111">
        <w:rPr>
          <w:noProof/>
        </w:rPr>
        <w:t>e</w:t>
      </w:r>
      <w:r w:rsidR="00BE0111">
        <w:rPr>
          <w:noProof/>
        </w:rPr>
        <w:t xml:space="preserve"> </w:t>
      </w:r>
      <w:r w:rsidR="00BE0111">
        <w:rPr>
          <w:noProof/>
        </w:rPr>
        <w:t>i</w:t>
      </w:r>
      <w:r w:rsidR="00BE0111">
        <w:rPr>
          <w:noProof/>
        </w:rPr>
        <w:t>t</w:t>
      </w:r>
      <w:r w:rsidR="00BE0111">
        <w:rPr>
          <w:noProof/>
        </w:rPr>
        <w:t xml:space="preserve"> </w:t>
      </w:r>
      <w:r w:rsidR="00BE0111">
        <w:rPr>
          <w:noProof/>
        </w:rPr>
        <w:t>m</w:t>
      </w:r>
      <w:r w:rsidR="00BE0111">
        <w:rPr>
          <w:noProof/>
        </w:rPr>
        <w:t>a</w:t>
      </w:r>
      <w:r w:rsidR="00BE0111">
        <w:rPr>
          <w:noProof/>
        </w:rPr>
        <w:t>t</w:t>
      </w:r>
      <w:r w:rsidR="00BE0111">
        <w:rPr>
          <w:noProof/>
        </w:rPr>
        <w:t>e</w:t>
      </w:r>
      <w:r w:rsidR="00BE0111">
        <w:rPr>
          <w:noProof/>
        </w:rPr>
        <w:t>r,</w:t>
      </w:r>
      <w:r w:rsidR="00BE0111">
        <w:rPr>
          <w:noProof/>
        </w:rPr>
        <w:t xml:space="preserve"> </w:t>
      </w:r>
      <w:r w:rsidR="00BE0111">
        <w:rPr>
          <w:noProof/>
        </w:rPr>
        <w:t>w</w:t>
      </w:r>
      <w:r w:rsidR="00BE0111">
        <w:rPr>
          <w:noProof/>
        </w:rPr>
        <w:t>h</w:t>
      </w:r>
      <w:r w:rsidR="00BE0111">
        <w:rPr>
          <w:noProof/>
        </w:rPr>
        <w:t>y</w:t>
      </w:r>
      <w:r w:rsidR="00BE0111">
        <w:rPr>
          <w:noProof/>
        </w:rPr>
        <w:t xml:space="preserve"> n</w:t>
      </w:r>
      <w:r w:rsidR="00BE0111">
        <w:rPr>
          <w:noProof/>
        </w:rPr>
        <w:t>o</w:t>
      </w:r>
      <w:r w:rsidR="00BE0111">
        <w:rPr>
          <w:noProof/>
        </w:rPr>
        <w:t>w</w:t>
      </w:r>
      <w:r w:rsidR="00BE0111">
        <w:rPr>
          <w:noProof/>
        </w:rPr>
        <w:t>?</w:t>
      </w:r>
    </w:p>
  </w:comment>
  <w:comment w:id="92" w:author="Sammy Mehtar" w:date="2019-10-07T15:41:00Z" w:initials="SM">
    <w:p w14:paraId="48057B5D" w14:textId="3A31B537" w:rsidR="00CE4350" w:rsidRDefault="00CE4350">
      <w:pPr>
        <w:pStyle w:val="CommentText"/>
      </w:pPr>
      <w:r>
        <w:rPr>
          <w:rStyle w:val="CommentReference"/>
        </w:rPr>
        <w:annotationRef/>
      </w:r>
      <w:r>
        <w:t>Do I need to cite things again in the discussion if they came up before?</w:t>
      </w:r>
    </w:p>
  </w:comment>
  <w:comment w:id="93" w:author="Sammy Mehtar" w:date="2019-09-15T12:04:00Z" w:initials="SM">
    <w:p w14:paraId="05031E93" w14:textId="4E761F5E" w:rsidR="00CE4350" w:rsidRDefault="00CE4350">
      <w:pPr>
        <w:pStyle w:val="CommentText"/>
      </w:pPr>
      <w:r>
        <w:rPr>
          <w:rStyle w:val="CommentReference"/>
        </w:rPr>
        <w:annotationRef/>
      </w:r>
      <w:r>
        <w:t>There were intense outbreaks in subdistricts in the west that do not show up on the district level.</w:t>
      </w:r>
    </w:p>
  </w:comment>
  <w:comment w:id="94" w:author="Sammy Mehtar" w:date="2019-09-17T11:03:00Z" w:initials="SM">
    <w:p w14:paraId="15A91A48" w14:textId="098075C5" w:rsidR="00CE4350" w:rsidRDefault="00CE4350">
      <w:pPr>
        <w:pStyle w:val="CommentText"/>
      </w:pPr>
      <w:r>
        <w:rPr>
          <w:rStyle w:val="CommentReference"/>
        </w:rPr>
        <w:annotationRef/>
      </w:r>
      <w:hyperlink r:id="rId1" w:history="1">
        <w:r w:rsidRPr="00DD1029">
          <w:rPr>
            <w:rStyle w:val="Hyperlink"/>
          </w:rPr>
          <w:t>https://www.bbc.com/news/world-middle-east-27838034</w:t>
        </w:r>
      </w:hyperlink>
    </w:p>
    <w:p w14:paraId="6FB54E53" w14:textId="0CE05853" w:rsidR="00CE4350" w:rsidRDefault="00CE4350">
      <w:pPr>
        <w:pStyle w:val="CommentText"/>
      </w:pPr>
    </w:p>
  </w:comment>
  <w:comment w:id="95" w:author="Sammy Mehtar" w:date="2019-09-20T17:54:00Z" w:initials="SM">
    <w:p w14:paraId="5D3C23DB" w14:textId="77777777" w:rsidR="00CE4350" w:rsidRDefault="00CE4350" w:rsidP="00A60A26">
      <w:pPr>
        <w:pStyle w:val="CommentText"/>
      </w:pPr>
      <w:r>
        <w:rPr>
          <w:rStyle w:val="CommentReference"/>
        </w:rPr>
        <w:annotationRef/>
      </w:r>
      <w:proofErr w:type="gramStart"/>
      <w:r>
        <w:t>First of all</w:t>
      </w:r>
      <w:proofErr w:type="gramEnd"/>
      <w:r>
        <w:t>, must be better way of saying this.</w:t>
      </w:r>
    </w:p>
    <w:p w14:paraId="67386851" w14:textId="77777777" w:rsidR="00CE4350" w:rsidRDefault="00CE4350" w:rsidP="00A60A26">
      <w:pPr>
        <w:pStyle w:val="CommentText"/>
      </w:pPr>
      <w:proofErr w:type="gramStart"/>
      <w:r>
        <w:t>Second of all</w:t>
      </w:r>
      <w:proofErr w:type="gramEnd"/>
      <w:r>
        <w:t>, I got this from interviews I did that are not published. How could I cite that?</w:t>
      </w:r>
    </w:p>
  </w:comment>
  <w:comment w:id="97" w:author="Sammy Mehtar" w:date="2019-10-09T13:41:00Z" w:initials="SM">
    <w:p w14:paraId="6441B4C7" w14:textId="5236927E" w:rsidR="00A11630" w:rsidRDefault="00A11630">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96" w:author="" w:initials="">
    <w:p w14:paraId="26E0930C" w14:textId="6F975AD1" w:rsidR="00CE4350" w:rsidRDefault="00CE4350">
      <w:pPr>
        <w:pStyle w:val="CommentText"/>
      </w:pPr>
      <w:r>
        <w:rPr>
          <w:rStyle w:val="CommentReference"/>
        </w:rPr>
        <w:annotationRef/>
      </w:r>
      <w:r>
        <w:rPr>
          <w:rStyle w:val="CommentReference"/>
        </w:rPr>
        <w:annotationRef/>
      </w:r>
      <w:hyperlink r:id="rId2" w:history="1">
        <w:r w:rsidRPr="00DD1029">
          <w:rPr>
            <w:rStyle w:val="Hyperlink"/>
          </w:rPr>
          <w:t>https://www.wilsoncenter.org/article/timeline-the-rise-spread-and-fall-the-islamic-state</w:t>
        </w:r>
      </w:hyperlink>
    </w:p>
    <w:p w14:paraId="7FA66931" w14:textId="11E55AFF" w:rsidR="00CE4350" w:rsidRDefault="00CE4350">
      <w:pPr>
        <w:pStyle w:val="CommentText"/>
      </w:pPr>
    </w:p>
    <w:p w14:paraId="22ABCE7F" w14:textId="77777777" w:rsidR="00CE4350" w:rsidRDefault="00CE4350">
      <w:pPr>
        <w:pStyle w:val="CommentText"/>
      </w:pPr>
    </w:p>
  </w:comment>
  <w:comment w:id="98" w:author="" w:initials="">
    <w:p w14:paraId="341D9489" w14:textId="77777777" w:rsidR="00CE4350" w:rsidRDefault="00CE4350">
      <w:pPr>
        <w:pStyle w:val="CommentText"/>
      </w:pPr>
      <w:r>
        <w:rPr>
          <w:rStyle w:val="CommentReference"/>
        </w:rPr>
        <w:annotationRef/>
      </w:r>
    </w:p>
  </w:comment>
  <w:comment w:id="99" w:author="Sammy Mehtar" w:date="2019-09-15T10:59:00Z" w:initials="SM">
    <w:p w14:paraId="2DA60871" w14:textId="77777777" w:rsidR="00CE4350" w:rsidRDefault="00CE4350" w:rsidP="004963BD">
      <w:pPr>
        <w:pStyle w:val="CommentText"/>
      </w:pPr>
      <w:r>
        <w:rPr>
          <w:rStyle w:val="CommentReference"/>
        </w:rPr>
        <w:annotationRef/>
      </w:r>
      <w:r>
        <w:t>We never identified gaps or used it to inform our analysis… just dropped NA values</w:t>
      </w:r>
    </w:p>
  </w:comment>
  <w:comment w:id="101" w:author="Sammy Mehtar" w:date="2019-09-30T15:39:00Z" w:initials="SM">
    <w:p w14:paraId="7492A480" w14:textId="77777777" w:rsidR="00CE4350" w:rsidRDefault="00CE4350" w:rsidP="00044CD7">
      <w:pPr>
        <w:pStyle w:val="CommentText"/>
      </w:pPr>
      <w:r>
        <w:rPr>
          <w:rStyle w:val="CommentReference"/>
        </w:rPr>
        <w:annotationRef/>
      </w:r>
      <w:r>
        <w:t>what different methods.</w:t>
      </w:r>
    </w:p>
  </w:comment>
  <w:comment w:id="102" w:author="Sammy Mehtar" w:date="2019-09-19T17:51:00Z" w:initials="SM">
    <w:p w14:paraId="6A835A5B" w14:textId="77777777" w:rsidR="00CE4350" w:rsidRDefault="00CE4350">
      <w:pPr>
        <w:pStyle w:val="CommentText"/>
      </w:pPr>
      <w:r>
        <w:rPr>
          <w:rStyle w:val="CommentReference"/>
        </w:rPr>
        <w:annotationRef/>
      </w:r>
      <w:r>
        <w:t xml:space="preserve">WHO EWARS before war: </w:t>
      </w:r>
    </w:p>
    <w:p w14:paraId="07006F55" w14:textId="62DA49EA" w:rsidR="00CE4350" w:rsidRDefault="00CE4350">
      <w:pPr>
        <w:pStyle w:val="CommentText"/>
      </w:pPr>
      <w:hyperlink r:id="rId3" w:history="1">
        <w:r w:rsidRPr="00C1278A">
          <w:rPr>
            <w:rStyle w:val="Hyperlink"/>
          </w:rPr>
          <w:t>https://apps.who.int/immunization_monitoring/globalsummary/incidences?c=SYR</w:t>
        </w:r>
      </w:hyperlink>
    </w:p>
    <w:p w14:paraId="717AEC4B" w14:textId="4B11DAB7" w:rsidR="00CE4350" w:rsidRDefault="00CE4350">
      <w:pPr>
        <w:pStyle w:val="CommentText"/>
      </w:pPr>
    </w:p>
  </w:comment>
  <w:comment w:id="104" w:author="Sammy Mehtar" w:date="2019-09-17T11:28:00Z" w:initials="SM">
    <w:p w14:paraId="3FF34F74" w14:textId="77777777" w:rsidR="00CE4350" w:rsidRDefault="00CE4350" w:rsidP="00432780">
      <w:pPr>
        <w:pStyle w:val="CommentText"/>
      </w:pPr>
      <w:r>
        <w:rPr>
          <w:rStyle w:val="CommentReference"/>
        </w:rPr>
        <w:annotationRef/>
      </w:r>
      <w:r>
        <w:t>TMI?</w:t>
      </w:r>
    </w:p>
    <w:p w14:paraId="743BEEE7" w14:textId="77777777" w:rsidR="00CE4350" w:rsidRDefault="00CE4350" w:rsidP="00432780">
      <w:pPr>
        <w:pStyle w:val="CommentText"/>
      </w:pPr>
      <w:hyperlink r:id="rId4" w:history="1">
        <w:r w:rsidRPr="00DD1029">
          <w:rPr>
            <w:rStyle w:val="Hyperlink"/>
          </w:rPr>
          <w:t>https://www.thenewhumanitarian.org/analysis/2015/02/02/has-syria-really-beaten-polio</w:t>
        </w:r>
      </w:hyperlink>
    </w:p>
    <w:p w14:paraId="3A4904FC" w14:textId="77777777" w:rsidR="00CE4350" w:rsidRDefault="00CE4350" w:rsidP="00432780">
      <w:pPr>
        <w:pStyle w:val="CommentText"/>
      </w:pPr>
    </w:p>
    <w:p w14:paraId="1E511522" w14:textId="77777777" w:rsidR="00CE4350" w:rsidRDefault="00CE4350" w:rsidP="00432780">
      <w:pPr>
        <w:pStyle w:val="CommentText"/>
      </w:pPr>
      <w:hyperlink r:id="rId5" w:history="1">
        <w:r w:rsidRPr="00DD1029">
          <w:rPr>
            <w:rStyle w:val="Hyperlink"/>
          </w:rPr>
          <w:t>https://www.bbc.com/news/world-middle-east-27838034</w:t>
        </w:r>
      </w:hyperlink>
    </w:p>
    <w:p w14:paraId="27A48E2C" w14:textId="77777777" w:rsidR="00CE4350" w:rsidRDefault="00CE4350" w:rsidP="00432780">
      <w:pPr>
        <w:pStyle w:val="CommentText"/>
      </w:pPr>
    </w:p>
    <w:p w14:paraId="6EEEF923" w14:textId="77777777" w:rsidR="00CE4350" w:rsidRDefault="00CE4350" w:rsidP="00432780">
      <w:pPr>
        <w:pStyle w:val="CommentText"/>
      </w:pPr>
      <w:hyperlink r:id="rId6" w:history="1">
        <w:r w:rsidRPr="00DD1029">
          <w:rPr>
            <w:rStyle w:val="Hyperlink"/>
          </w:rPr>
          <w:t>https://www.pri.org/stories/2017-02-19/timeline-islamic-states-gains-and-losses-iraq-and-syria</w:t>
        </w:r>
      </w:hyperlink>
    </w:p>
    <w:p w14:paraId="60D894AC" w14:textId="77777777" w:rsidR="00CE4350" w:rsidRDefault="00CE4350" w:rsidP="00432780">
      <w:pPr>
        <w:pStyle w:val="CommentText"/>
      </w:pPr>
    </w:p>
  </w:comment>
  <w:comment w:id="106" w:author="" w:initials="">
    <w:p w14:paraId="32E2B6C9" w14:textId="77777777" w:rsidR="00CE4350" w:rsidRDefault="00CE435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1"/>
  <w15:commentEx w15:paraId="1B1B9539" w15:done="1"/>
  <w15:commentEx w15:paraId="13FDE590" w15:done="0"/>
  <w15:commentEx w15:paraId="6130447D" w15:done="1"/>
  <w15:commentEx w15:paraId="5855A963" w15:done="0"/>
  <w15:commentEx w15:paraId="0000F67E" w15:done="0"/>
  <w15:commentEx w15:paraId="41F7D657" w15:done="0"/>
  <w15:commentEx w15:paraId="43A36829" w15:done="0"/>
  <w15:commentEx w15:paraId="51BEF08B" w15:done="0"/>
  <w15:commentEx w15:paraId="3AC94D23" w15:done="0"/>
  <w15:commentEx w15:paraId="5AE31278" w15:paraIdParent="3AC94D23" w15:done="0"/>
  <w15:commentEx w15:paraId="52CBBDF4" w15:done="1"/>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44DB38B8" w15:paraIdParent="5E0F7B31" w15:done="0"/>
  <w15:commentEx w15:paraId="7D86E772" w15:done="0"/>
  <w15:commentEx w15:paraId="59FA5EFE" w15:paraIdParent="7D86E772"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1BC2A3F5"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120E87C4" w15:done="0"/>
  <w15:commentEx w15:paraId="54D77320" w15:done="0"/>
  <w15:commentEx w15:paraId="4C8CA9A1" w15:done="0"/>
  <w15:commentEx w15:paraId="2E7FCFBA" w15:done="0"/>
  <w15:commentEx w15:paraId="7850E06B" w15:paraIdParent="2E7FCFBA" w15:done="0"/>
  <w15:commentEx w15:paraId="562C3794" w15:paraIdParent="2E7FCFBA" w15:done="0"/>
  <w15:commentEx w15:paraId="28FE2BFF" w15:done="0"/>
  <w15:commentEx w15:paraId="21FB9FD4" w15:done="0"/>
  <w15:commentEx w15:paraId="3759A458" w15:done="0"/>
  <w15:commentEx w15:paraId="37A193CF" w15:done="0"/>
  <w15:commentEx w15:paraId="10085872" w15:done="0"/>
  <w15:commentEx w15:paraId="275A9A32" w15:done="0"/>
  <w15:commentEx w15:paraId="0736AA52" w15:done="0"/>
  <w15:commentEx w15:paraId="134FBFF1" w15:done="0"/>
  <w15:commentEx w15:paraId="40A83AE1" w15:done="0"/>
  <w15:commentEx w15:paraId="4A66F256" w15:paraIdParent="40A83AE1" w15:done="0"/>
  <w15:commentEx w15:paraId="7C59F6D0" w15:paraIdParent="40A83AE1" w15:done="0"/>
  <w15:commentEx w15:paraId="67059E76" w15:done="0"/>
  <w15:commentEx w15:paraId="2DE5EFEE" w15:done="0"/>
  <w15:commentEx w15:paraId="48057B5D" w15:done="0"/>
  <w15:commentEx w15:paraId="05031E93" w15:done="0"/>
  <w15:commentEx w15:paraId="6FB54E53" w15:done="0"/>
  <w15:commentEx w15:paraId="67386851" w15:done="0"/>
  <w15:commentEx w15:paraId="6441B4C7" w15:done="0"/>
  <w15:commentEx w15:paraId="22ABCE7F" w15:done="0"/>
  <w15:commentEx w15:paraId="341D9489" w15:done="0"/>
  <w15:commentEx w15:paraId="2DA60871" w15:done="0"/>
  <w15:commentEx w15:paraId="7492A480" w15:done="0"/>
  <w15:commentEx w15:paraId="717AEC4B"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1B1B9539" w16cid:durableId="212F8AB3"/>
  <w16cid:commentId w16cid:paraId="13FDE590" w16cid:durableId="212F8B95"/>
  <w16cid:commentId w16cid:paraId="6130447D" w16cid:durableId="2135F069"/>
  <w16cid:commentId w16cid:paraId="5855A963" w16cid:durableId="212E4DE0"/>
  <w16cid:commentId w16cid:paraId="0000F67E" w16cid:durableId="20D5BBEA"/>
  <w16cid:commentId w16cid:paraId="41F7D657" w16cid:durableId="213C8E46"/>
  <w16cid:commentId w16cid:paraId="43A36829" w16cid:durableId="212E3BF7"/>
  <w16cid:commentId w16cid:paraId="51BEF08B" w16cid:durableId="2148D213"/>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5E0F7B31" w16cid:durableId="20A7DABE"/>
  <w16cid:commentId w16cid:paraId="12F5DF5E" w16cid:durableId="20A7DAD0"/>
  <w16cid:commentId w16cid:paraId="44DB38B8" w16cid:durableId="21367CBC"/>
  <w16cid:commentId w16cid:paraId="7D86E772" w16cid:durableId="20A7DBDB"/>
  <w16cid:commentId w16cid:paraId="59FA5EFE" w16cid:durableId="21367CDA"/>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1BC2A3F5" w16cid:durableId="213681DB"/>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120E87C4" w16cid:durableId="21368000"/>
  <w16cid:commentId w16cid:paraId="54D77320" w16cid:durableId="21368042"/>
  <w16cid:commentId w16cid:paraId="4C8CA9A1" w16cid:durableId="21368075"/>
  <w16cid:commentId w16cid:paraId="2E7FCFBA" w16cid:durableId="212B32FF"/>
  <w16cid:commentId w16cid:paraId="7850E06B" w16cid:durableId="212B334C"/>
  <w16cid:commentId w16cid:paraId="562C3794" w16cid:durableId="213680A6"/>
  <w16cid:commentId w16cid:paraId="28FE2BFF" w16cid:durableId="2146F258"/>
  <w16cid:commentId w16cid:paraId="21FB9FD4" w16cid:durableId="21368214"/>
  <w16cid:commentId w16cid:paraId="3759A458" w16cid:durableId="21368109"/>
  <w16cid:commentId w16cid:paraId="37A193CF" w16cid:durableId="21470206"/>
  <w16cid:commentId w16cid:paraId="10085872" w16cid:durableId="214701AF"/>
  <w16cid:commentId w16cid:paraId="275A9A32" w16cid:durableId="214847B5"/>
  <w16cid:commentId w16cid:paraId="0736AA52" w16cid:durableId="214843FD"/>
  <w16cid:commentId w16cid:paraId="134FBFF1" w16cid:durableId="213B562A"/>
  <w16cid:commentId w16cid:paraId="40A83AE1" w16cid:durableId="2140F864"/>
  <w16cid:commentId w16cid:paraId="4A66F256" w16cid:durableId="2140F87B"/>
  <w16cid:commentId w16cid:paraId="7C59F6D0" w16cid:durableId="2140F88A"/>
  <w16cid:commentId w16cid:paraId="67059E76" w16cid:durableId="21368241"/>
  <w16cid:commentId w16cid:paraId="2DE5EFEE" w16cid:durableId="2148D1B8"/>
  <w16cid:commentId w16cid:paraId="48057B5D" w16cid:durableId="2145DB31"/>
  <w16cid:commentId w16cid:paraId="05031E93" w16cid:durableId="2128A762"/>
  <w16cid:commentId w16cid:paraId="6FB54E53" w16cid:durableId="2135EE7C"/>
  <w16cid:commentId w16cid:paraId="67386851" w16cid:durableId="212F90CE"/>
  <w16cid:commentId w16cid:paraId="6441B4C7" w16cid:durableId="214861F9"/>
  <w16cid:commentId w16cid:paraId="22ABCE7F" w16cid:durableId="212DB95F"/>
  <w16cid:commentId w16cid:paraId="341D9489" w16cid:durableId="212DB960"/>
  <w16cid:commentId w16cid:paraId="2DA60871" w16cid:durableId="21289801"/>
  <w16cid:commentId w16cid:paraId="7492A480" w16cid:durableId="213CA04A"/>
  <w16cid:commentId w16cid:paraId="717AEC4B" w16cid:durableId="212E3E97"/>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FCA20" w14:textId="77777777" w:rsidR="00BE0111" w:rsidRDefault="00BE0111">
      <w:pPr>
        <w:spacing w:after="0" w:line="240" w:lineRule="auto"/>
      </w:pPr>
      <w:r>
        <w:separator/>
      </w:r>
    </w:p>
  </w:endnote>
  <w:endnote w:type="continuationSeparator" w:id="0">
    <w:p w14:paraId="5BD3C324" w14:textId="77777777" w:rsidR="00BE0111" w:rsidRDefault="00BE0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51136" w14:textId="77777777" w:rsidR="00BE0111" w:rsidRDefault="00BE0111">
      <w:pPr>
        <w:spacing w:after="0" w:line="240" w:lineRule="auto"/>
      </w:pPr>
      <w:r>
        <w:separator/>
      </w:r>
    </w:p>
  </w:footnote>
  <w:footnote w:type="continuationSeparator" w:id="0">
    <w:p w14:paraId="4481201C" w14:textId="77777777" w:rsidR="00BE0111" w:rsidRDefault="00BE01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CE4350" w:rsidRDefault="00CE435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231"/>
    <w:rsid w:val="00002F2F"/>
    <w:rsid w:val="00006729"/>
    <w:rsid w:val="0001467A"/>
    <w:rsid w:val="000176DC"/>
    <w:rsid w:val="000204EF"/>
    <w:rsid w:val="00026976"/>
    <w:rsid w:val="000320BA"/>
    <w:rsid w:val="00034BBA"/>
    <w:rsid w:val="00034F05"/>
    <w:rsid w:val="00044CAE"/>
    <w:rsid w:val="00044CD7"/>
    <w:rsid w:val="000469B1"/>
    <w:rsid w:val="000469E9"/>
    <w:rsid w:val="0004717C"/>
    <w:rsid w:val="0004765D"/>
    <w:rsid w:val="00054664"/>
    <w:rsid w:val="000558E3"/>
    <w:rsid w:val="000571B2"/>
    <w:rsid w:val="000654C3"/>
    <w:rsid w:val="000656E2"/>
    <w:rsid w:val="00067834"/>
    <w:rsid w:val="000767C0"/>
    <w:rsid w:val="00077CA4"/>
    <w:rsid w:val="00080424"/>
    <w:rsid w:val="00082DE4"/>
    <w:rsid w:val="00083872"/>
    <w:rsid w:val="00086233"/>
    <w:rsid w:val="00087798"/>
    <w:rsid w:val="00093786"/>
    <w:rsid w:val="000A15FA"/>
    <w:rsid w:val="000A3AF6"/>
    <w:rsid w:val="000A49BB"/>
    <w:rsid w:val="000B0F3A"/>
    <w:rsid w:val="000B2B36"/>
    <w:rsid w:val="000B3164"/>
    <w:rsid w:val="000B6980"/>
    <w:rsid w:val="000C0B0B"/>
    <w:rsid w:val="000C25FB"/>
    <w:rsid w:val="000D0AC1"/>
    <w:rsid w:val="000D11AE"/>
    <w:rsid w:val="000D221E"/>
    <w:rsid w:val="000D226A"/>
    <w:rsid w:val="000E255A"/>
    <w:rsid w:val="000F1453"/>
    <w:rsid w:val="000F4E9F"/>
    <w:rsid w:val="00102FC1"/>
    <w:rsid w:val="001042E1"/>
    <w:rsid w:val="0010686B"/>
    <w:rsid w:val="0011206C"/>
    <w:rsid w:val="00114910"/>
    <w:rsid w:val="001166C5"/>
    <w:rsid w:val="00117B9B"/>
    <w:rsid w:val="00117D13"/>
    <w:rsid w:val="00117FE8"/>
    <w:rsid w:val="0012185F"/>
    <w:rsid w:val="00122164"/>
    <w:rsid w:val="00123E0A"/>
    <w:rsid w:val="00124A77"/>
    <w:rsid w:val="001303D4"/>
    <w:rsid w:val="00134110"/>
    <w:rsid w:val="00136CD3"/>
    <w:rsid w:val="00140C59"/>
    <w:rsid w:val="001466B3"/>
    <w:rsid w:val="00146B98"/>
    <w:rsid w:val="00152ED6"/>
    <w:rsid w:val="00153CC0"/>
    <w:rsid w:val="00154AA8"/>
    <w:rsid w:val="001606D8"/>
    <w:rsid w:val="00161485"/>
    <w:rsid w:val="00161FB8"/>
    <w:rsid w:val="00162FD6"/>
    <w:rsid w:val="00174AAE"/>
    <w:rsid w:val="00181595"/>
    <w:rsid w:val="001833BE"/>
    <w:rsid w:val="001905C7"/>
    <w:rsid w:val="0019344F"/>
    <w:rsid w:val="0019424C"/>
    <w:rsid w:val="00195CFC"/>
    <w:rsid w:val="00196616"/>
    <w:rsid w:val="00197104"/>
    <w:rsid w:val="001A20F3"/>
    <w:rsid w:val="001A2385"/>
    <w:rsid w:val="001A7775"/>
    <w:rsid w:val="001B0942"/>
    <w:rsid w:val="001C105D"/>
    <w:rsid w:val="001C1C97"/>
    <w:rsid w:val="001C2490"/>
    <w:rsid w:val="001C2E29"/>
    <w:rsid w:val="001C5051"/>
    <w:rsid w:val="001E4B70"/>
    <w:rsid w:val="001F2044"/>
    <w:rsid w:val="001F3859"/>
    <w:rsid w:val="0020345B"/>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7CF8"/>
    <w:rsid w:val="0029403F"/>
    <w:rsid w:val="0029426D"/>
    <w:rsid w:val="00297613"/>
    <w:rsid w:val="002B2BB6"/>
    <w:rsid w:val="002B3010"/>
    <w:rsid w:val="002B6A64"/>
    <w:rsid w:val="002C6692"/>
    <w:rsid w:val="002D100F"/>
    <w:rsid w:val="002D5244"/>
    <w:rsid w:val="002D5312"/>
    <w:rsid w:val="002D535E"/>
    <w:rsid w:val="002E195C"/>
    <w:rsid w:val="002E4ADA"/>
    <w:rsid w:val="002E5152"/>
    <w:rsid w:val="002E5171"/>
    <w:rsid w:val="002E5658"/>
    <w:rsid w:val="002F09E1"/>
    <w:rsid w:val="002F2B03"/>
    <w:rsid w:val="002F3923"/>
    <w:rsid w:val="002F5B3A"/>
    <w:rsid w:val="00300F2F"/>
    <w:rsid w:val="00307FBC"/>
    <w:rsid w:val="003106E2"/>
    <w:rsid w:val="003207D8"/>
    <w:rsid w:val="00321641"/>
    <w:rsid w:val="00326FFA"/>
    <w:rsid w:val="0032714F"/>
    <w:rsid w:val="00330DEF"/>
    <w:rsid w:val="0033331E"/>
    <w:rsid w:val="00336F04"/>
    <w:rsid w:val="00341065"/>
    <w:rsid w:val="00342700"/>
    <w:rsid w:val="00345AED"/>
    <w:rsid w:val="003465AF"/>
    <w:rsid w:val="003543E1"/>
    <w:rsid w:val="003545DB"/>
    <w:rsid w:val="00356B79"/>
    <w:rsid w:val="00360EE2"/>
    <w:rsid w:val="00361FED"/>
    <w:rsid w:val="0036203A"/>
    <w:rsid w:val="00365E87"/>
    <w:rsid w:val="00367A1E"/>
    <w:rsid w:val="00370E54"/>
    <w:rsid w:val="003717A2"/>
    <w:rsid w:val="00374E49"/>
    <w:rsid w:val="003760CE"/>
    <w:rsid w:val="00376285"/>
    <w:rsid w:val="00376DD8"/>
    <w:rsid w:val="0038352B"/>
    <w:rsid w:val="003838B7"/>
    <w:rsid w:val="003851D3"/>
    <w:rsid w:val="00387B0B"/>
    <w:rsid w:val="00387F24"/>
    <w:rsid w:val="00391383"/>
    <w:rsid w:val="003952E7"/>
    <w:rsid w:val="003972A8"/>
    <w:rsid w:val="003A5547"/>
    <w:rsid w:val="003A5EF1"/>
    <w:rsid w:val="003A6839"/>
    <w:rsid w:val="003B1559"/>
    <w:rsid w:val="003B188B"/>
    <w:rsid w:val="003B2A38"/>
    <w:rsid w:val="003B6107"/>
    <w:rsid w:val="003B6C13"/>
    <w:rsid w:val="003D05B8"/>
    <w:rsid w:val="003D1A7A"/>
    <w:rsid w:val="003D20B6"/>
    <w:rsid w:val="003D3CD9"/>
    <w:rsid w:val="003D3D9C"/>
    <w:rsid w:val="003D5259"/>
    <w:rsid w:val="003D7758"/>
    <w:rsid w:val="003E01F0"/>
    <w:rsid w:val="003E18FB"/>
    <w:rsid w:val="003E2E67"/>
    <w:rsid w:val="003E6F6F"/>
    <w:rsid w:val="003E76C6"/>
    <w:rsid w:val="003E7A2E"/>
    <w:rsid w:val="003F0D4C"/>
    <w:rsid w:val="003F2C78"/>
    <w:rsid w:val="003F37FA"/>
    <w:rsid w:val="003F65BD"/>
    <w:rsid w:val="004001CC"/>
    <w:rsid w:val="0040441F"/>
    <w:rsid w:val="00404870"/>
    <w:rsid w:val="0040516A"/>
    <w:rsid w:val="004058FC"/>
    <w:rsid w:val="00413F0C"/>
    <w:rsid w:val="004148A6"/>
    <w:rsid w:val="004167EA"/>
    <w:rsid w:val="00420530"/>
    <w:rsid w:val="00421953"/>
    <w:rsid w:val="00424976"/>
    <w:rsid w:val="00425F50"/>
    <w:rsid w:val="004275E9"/>
    <w:rsid w:val="00432780"/>
    <w:rsid w:val="0043447D"/>
    <w:rsid w:val="00446529"/>
    <w:rsid w:val="00450CB0"/>
    <w:rsid w:val="00454CE7"/>
    <w:rsid w:val="0045749F"/>
    <w:rsid w:val="0046379C"/>
    <w:rsid w:val="00463EF3"/>
    <w:rsid w:val="004702A0"/>
    <w:rsid w:val="00481A93"/>
    <w:rsid w:val="00482CE2"/>
    <w:rsid w:val="00482F20"/>
    <w:rsid w:val="00485BAD"/>
    <w:rsid w:val="0048668E"/>
    <w:rsid w:val="00494D7D"/>
    <w:rsid w:val="004963BD"/>
    <w:rsid w:val="00496DEF"/>
    <w:rsid w:val="004A0069"/>
    <w:rsid w:val="004A3012"/>
    <w:rsid w:val="004A5DF8"/>
    <w:rsid w:val="004B16D5"/>
    <w:rsid w:val="004B40FC"/>
    <w:rsid w:val="004B747E"/>
    <w:rsid w:val="004C1F84"/>
    <w:rsid w:val="004C46E6"/>
    <w:rsid w:val="004C6903"/>
    <w:rsid w:val="004D2E3D"/>
    <w:rsid w:val="004D45A0"/>
    <w:rsid w:val="004D6BCA"/>
    <w:rsid w:val="004E4045"/>
    <w:rsid w:val="004E5E02"/>
    <w:rsid w:val="004E712C"/>
    <w:rsid w:val="004F03D8"/>
    <w:rsid w:val="004F64BE"/>
    <w:rsid w:val="005046E0"/>
    <w:rsid w:val="00511FC4"/>
    <w:rsid w:val="00517739"/>
    <w:rsid w:val="00522F37"/>
    <w:rsid w:val="005260E5"/>
    <w:rsid w:val="005321FE"/>
    <w:rsid w:val="0053426D"/>
    <w:rsid w:val="00534394"/>
    <w:rsid w:val="00541205"/>
    <w:rsid w:val="00544B9A"/>
    <w:rsid w:val="005533CD"/>
    <w:rsid w:val="00554F1A"/>
    <w:rsid w:val="00570EA1"/>
    <w:rsid w:val="00571C2F"/>
    <w:rsid w:val="00572DF8"/>
    <w:rsid w:val="0057404E"/>
    <w:rsid w:val="00575DEA"/>
    <w:rsid w:val="005872BE"/>
    <w:rsid w:val="005902E6"/>
    <w:rsid w:val="005931D3"/>
    <w:rsid w:val="00596088"/>
    <w:rsid w:val="005A0797"/>
    <w:rsid w:val="005A1D13"/>
    <w:rsid w:val="005A38E7"/>
    <w:rsid w:val="005A6200"/>
    <w:rsid w:val="005A7182"/>
    <w:rsid w:val="005B0165"/>
    <w:rsid w:val="005B0A9B"/>
    <w:rsid w:val="005B48BF"/>
    <w:rsid w:val="005B5098"/>
    <w:rsid w:val="005B53F3"/>
    <w:rsid w:val="005B66B5"/>
    <w:rsid w:val="005C39F4"/>
    <w:rsid w:val="005C5036"/>
    <w:rsid w:val="005C7E45"/>
    <w:rsid w:val="005D219E"/>
    <w:rsid w:val="005D2229"/>
    <w:rsid w:val="005E2798"/>
    <w:rsid w:val="005E2F1C"/>
    <w:rsid w:val="005F012C"/>
    <w:rsid w:val="005F4745"/>
    <w:rsid w:val="005F63A5"/>
    <w:rsid w:val="005F7686"/>
    <w:rsid w:val="005F7BFF"/>
    <w:rsid w:val="006011F9"/>
    <w:rsid w:val="00603801"/>
    <w:rsid w:val="0060548F"/>
    <w:rsid w:val="006221C5"/>
    <w:rsid w:val="00622284"/>
    <w:rsid w:val="00624BD7"/>
    <w:rsid w:val="006314F1"/>
    <w:rsid w:val="006319D0"/>
    <w:rsid w:val="00633A96"/>
    <w:rsid w:val="00640BB1"/>
    <w:rsid w:val="006416BE"/>
    <w:rsid w:val="00654335"/>
    <w:rsid w:val="00660064"/>
    <w:rsid w:val="00665B5B"/>
    <w:rsid w:val="00675427"/>
    <w:rsid w:val="006774B9"/>
    <w:rsid w:val="00677654"/>
    <w:rsid w:val="006822AF"/>
    <w:rsid w:val="006826D7"/>
    <w:rsid w:val="00690269"/>
    <w:rsid w:val="00694802"/>
    <w:rsid w:val="006960B8"/>
    <w:rsid w:val="006979E4"/>
    <w:rsid w:val="006A0896"/>
    <w:rsid w:val="006A2137"/>
    <w:rsid w:val="006A6ED9"/>
    <w:rsid w:val="006B08CA"/>
    <w:rsid w:val="006B180E"/>
    <w:rsid w:val="006B2762"/>
    <w:rsid w:val="006B408F"/>
    <w:rsid w:val="006B4481"/>
    <w:rsid w:val="006B4CC9"/>
    <w:rsid w:val="006B6020"/>
    <w:rsid w:val="006B72E2"/>
    <w:rsid w:val="006C2E6A"/>
    <w:rsid w:val="006C3416"/>
    <w:rsid w:val="006C5C44"/>
    <w:rsid w:val="006D054D"/>
    <w:rsid w:val="006D2038"/>
    <w:rsid w:val="006D2767"/>
    <w:rsid w:val="006D3655"/>
    <w:rsid w:val="006D509F"/>
    <w:rsid w:val="006D779E"/>
    <w:rsid w:val="006E1201"/>
    <w:rsid w:val="006E5F2C"/>
    <w:rsid w:val="006F10B4"/>
    <w:rsid w:val="006F7530"/>
    <w:rsid w:val="006F79CD"/>
    <w:rsid w:val="00702023"/>
    <w:rsid w:val="007021C4"/>
    <w:rsid w:val="00703B58"/>
    <w:rsid w:val="00704C13"/>
    <w:rsid w:val="007060E2"/>
    <w:rsid w:val="00707B1E"/>
    <w:rsid w:val="00710799"/>
    <w:rsid w:val="00714BC5"/>
    <w:rsid w:val="007151E0"/>
    <w:rsid w:val="00715963"/>
    <w:rsid w:val="00716F4F"/>
    <w:rsid w:val="00720764"/>
    <w:rsid w:val="00724013"/>
    <w:rsid w:val="00725912"/>
    <w:rsid w:val="007324E5"/>
    <w:rsid w:val="00733002"/>
    <w:rsid w:val="00734334"/>
    <w:rsid w:val="00735C21"/>
    <w:rsid w:val="00741FCC"/>
    <w:rsid w:val="00747462"/>
    <w:rsid w:val="00747A43"/>
    <w:rsid w:val="0075299F"/>
    <w:rsid w:val="00755E45"/>
    <w:rsid w:val="00760EB7"/>
    <w:rsid w:val="00761862"/>
    <w:rsid w:val="00764DD8"/>
    <w:rsid w:val="0076657F"/>
    <w:rsid w:val="00770F0E"/>
    <w:rsid w:val="0077612C"/>
    <w:rsid w:val="00776EE0"/>
    <w:rsid w:val="00783A8C"/>
    <w:rsid w:val="00783C9A"/>
    <w:rsid w:val="00783EAB"/>
    <w:rsid w:val="007908F0"/>
    <w:rsid w:val="00790C7E"/>
    <w:rsid w:val="00795071"/>
    <w:rsid w:val="00796BCE"/>
    <w:rsid w:val="007972E5"/>
    <w:rsid w:val="007A52C3"/>
    <w:rsid w:val="007B1CA0"/>
    <w:rsid w:val="007B3F7A"/>
    <w:rsid w:val="007B649B"/>
    <w:rsid w:val="007B7FF9"/>
    <w:rsid w:val="007C063D"/>
    <w:rsid w:val="007C0BFB"/>
    <w:rsid w:val="007C6380"/>
    <w:rsid w:val="007C7C01"/>
    <w:rsid w:val="007D2C5B"/>
    <w:rsid w:val="007D4F29"/>
    <w:rsid w:val="007D5921"/>
    <w:rsid w:val="007D6D4F"/>
    <w:rsid w:val="007F01FD"/>
    <w:rsid w:val="007F3E9E"/>
    <w:rsid w:val="0080059B"/>
    <w:rsid w:val="00803B95"/>
    <w:rsid w:val="00804EA2"/>
    <w:rsid w:val="00805462"/>
    <w:rsid w:val="00805D85"/>
    <w:rsid w:val="00807E88"/>
    <w:rsid w:val="00811AA7"/>
    <w:rsid w:val="008127EC"/>
    <w:rsid w:val="00815C31"/>
    <w:rsid w:val="00816F60"/>
    <w:rsid w:val="00821BA0"/>
    <w:rsid w:val="008230A4"/>
    <w:rsid w:val="008269BB"/>
    <w:rsid w:val="00827551"/>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6925"/>
    <w:rsid w:val="0086705C"/>
    <w:rsid w:val="008672FF"/>
    <w:rsid w:val="0086783E"/>
    <w:rsid w:val="00871B0D"/>
    <w:rsid w:val="00876D4C"/>
    <w:rsid w:val="008845AF"/>
    <w:rsid w:val="00886959"/>
    <w:rsid w:val="00891B10"/>
    <w:rsid w:val="00896292"/>
    <w:rsid w:val="008A0AB3"/>
    <w:rsid w:val="008A3621"/>
    <w:rsid w:val="008B0572"/>
    <w:rsid w:val="008B251D"/>
    <w:rsid w:val="008B2AD1"/>
    <w:rsid w:val="008B63B4"/>
    <w:rsid w:val="008C2CD0"/>
    <w:rsid w:val="008C6F15"/>
    <w:rsid w:val="008C7E9A"/>
    <w:rsid w:val="008E1CC0"/>
    <w:rsid w:val="008E4188"/>
    <w:rsid w:val="008E5E78"/>
    <w:rsid w:val="008E74CD"/>
    <w:rsid w:val="008F67DD"/>
    <w:rsid w:val="009009DE"/>
    <w:rsid w:val="009015C6"/>
    <w:rsid w:val="00903A46"/>
    <w:rsid w:val="0090405A"/>
    <w:rsid w:val="0091336B"/>
    <w:rsid w:val="00922448"/>
    <w:rsid w:val="0092489C"/>
    <w:rsid w:val="00931E7A"/>
    <w:rsid w:val="00934E1B"/>
    <w:rsid w:val="009364A5"/>
    <w:rsid w:val="009407D5"/>
    <w:rsid w:val="00941CAC"/>
    <w:rsid w:val="00944A88"/>
    <w:rsid w:val="009469FA"/>
    <w:rsid w:val="00950E4E"/>
    <w:rsid w:val="00957066"/>
    <w:rsid w:val="00963474"/>
    <w:rsid w:val="009641E7"/>
    <w:rsid w:val="0096716C"/>
    <w:rsid w:val="00972813"/>
    <w:rsid w:val="009738D5"/>
    <w:rsid w:val="00973F94"/>
    <w:rsid w:val="0098490E"/>
    <w:rsid w:val="00992D39"/>
    <w:rsid w:val="00996F88"/>
    <w:rsid w:val="009A0E0B"/>
    <w:rsid w:val="009A25B0"/>
    <w:rsid w:val="009A2BBF"/>
    <w:rsid w:val="009A7E00"/>
    <w:rsid w:val="009B25FF"/>
    <w:rsid w:val="009B4106"/>
    <w:rsid w:val="009B4AED"/>
    <w:rsid w:val="009C2BC6"/>
    <w:rsid w:val="009C30BB"/>
    <w:rsid w:val="009D5976"/>
    <w:rsid w:val="009E12F2"/>
    <w:rsid w:val="009E1658"/>
    <w:rsid w:val="009E1BF7"/>
    <w:rsid w:val="009E737E"/>
    <w:rsid w:val="009F08AA"/>
    <w:rsid w:val="009F0E7B"/>
    <w:rsid w:val="009F4E28"/>
    <w:rsid w:val="009F6131"/>
    <w:rsid w:val="00A0081D"/>
    <w:rsid w:val="00A027D1"/>
    <w:rsid w:val="00A04356"/>
    <w:rsid w:val="00A11630"/>
    <w:rsid w:val="00A175CC"/>
    <w:rsid w:val="00A17CC2"/>
    <w:rsid w:val="00A22E52"/>
    <w:rsid w:val="00A24C1C"/>
    <w:rsid w:val="00A27437"/>
    <w:rsid w:val="00A34688"/>
    <w:rsid w:val="00A40734"/>
    <w:rsid w:val="00A42BF8"/>
    <w:rsid w:val="00A43FE4"/>
    <w:rsid w:val="00A52E9D"/>
    <w:rsid w:val="00A53584"/>
    <w:rsid w:val="00A54F3F"/>
    <w:rsid w:val="00A574DD"/>
    <w:rsid w:val="00A60A26"/>
    <w:rsid w:val="00A65A59"/>
    <w:rsid w:val="00A67D99"/>
    <w:rsid w:val="00A773EB"/>
    <w:rsid w:val="00A852D4"/>
    <w:rsid w:val="00A86C91"/>
    <w:rsid w:val="00A87B4A"/>
    <w:rsid w:val="00A9036D"/>
    <w:rsid w:val="00A920B0"/>
    <w:rsid w:val="00A9651C"/>
    <w:rsid w:val="00A96AA3"/>
    <w:rsid w:val="00AA26CE"/>
    <w:rsid w:val="00AA6337"/>
    <w:rsid w:val="00AB2506"/>
    <w:rsid w:val="00AB392C"/>
    <w:rsid w:val="00AB3E96"/>
    <w:rsid w:val="00AB57E1"/>
    <w:rsid w:val="00AB722B"/>
    <w:rsid w:val="00AC28DB"/>
    <w:rsid w:val="00AC7D94"/>
    <w:rsid w:val="00AC7FE2"/>
    <w:rsid w:val="00AD0248"/>
    <w:rsid w:val="00AD044C"/>
    <w:rsid w:val="00AD1C89"/>
    <w:rsid w:val="00AD5781"/>
    <w:rsid w:val="00AE6E7C"/>
    <w:rsid w:val="00AF4EA5"/>
    <w:rsid w:val="00AF7D5D"/>
    <w:rsid w:val="00B005BD"/>
    <w:rsid w:val="00B064D9"/>
    <w:rsid w:val="00B06E00"/>
    <w:rsid w:val="00B12B09"/>
    <w:rsid w:val="00B14947"/>
    <w:rsid w:val="00B16A0F"/>
    <w:rsid w:val="00B21257"/>
    <w:rsid w:val="00B2236B"/>
    <w:rsid w:val="00B3276B"/>
    <w:rsid w:val="00B3339C"/>
    <w:rsid w:val="00B35186"/>
    <w:rsid w:val="00B471F3"/>
    <w:rsid w:val="00B47561"/>
    <w:rsid w:val="00B50685"/>
    <w:rsid w:val="00B50CFD"/>
    <w:rsid w:val="00B52249"/>
    <w:rsid w:val="00B52272"/>
    <w:rsid w:val="00B56518"/>
    <w:rsid w:val="00B56A8D"/>
    <w:rsid w:val="00B60706"/>
    <w:rsid w:val="00B61675"/>
    <w:rsid w:val="00B65E96"/>
    <w:rsid w:val="00B7215F"/>
    <w:rsid w:val="00B81AC9"/>
    <w:rsid w:val="00B83576"/>
    <w:rsid w:val="00B912B4"/>
    <w:rsid w:val="00B931CC"/>
    <w:rsid w:val="00B94339"/>
    <w:rsid w:val="00B96D4E"/>
    <w:rsid w:val="00B9795B"/>
    <w:rsid w:val="00BA14BD"/>
    <w:rsid w:val="00BA14E2"/>
    <w:rsid w:val="00BA7915"/>
    <w:rsid w:val="00BB1EEA"/>
    <w:rsid w:val="00BB6C09"/>
    <w:rsid w:val="00BB7A44"/>
    <w:rsid w:val="00BC5688"/>
    <w:rsid w:val="00BD0C81"/>
    <w:rsid w:val="00BD2F2A"/>
    <w:rsid w:val="00BD40A2"/>
    <w:rsid w:val="00BD40E5"/>
    <w:rsid w:val="00BE0111"/>
    <w:rsid w:val="00BE1BF8"/>
    <w:rsid w:val="00BE5756"/>
    <w:rsid w:val="00BE6CF4"/>
    <w:rsid w:val="00BE7E1D"/>
    <w:rsid w:val="00BF02A2"/>
    <w:rsid w:val="00BF106C"/>
    <w:rsid w:val="00BF2F4B"/>
    <w:rsid w:val="00BF50D7"/>
    <w:rsid w:val="00BF5D5A"/>
    <w:rsid w:val="00BF7D82"/>
    <w:rsid w:val="00C01E81"/>
    <w:rsid w:val="00C0467B"/>
    <w:rsid w:val="00C13AA6"/>
    <w:rsid w:val="00C216EC"/>
    <w:rsid w:val="00C25C95"/>
    <w:rsid w:val="00C26A57"/>
    <w:rsid w:val="00C35FE7"/>
    <w:rsid w:val="00C44001"/>
    <w:rsid w:val="00C4564F"/>
    <w:rsid w:val="00C459AE"/>
    <w:rsid w:val="00C468CE"/>
    <w:rsid w:val="00C46EC7"/>
    <w:rsid w:val="00C46FE7"/>
    <w:rsid w:val="00C50140"/>
    <w:rsid w:val="00C53559"/>
    <w:rsid w:val="00C55AC4"/>
    <w:rsid w:val="00C608E5"/>
    <w:rsid w:val="00C60DB6"/>
    <w:rsid w:val="00C62474"/>
    <w:rsid w:val="00C65D12"/>
    <w:rsid w:val="00C675BB"/>
    <w:rsid w:val="00C70697"/>
    <w:rsid w:val="00C71523"/>
    <w:rsid w:val="00C71F6A"/>
    <w:rsid w:val="00C72772"/>
    <w:rsid w:val="00C754E8"/>
    <w:rsid w:val="00C86309"/>
    <w:rsid w:val="00C87E75"/>
    <w:rsid w:val="00C92EB4"/>
    <w:rsid w:val="00C9659A"/>
    <w:rsid w:val="00CA122C"/>
    <w:rsid w:val="00CA339F"/>
    <w:rsid w:val="00CA7CB9"/>
    <w:rsid w:val="00CA7F0C"/>
    <w:rsid w:val="00CB0A29"/>
    <w:rsid w:val="00CB35CE"/>
    <w:rsid w:val="00CB4AF6"/>
    <w:rsid w:val="00CC4267"/>
    <w:rsid w:val="00CC619B"/>
    <w:rsid w:val="00CC6352"/>
    <w:rsid w:val="00CD7D0C"/>
    <w:rsid w:val="00CE0B89"/>
    <w:rsid w:val="00CE3527"/>
    <w:rsid w:val="00CE40F6"/>
    <w:rsid w:val="00CE4350"/>
    <w:rsid w:val="00CF3B03"/>
    <w:rsid w:val="00CF41D6"/>
    <w:rsid w:val="00CF4BED"/>
    <w:rsid w:val="00CF7560"/>
    <w:rsid w:val="00D001C2"/>
    <w:rsid w:val="00D01161"/>
    <w:rsid w:val="00D011B6"/>
    <w:rsid w:val="00D04D63"/>
    <w:rsid w:val="00D06318"/>
    <w:rsid w:val="00D074D3"/>
    <w:rsid w:val="00D156CA"/>
    <w:rsid w:val="00D24E54"/>
    <w:rsid w:val="00D27E60"/>
    <w:rsid w:val="00D33E05"/>
    <w:rsid w:val="00D35341"/>
    <w:rsid w:val="00D422D0"/>
    <w:rsid w:val="00D4326B"/>
    <w:rsid w:val="00D4442C"/>
    <w:rsid w:val="00D45B7F"/>
    <w:rsid w:val="00D54429"/>
    <w:rsid w:val="00D54A68"/>
    <w:rsid w:val="00D5529B"/>
    <w:rsid w:val="00D574AE"/>
    <w:rsid w:val="00D60B10"/>
    <w:rsid w:val="00D60D09"/>
    <w:rsid w:val="00D621CA"/>
    <w:rsid w:val="00D76E80"/>
    <w:rsid w:val="00D808AD"/>
    <w:rsid w:val="00D81346"/>
    <w:rsid w:val="00D82C79"/>
    <w:rsid w:val="00D82D78"/>
    <w:rsid w:val="00D83266"/>
    <w:rsid w:val="00D85B6F"/>
    <w:rsid w:val="00D908D8"/>
    <w:rsid w:val="00D90BE8"/>
    <w:rsid w:val="00D92A08"/>
    <w:rsid w:val="00D94197"/>
    <w:rsid w:val="00D97208"/>
    <w:rsid w:val="00DA3B77"/>
    <w:rsid w:val="00DA4594"/>
    <w:rsid w:val="00DB605C"/>
    <w:rsid w:val="00DB76A8"/>
    <w:rsid w:val="00DC1B74"/>
    <w:rsid w:val="00DC3EAC"/>
    <w:rsid w:val="00DC4985"/>
    <w:rsid w:val="00DF1C3F"/>
    <w:rsid w:val="00DF3CF5"/>
    <w:rsid w:val="00DF463B"/>
    <w:rsid w:val="00DF4D2E"/>
    <w:rsid w:val="00DF5F7E"/>
    <w:rsid w:val="00E11BB0"/>
    <w:rsid w:val="00E14022"/>
    <w:rsid w:val="00E1669E"/>
    <w:rsid w:val="00E1741B"/>
    <w:rsid w:val="00E21752"/>
    <w:rsid w:val="00E439C3"/>
    <w:rsid w:val="00E501ED"/>
    <w:rsid w:val="00E5080D"/>
    <w:rsid w:val="00E54720"/>
    <w:rsid w:val="00E56327"/>
    <w:rsid w:val="00E6285F"/>
    <w:rsid w:val="00E671B7"/>
    <w:rsid w:val="00E710C4"/>
    <w:rsid w:val="00E75164"/>
    <w:rsid w:val="00E84478"/>
    <w:rsid w:val="00E91D9B"/>
    <w:rsid w:val="00E91ECE"/>
    <w:rsid w:val="00E96F14"/>
    <w:rsid w:val="00EA0EFD"/>
    <w:rsid w:val="00EA7676"/>
    <w:rsid w:val="00EB5E14"/>
    <w:rsid w:val="00EC0255"/>
    <w:rsid w:val="00EC13EF"/>
    <w:rsid w:val="00EC2FFA"/>
    <w:rsid w:val="00ED4473"/>
    <w:rsid w:val="00ED466E"/>
    <w:rsid w:val="00EE1587"/>
    <w:rsid w:val="00EF3986"/>
    <w:rsid w:val="00EF3E32"/>
    <w:rsid w:val="00EF6CE5"/>
    <w:rsid w:val="00F01132"/>
    <w:rsid w:val="00F128E0"/>
    <w:rsid w:val="00F13912"/>
    <w:rsid w:val="00F2320F"/>
    <w:rsid w:val="00F25533"/>
    <w:rsid w:val="00F26DEE"/>
    <w:rsid w:val="00F279A3"/>
    <w:rsid w:val="00F27CD7"/>
    <w:rsid w:val="00F405FA"/>
    <w:rsid w:val="00F42A45"/>
    <w:rsid w:val="00F46EBD"/>
    <w:rsid w:val="00F47887"/>
    <w:rsid w:val="00F53299"/>
    <w:rsid w:val="00F539D7"/>
    <w:rsid w:val="00F55604"/>
    <w:rsid w:val="00F562EF"/>
    <w:rsid w:val="00F568CC"/>
    <w:rsid w:val="00F61654"/>
    <w:rsid w:val="00F64EDC"/>
    <w:rsid w:val="00F718A3"/>
    <w:rsid w:val="00F719CE"/>
    <w:rsid w:val="00F830B5"/>
    <w:rsid w:val="00F84287"/>
    <w:rsid w:val="00F8680A"/>
    <w:rsid w:val="00F903F7"/>
    <w:rsid w:val="00F92C01"/>
    <w:rsid w:val="00F93558"/>
    <w:rsid w:val="00FA4E15"/>
    <w:rsid w:val="00FA58CD"/>
    <w:rsid w:val="00FA6953"/>
    <w:rsid w:val="00FB693E"/>
    <w:rsid w:val="00FB7362"/>
    <w:rsid w:val="00FC1709"/>
    <w:rsid w:val="00FC797B"/>
    <w:rsid w:val="00FD2E9E"/>
    <w:rsid w:val="00FD6326"/>
    <w:rsid w:val="00FE25F5"/>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7D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D2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479421609">
          <w:marLeft w:val="0"/>
          <w:marRight w:val="0"/>
          <w:marTop w:val="0"/>
          <w:marBottom w:val="0"/>
          <w:divBdr>
            <w:top w:val="none" w:sz="0" w:space="0" w:color="auto"/>
            <w:left w:val="none" w:sz="0" w:space="0" w:color="auto"/>
            <w:bottom w:val="none" w:sz="0" w:space="0" w:color="auto"/>
            <w:right w:val="none" w:sz="0" w:space="0" w:color="auto"/>
          </w:divBdr>
        </w:div>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2102797162">
          <w:marLeft w:val="0"/>
          <w:marRight w:val="0"/>
          <w:marTop w:val="0"/>
          <w:marBottom w:val="0"/>
          <w:divBdr>
            <w:top w:val="none" w:sz="0" w:space="0" w:color="auto"/>
            <w:left w:val="none" w:sz="0" w:space="0" w:color="auto"/>
            <w:bottom w:val="none" w:sz="0" w:space="0" w:color="auto"/>
            <w:right w:val="none" w:sz="0" w:space="0" w:color="auto"/>
          </w:divBdr>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1055546637">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ps.who.int/immunization_monitoring/globalsummary/incidences?c=SYR" TargetMode="External"/><Relationship Id="rId2" Type="http://schemas.openxmlformats.org/officeDocument/2006/relationships/hyperlink" Target="https://www.wilsoncenter.org/article/timeline-the-rise-spread-and-fall-the-islamic-state" TargetMode="External"/><Relationship Id="rId1" Type="http://schemas.openxmlformats.org/officeDocument/2006/relationships/hyperlink" Target="https://www.bbc.com/news/world-middle-east-27838034" TargetMode="External"/><Relationship Id="rId6" Type="http://schemas.openxmlformats.org/officeDocument/2006/relationships/hyperlink" Target="https://www.pri.org/stories/2017-02-19/timeline-islamic-states-gains-and-losses-iraq-and-syria" TargetMode="External"/><Relationship Id="rId5" Type="http://schemas.openxmlformats.org/officeDocument/2006/relationships/hyperlink" Target="https://www.bbc.com/news/world-middle-east-27838034" TargetMode="External"/><Relationship Id="rId4" Type="http://schemas.openxmlformats.org/officeDocument/2006/relationships/hyperlink" Target="https://www.thenewhumanitarian.org/analysis/2015/02/02/has-syria-really-beaten-po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F41C8-B810-45C4-820D-6A1C51D8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25677</Words>
  <Characters>146363</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14</cp:revision>
  <dcterms:created xsi:type="dcterms:W3CDTF">2019-10-10T03:19:00Z</dcterms:created>
  <dcterms:modified xsi:type="dcterms:W3CDTF">2019-10-10T04:44:00Z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